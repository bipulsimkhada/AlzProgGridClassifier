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378D" w14:textId="77777777" w:rsidR="00DA5BEF" w:rsidRDefault="00254DE3" w:rsidP="00DA5BEF">
      <w:pPr>
        <w:pStyle w:val="NormalWeb"/>
        <w:rPr>
          <w:rFonts w:eastAsia="Times New Roman"/>
          <w:b/>
          <w:bCs/>
          <w:kern w:val="0"/>
          <w14:ligatures w14:val="none"/>
        </w:rPr>
      </w:pPr>
      <w:r w:rsidRPr="00254DE3">
        <w:rPr>
          <w:rFonts w:eastAsia="Times New Roman"/>
          <w:b/>
          <w:bCs/>
          <w:kern w:val="0"/>
          <w14:ligatures w14:val="none"/>
        </w:rPr>
        <w:t>Abstract</w:t>
      </w:r>
    </w:p>
    <w:p w14:paraId="1A75C522" w14:textId="15C99623" w:rsidR="00DA5BEF" w:rsidRPr="00DA5BEF" w:rsidRDefault="00DA5BEF" w:rsidP="008C190F">
      <w:pPr>
        <w:pStyle w:val="NormalWeb"/>
        <w:spacing w:after="120" w:line="240" w:lineRule="auto"/>
        <w:jc w:val="both"/>
        <w:rPr>
          <w:rFonts w:asciiTheme="minorHAnsi" w:eastAsia="Times New Roman" w:hAnsiTheme="minorHAnsi"/>
          <w:color w:val="7030A0"/>
          <w:kern w:val="0"/>
          <w:sz w:val="20"/>
          <w:szCs w:val="20"/>
          <w14:ligatures w14:val="none"/>
        </w:rPr>
      </w:pPr>
      <w:r w:rsidRPr="00DA5BEF">
        <w:rPr>
          <w:rFonts w:asciiTheme="minorHAnsi" w:eastAsia="Times New Roman" w:hAnsiTheme="minorHAnsi"/>
          <w:b/>
          <w:bCs/>
          <w:color w:val="7030A0"/>
          <w:kern w:val="0"/>
          <w:sz w:val="20"/>
          <w:szCs w:val="20"/>
          <w14:ligatures w14:val="none"/>
        </w:rPr>
        <w:t>Background:</w:t>
      </w:r>
      <w:r w:rsidRPr="00DA5BEF">
        <w:rPr>
          <w:rFonts w:asciiTheme="minorHAnsi" w:eastAsia="Times New Roman" w:hAnsiTheme="minorHAnsi"/>
          <w:color w:val="7030A0"/>
          <w:kern w:val="0"/>
          <w:sz w:val="20"/>
          <w:szCs w:val="20"/>
          <w14:ligatures w14:val="none"/>
        </w:rPr>
        <w:t xml:space="preserve"> Alzheimer’s disease (AD) is a complex and heterogeneous neurodegenerative disorder marked by variability in symptom onset and disease progression, complicating early detection and personalized care.</w:t>
      </w:r>
    </w:p>
    <w:p w14:paraId="33186FDC" w14:textId="4690F776" w:rsidR="00DA5BEF" w:rsidRPr="00DA5BEF" w:rsidRDefault="00DA5BEF" w:rsidP="008C190F">
      <w:pPr>
        <w:spacing w:after="120" w:line="240" w:lineRule="auto"/>
        <w:jc w:val="both"/>
        <w:rPr>
          <w:rFonts w:eastAsia="Times New Roman" w:cs="Times New Roman"/>
          <w:color w:val="7030A0"/>
          <w:kern w:val="0"/>
          <w:sz w:val="20"/>
          <w:szCs w:val="20"/>
          <w14:ligatures w14:val="none"/>
        </w:rPr>
      </w:pPr>
      <w:r w:rsidRPr="00DA5BEF">
        <w:rPr>
          <w:rFonts w:eastAsia="Times New Roman" w:cs="Times New Roman"/>
          <w:b/>
          <w:bCs/>
          <w:color w:val="7030A0"/>
          <w:kern w:val="0"/>
          <w:sz w:val="20"/>
          <w:szCs w:val="20"/>
          <w14:ligatures w14:val="none"/>
        </w:rPr>
        <w:t>Objective:</w:t>
      </w:r>
      <w:r w:rsidRPr="00DA5BEF">
        <w:rPr>
          <w:rFonts w:eastAsia="Times New Roman" w:cs="Times New Roman"/>
          <w:color w:val="7030A0"/>
          <w:kern w:val="0"/>
          <w:sz w:val="20"/>
          <w:szCs w:val="20"/>
          <w14:ligatures w14:val="none"/>
        </w:rPr>
        <w:t xml:space="preserve"> To address the need for early, individualized prognostication, we present the Alzheimer’s Disease Progression Grid (ADPG) Classifier, a deep learning framework that predicts longitudinal diagnostic transitions across cognitively normal (CN), mild cognitive impairment (MCI), and Alzheimer’s dementia (AD) stages over a 24-month horizon using only baseline data.</w:t>
      </w:r>
    </w:p>
    <w:p w14:paraId="4B8821D7" w14:textId="4164C82A" w:rsidR="00DA5BEF" w:rsidRPr="00DA5BEF" w:rsidRDefault="00DA5BEF" w:rsidP="008C190F">
      <w:pPr>
        <w:spacing w:after="120" w:line="240" w:lineRule="auto"/>
        <w:jc w:val="both"/>
        <w:rPr>
          <w:rFonts w:eastAsia="Times New Roman" w:cs="Times New Roman"/>
          <w:color w:val="7030A0"/>
          <w:kern w:val="0"/>
          <w:sz w:val="20"/>
          <w:szCs w:val="20"/>
          <w14:ligatures w14:val="none"/>
        </w:rPr>
      </w:pPr>
      <w:r w:rsidRPr="00DA5BEF">
        <w:rPr>
          <w:rFonts w:eastAsia="Times New Roman" w:cs="Times New Roman"/>
          <w:b/>
          <w:bCs/>
          <w:color w:val="7030A0"/>
          <w:kern w:val="0"/>
          <w:sz w:val="20"/>
          <w:szCs w:val="20"/>
          <w14:ligatures w14:val="none"/>
        </w:rPr>
        <w:t>Methods:</w:t>
      </w:r>
      <w:r w:rsidRPr="00DA5BEF">
        <w:rPr>
          <w:rFonts w:eastAsia="Times New Roman" w:cs="Times New Roman"/>
          <w:color w:val="7030A0"/>
          <w:kern w:val="0"/>
          <w:sz w:val="20"/>
          <w:szCs w:val="20"/>
          <w14:ligatures w14:val="none"/>
        </w:rPr>
        <w:t xml:space="preserve"> Leveraging a multimodal dataset comprising </w:t>
      </w:r>
      <w:r w:rsidR="007940CF" w:rsidRPr="007940CF">
        <w:rPr>
          <w:color w:val="FF0000"/>
          <w:sz w:val="20"/>
          <w:szCs w:val="20"/>
          <w:highlight w:val="green"/>
        </w:rPr>
        <w:t xml:space="preserve">5,593 </w:t>
      </w:r>
      <w:r w:rsidRPr="007940CF">
        <w:rPr>
          <w:rFonts w:eastAsia="Times New Roman" w:cs="Times New Roman"/>
          <w:color w:val="7030A0"/>
          <w:kern w:val="0"/>
          <w:sz w:val="20"/>
          <w:szCs w:val="20"/>
          <w:highlight w:val="green"/>
          <w14:ligatures w14:val="none"/>
        </w:rPr>
        <w:t xml:space="preserve">visits </w:t>
      </w:r>
      <w:r w:rsidR="007940CF" w:rsidRPr="007940CF">
        <w:rPr>
          <w:rFonts w:eastAsia="Times New Roman" w:cs="Times New Roman"/>
          <w:color w:val="7030A0"/>
          <w:kern w:val="0"/>
          <w:sz w:val="20"/>
          <w:szCs w:val="20"/>
          <w:highlight w:val="green"/>
          <w14:ligatures w14:val="none"/>
        </w:rPr>
        <w:t xml:space="preserve">from </w:t>
      </w:r>
      <w:r w:rsidR="007940CF" w:rsidRPr="007940CF">
        <w:rPr>
          <w:color w:val="FF0000"/>
          <w:sz w:val="20"/>
          <w:szCs w:val="20"/>
          <w:highlight w:val="green"/>
        </w:rPr>
        <w:t>1,562 unique subjects</w:t>
      </w:r>
      <w:r w:rsidRPr="00DA5BEF">
        <w:rPr>
          <w:rFonts w:eastAsia="Times New Roman" w:cs="Times New Roman"/>
          <w:color w:val="7030A0"/>
          <w:kern w:val="0"/>
          <w:sz w:val="20"/>
          <w:szCs w:val="20"/>
          <w14:ligatures w14:val="none"/>
        </w:rPr>
        <w:t xml:space="preserve"> from the Alzheimer’s Disease Neuroimaging Initiative (ADNI), the ADPG Classifier integrates imaging, cognitive testing, plasma and CSF biomarkers, and APOE4 genotyping. The model architecture, Alzheimer’s Progression Network (</w:t>
      </w:r>
      <w:proofErr w:type="spellStart"/>
      <w:r w:rsidRPr="00DA5BEF">
        <w:rPr>
          <w:rFonts w:eastAsia="Times New Roman" w:cs="Times New Roman"/>
          <w:color w:val="7030A0"/>
          <w:kern w:val="0"/>
          <w:sz w:val="20"/>
          <w:szCs w:val="20"/>
          <w14:ligatures w14:val="none"/>
        </w:rPr>
        <w:t>AlzProgNet</w:t>
      </w:r>
      <w:proofErr w:type="spellEnd"/>
      <w:r w:rsidRPr="00DA5BEF">
        <w:rPr>
          <w:rFonts w:eastAsia="Times New Roman" w:cs="Times New Roman"/>
          <w:color w:val="7030A0"/>
          <w:kern w:val="0"/>
          <w:sz w:val="20"/>
          <w:szCs w:val="20"/>
          <w14:ligatures w14:val="none"/>
        </w:rPr>
        <w:t>), employs grouped categorical cross-entropy (GCE) loss and an ensemble of 25 networks to produce 12-dimensional probabilistic outputs across four timepoints (T0, T6, T12, T24). Predictions are visualized using a 4×4 color-coded grid with confidence scores, enhancing interpretability.</w:t>
      </w:r>
    </w:p>
    <w:p w14:paraId="4087038E" w14:textId="014E60C5" w:rsidR="00DA5BEF" w:rsidRPr="00DA5BEF" w:rsidRDefault="00DA5BEF" w:rsidP="008C190F">
      <w:pPr>
        <w:spacing w:after="120" w:line="240" w:lineRule="auto"/>
        <w:jc w:val="both"/>
        <w:rPr>
          <w:rFonts w:eastAsia="Times New Roman" w:cs="Times New Roman"/>
          <w:color w:val="7030A0"/>
          <w:kern w:val="0"/>
          <w:sz w:val="20"/>
          <w:szCs w:val="20"/>
          <w14:ligatures w14:val="none"/>
        </w:rPr>
      </w:pPr>
      <w:r w:rsidRPr="00DA5BEF">
        <w:rPr>
          <w:rFonts w:eastAsia="Times New Roman" w:cs="Times New Roman"/>
          <w:b/>
          <w:bCs/>
          <w:color w:val="7030A0"/>
          <w:kern w:val="0"/>
          <w:sz w:val="20"/>
          <w:szCs w:val="20"/>
          <w14:ligatures w14:val="none"/>
        </w:rPr>
        <w:t>Results:</w:t>
      </w:r>
      <w:r w:rsidRPr="00DA5BEF">
        <w:rPr>
          <w:rFonts w:eastAsia="Times New Roman" w:cs="Times New Roman"/>
          <w:color w:val="7030A0"/>
          <w:kern w:val="0"/>
          <w:sz w:val="20"/>
          <w:szCs w:val="20"/>
          <w14:ligatures w14:val="none"/>
        </w:rPr>
        <w:t xml:space="preserve"> The ADPG Classifier achieved </w:t>
      </w:r>
      <w:r w:rsidR="00F668E9" w:rsidRPr="00F668E9">
        <w:rPr>
          <w:color w:val="7030A0"/>
          <w:sz w:val="20"/>
          <w:szCs w:val="20"/>
          <w:highlight w:val="green"/>
        </w:rPr>
        <w:t>97.</w:t>
      </w:r>
      <w:r w:rsidR="00642668">
        <w:rPr>
          <w:color w:val="7030A0"/>
          <w:sz w:val="20"/>
          <w:szCs w:val="20"/>
          <w:highlight w:val="green"/>
        </w:rPr>
        <w:t>02</w:t>
      </w:r>
      <w:r w:rsidRPr="00F668E9">
        <w:rPr>
          <w:rFonts w:eastAsia="Times New Roman" w:cs="Times New Roman"/>
          <w:color w:val="7030A0"/>
          <w:kern w:val="0"/>
          <w:sz w:val="20"/>
          <w:szCs w:val="20"/>
          <w:highlight w:val="green"/>
          <w14:ligatures w14:val="none"/>
        </w:rPr>
        <w:t>%</w:t>
      </w:r>
      <w:r w:rsidRPr="00DA5BEF">
        <w:rPr>
          <w:rFonts w:eastAsia="Times New Roman" w:cs="Times New Roman"/>
          <w:color w:val="7030A0"/>
          <w:kern w:val="0"/>
          <w:sz w:val="20"/>
          <w:szCs w:val="20"/>
          <w14:ligatures w14:val="none"/>
        </w:rPr>
        <w:t xml:space="preserve"> accuracy for stable diagnostic states and </w:t>
      </w:r>
      <w:r w:rsidR="00642668">
        <w:rPr>
          <w:color w:val="7030A0"/>
          <w:sz w:val="20"/>
          <w:szCs w:val="20"/>
          <w:highlight w:val="green"/>
        </w:rPr>
        <w:t>72.77</w:t>
      </w:r>
      <w:r w:rsidRPr="00601A34">
        <w:rPr>
          <w:rFonts w:eastAsia="Times New Roman" w:cs="Times New Roman"/>
          <w:color w:val="7030A0"/>
          <w:kern w:val="0"/>
          <w:sz w:val="20"/>
          <w:szCs w:val="20"/>
          <w:highlight w:val="green"/>
          <w14:ligatures w14:val="none"/>
        </w:rPr>
        <w:t>%</w:t>
      </w:r>
      <w:r w:rsidRPr="00DA5BEF">
        <w:rPr>
          <w:rFonts w:eastAsia="Times New Roman" w:cs="Times New Roman"/>
          <w:color w:val="7030A0"/>
          <w:kern w:val="0"/>
          <w:sz w:val="20"/>
          <w:szCs w:val="20"/>
          <w14:ligatures w14:val="none"/>
        </w:rPr>
        <w:t xml:space="preserve"> for transitioning cases. Notably, it anticipated future conversions months in advance in several subjects, with predictions aligning with later clinical confirmation. Compared to </w:t>
      </w:r>
      <w:commentRangeStart w:id="0"/>
      <w:r w:rsidRPr="00DA5BEF">
        <w:rPr>
          <w:rFonts w:eastAsia="Times New Roman" w:cs="Times New Roman"/>
          <w:color w:val="7030A0"/>
          <w:kern w:val="0"/>
          <w:sz w:val="20"/>
          <w:szCs w:val="20"/>
          <w14:ligatures w14:val="none"/>
        </w:rPr>
        <w:t xml:space="preserve">the ML4VISAD </w:t>
      </w:r>
      <w:commentRangeEnd w:id="0"/>
      <w:r w:rsidR="00F668E9">
        <w:rPr>
          <w:rStyle w:val="CommentReference"/>
        </w:rPr>
        <w:commentReference w:id="0"/>
      </w:r>
      <w:r w:rsidRPr="00DA5BEF">
        <w:rPr>
          <w:rFonts w:eastAsia="Times New Roman" w:cs="Times New Roman"/>
          <w:color w:val="7030A0"/>
          <w:kern w:val="0"/>
          <w:sz w:val="20"/>
          <w:szCs w:val="20"/>
          <w14:ligatures w14:val="none"/>
        </w:rPr>
        <w:t>model, ADPG reduced computational complexity while improving predictive accuracy, temporal resolution, and uncertainty quantification.</w:t>
      </w:r>
    </w:p>
    <w:p w14:paraId="16A03F3F" w14:textId="77777777" w:rsidR="00DA5BEF" w:rsidRPr="00DA5BEF" w:rsidRDefault="00DA5BEF" w:rsidP="008C190F">
      <w:pPr>
        <w:spacing w:after="120" w:line="240" w:lineRule="auto"/>
        <w:jc w:val="both"/>
        <w:rPr>
          <w:rFonts w:eastAsia="Times New Roman" w:cs="Times New Roman"/>
          <w:color w:val="7030A0"/>
          <w:kern w:val="0"/>
          <w:sz w:val="20"/>
          <w:szCs w:val="20"/>
          <w14:ligatures w14:val="none"/>
        </w:rPr>
      </w:pPr>
      <w:r w:rsidRPr="00DA5BEF">
        <w:rPr>
          <w:rFonts w:eastAsia="Times New Roman" w:cs="Times New Roman"/>
          <w:b/>
          <w:bCs/>
          <w:color w:val="7030A0"/>
          <w:kern w:val="0"/>
          <w:sz w:val="20"/>
          <w:szCs w:val="20"/>
          <w14:ligatures w14:val="none"/>
        </w:rPr>
        <w:t>Conclusion:</w:t>
      </w:r>
      <w:r w:rsidRPr="00DA5BEF">
        <w:rPr>
          <w:rFonts w:eastAsia="Times New Roman" w:cs="Times New Roman"/>
          <w:color w:val="7030A0"/>
          <w:kern w:val="0"/>
          <w:sz w:val="20"/>
          <w:szCs w:val="20"/>
          <w14:ligatures w14:val="none"/>
        </w:rPr>
        <w:t xml:space="preserve"> By integrating multimodal baseline data with interpretable longitudinal forecasting, the ADPG Classifier offers a scalable and clinically actionable tool for personalizing AD care. Future work will incorporate graph-based and attention-driven models to enhance resilience to missing data and capture intermediate disease trajectories more precisely.</w:t>
      </w:r>
    </w:p>
    <w:p w14:paraId="7F83CD4F" w14:textId="3B6A9F04" w:rsidR="009D3E54" w:rsidRDefault="009D3E54" w:rsidP="009D3E54">
      <w:pPr>
        <w:rPr>
          <w:b/>
          <w:bCs/>
        </w:rPr>
      </w:pPr>
      <w:r w:rsidRPr="00612D60">
        <w:rPr>
          <w:b/>
          <w:bCs/>
        </w:rPr>
        <w:t>Introduction</w:t>
      </w:r>
    </w:p>
    <w:p w14:paraId="5BF603CF" w14:textId="57DC82D1" w:rsidR="00543DA7" w:rsidRPr="00543DA7" w:rsidRDefault="00543DA7" w:rsidP="007C2236">
      <w:pPr>
        <w:jc w:val="both"/>
        <w:rPr>
          <w:color w:val="7030A0"/>
          <w:sz w:val="20"/>
          <w:szCs w:val="20"/>
        </w:rPr>
      </w:pPr>
      <w:r w:rsidRPr="00543DA7">
        <w:rPr>
          <w:color w:val="7030A0"/>
          <w:sz w:val="20"/>
          <w:szCs w:val="20"/>
        </w:rPr>
        <w:t>Alzheimer’s disease (AD), the most common form of dementia among individuals aged 65 and older, accounts for approximately 60–70% of all dementia cases worldwide (World Health Organization [WHO], 2023; Rajan et al., 2021</w:t>
      </w:r>
      <w:r w:rsidR="001F44E2">
        <w:rPr>
          <w:color w:val="7030A0"/>
          <w:sz w:val="20"/>
          <w:szCs w:val="20"/>
        </w:rPr>
        <w:t>, Alzheimer’s Association, 2024</w:t>
      </w:r>
      <w:r w:rsidRPr="00543DA7">
        <w:rPr>
          <w:color w:val="7030A0"/>
          <w:sz w:val="20"/>
          <w:szCs w:val="20"/>
        </w:rPr>
        <w:t xml:space="preserve">). Clinically, AD is characterized by progressive cognitive decline, particularly in memory and executive functioning, often accompanied by personality changes and impaired judgment (Jack et al., 2018). The pathological hallmarks of AD—extracellular amyloid-β (Aβ) plaques and intracellular tau neurofibrillary tangles—lead to synaptic dysfunction and neurodegeneration, prominently affecting the hippocampus, entorhinal cortex, and fusiform gyrus (Braak &amp; Braak, 1991; Hardy &amp; </w:t>
      </w:r>
      <w:proofErr w:type="spellStart"/>
      <w:r w:rsidRPr="00543DA7">
        <w:rPr>
          <w:color w:val="7030A0"/>
          <w:sz w:val="20"/>
          <w:szCs w:val="20"/>
        </w:rPr>
        <w:t>Selkoe</w:t>
      </w:r>
      <w:proofErr w:type="spellEnd"/>
      <w:r w:rsidRPr="00543DA7">
        <w:rPr>
          <w:color w:val="7030A0"/>
          <w:sz w:val="20"/>
          <w:szCs w:val="20"/>
        </w:rPr>
        <w:t>, 2002).</w:t>
      </w:r>
    </w:p>
    <w:p w14:paraId="07FCF0F2" w14:textId="05942E02" w:rsidR="00543DA7" w:rsidRDefault="00543DA7" w:rsidP="007C2236">
      <w:pPr>
        <w:jc w:val="both"/>
        <w:rPr>
          <w:color w:val="7030A0"/>
          <w:sz w:val="20"/>
          <w:szCs w:val="20"/>
        </w:rPr>
      </w:pPr>
      <w:r w:rsidRPr="00543DA7">
        <w:rPr>
          <w:color w:val="7030A0"/>
          <w:sz w:val="20"/>
          <w:szCs w:val="20"/>
        </w:rPr>
        <w:t xml:space="preserve">Importantly, a growing body of evidence indicates that AD pathology may begin to accumulate decades before clinical symptoms become apparent (Bateman et al., 2012). Longitudinal biomarker studies have demonstrated that amyloid-β (Aβ) deposition can start in the brain many years prior to measurable cognitive decline, marking the preclinical stage of Alzheimer’s disease. For instance, Bateman et al. (2012) showed that individuals genetically predisposed to familial AD exhibit detectable changes in amyloid biomarkers up to 20 years before symptom onset. More recent work by </w:t>
      </w:r>
      <w:proofErr w:type="spellStart"/>
      <w:r w:rsidRPr="00543DA7">
        <w:rPr>
          <w:color w:val="7030A0"/>
          <w:sz w:val="20"/>
          <w:szCs w:val="20"/>
        </w:rPr>
        <w:t>Janelidze</w:t>
      </w:r>
      <w:proofErr w:type="spellEnd"/>
      <w:r w:rsidRPr="00543DA7">
        <w:rPr>
          <w:color w:val="7030A0"/>
          <w:sz w:val="20"/>
          <w:szCs w:val="20"/>
        </w:rPr>
        <w:t xml:space="preserve"> et al. (2020, 2021) has extended these findings by identifying plasma phospho-tau species (p-tau181 and p-tau217) as sensitive indicators of early tau pathology, which closely correlate with tau accumulation detected by PET imaging and predict progression toward clinical dementia. </w:t>
      </w:r>
      <w:r w:rsidR="0002675F" w:rsidRPr="0002675F">
        <w:rPr>
          <w:color w:val="7030A0"/>
          <w:sz w:val="20"/>
          <w:szCs w:val="20"/>
        </w:rPr>
        <w:t xml:space="preserve">In support of these findings, </w:t>
      </w:r>
      <w:proofErr w:type="gramStart"/>
      <w:r w:rsidR="0002675F" w:rsidRPr="0002675F">
        <w:rPr>
          <w:color w:val="7030A0"/>
          <w:sz w:val="20"/>
          <w:szCs w:val="20"/>
        </w:rPr>
        <w:t>Long</w:t>
      </w:r>
      <w:proofErr w:type="gramEnd"/>
      <w:r w:rsidR="0002675F" w:rsidRPr="0002675F">
        <w:rPr>
          <w:color w:val="7030A0"/>
          <w:sz w:val="20"/>
          <w:szCs w:val="20"/>
        </w:rPr>
        <w:t xml:space="preserve"> et al. (2022) demonstrated that preclinical AD biomarkers can robustly predict both cognitive decline and neuropathological outcomes, reinforcing the prognostic value of early biomarker detection in asymptomatic individuals.</w:t>
      </w:r>
      <w:r w:rsidR="0002675F">
        <w:rPr>
          <w:color w:val="7030A0"/>
          <w:sz w:val="20"/>
          <w:szCs w:val="20"/>
        </w:rPr>
        <w:t xml:space="preserve"> </w:t>
      </w:r>
      <w:r w:rsidRPr="00543DA7">
        <w:rPr>
          <w:color w:val="7030A0"/>
          <w:sz w:val="20"/>
          <w:szCs w:val="20"/>
        </w:rPr>
        <w:t xml:space="preserve">Furthermore, plasma biomarkers provide a minimally invasive method to track these neuropathological changes over time, enabling earlier identification of individuals at risk and improving opportunities for timely intervention. This extended preclinical window underscores the need for robust longitudinal models that integrate multimodal biomarker data to better </w:t>
      </w:r>
      <w:r w:rsidRPr="00543DA7">
        <w:rPr>
          <w:color w:val="7030A0"/>
          <w:sz w:val="20"/>
          <w:szCs w:val="20"/>
        </w:rPr>
        <w:lastRenderedPageBreak/>
        <w:t>understand disease progression and optimize therapeutic strategies before irreversible neurodegeneration occurs.</w:t>
      </w:r>
    </w:p>
    <w:p w14:paraId="618A1F13" w14:textId="5D48A0AA" w:rsidR="0019127F" w:rsidRPr="0019127F" w:rsidRDefault="0019127F" w:rsidP="007C2236">
      <w:pPr>
        <w:jc w:val="both"/>
        <w:rPr>
          <w:color w:val="7030A0"/>
          <w:sz w:val="20"/>
          <w:szCs w:val="20"/>
        </w:rPr>
      </w:pPr>
      <w:r w:rsidRPr="0019127F">
        <w:rPr>
          <w:color w:val="7030A0"/>
          <w:sz w:val="20"/>
          <w:szCs w:val="20"/>
        </w:rPr>
        <w:t>The progression of Alzheimer’s disease (AD) follows an uncertain trajectory with highly variable progression rates between patients. Several longitudinal studies have demonstrated the variability in disease progression across different stages—cognitively normal, preclinical AD, mild cognitive impairment (MCI), and AD dementia</w:t>
      </w:r>
      <w:r w:rsidR="00D82B6B">
        <w:rPr>
          <w:color w:val="7030A0"/>
          <w:sz w:val="20"/>
          <w:szCs w:val="20"/>
        </w:rPr>
        <w:t xml:space="preserve">, </w:t>
      </w:r>
      <w:r w:rsidRPr="0019127F">
        <w:rPr>
          <w:color w:val="7030A0"/>
          <w:sz w:val="20"/>
          <w:szCs w:val="20"/>
        </w:rPr>
        <w:t>underscoring the complexity of modeling individualized progression timelines. This makes predicting the conversion timeline particularly challenging. Recent work has highlighted the promise of integrating longitudinal</w:t>
      </w:r>
      <w:r w:rsidR="00857197">
        <w:rPr>
          <w:color w:val="7030A0"/>
          <w:sz w:val="20"/>
          <w:szCs w:val="20"/>
        </w:rPr>
        <w:t xml:space="preserve"> </w:t>
      </w:r>
      <w:r w:rsidRPr="00857197">
        <w:rPr>
          <w:color w:val="7030A0"/>
          <w:sz w:val="20"/>
          <w:szCs w:val="20"/>
          <w:highlight w:val="green"/>
        </w:rPr>
        <w:t>neuroimaging</w:t>
      </w:r>
      <w:r w:rsidR="00857197" w:rsidRPr="00857197">
        <w:rPr>
          <w:color w:val="7030A0"/>
          <w:sz w:val="20"/>
          <w:szCs w:val="20"/>
          <w:highlight w:val="green"/>
        </w:rPr>
        <w:t>/electroencephalogram</w:t>
      </w:r>
      <w:r w:rsidRPr="0019127F">
        <w:rPr>
          <w:color w:val="7030A0"/>
          <w:sz w:val="20"/>
          <w:szCs w:val="20"/>
        </w:rPr>
        <w:t xml:space="preserve"> and clinical data using deep learning </w:t>
      </w:r>
      <w:r w:rsidR="00D47219" w:rsidRPr="0019127F">
        <w:rPr>
          <w:color w:val="7030A0"/>
          <w:sz w:val="20"/>
          <w:szCs w:val="20"/>
        </w:rPr>
        <w:t>architecture</w:t>
      </w:r>
      <w:r w:rsidRPr="0019127F">
        <w:rPr>
          <w:color w:val="7030A0"/>
          <w:sz w:val="20"/>
          <w:szCs w:val="20"/>
        </w:rPr>
        <w:t xml:space="preserve"> such as </w:t>
      </w:r>
      <w:r w:rsidR="002312C5" w:rsidRPr="00C066D2">
        <w:rPr>
          <w:color w:val="7030A0"/>
          <w:sz w:val="20"/>
          <w:szCs w:val="20"/>
          <w:highlight w:val="green"/>
        </w:rPr>
        <w:t>attention</w:t>
      </w:r>
      <w:r w:rsidR="00C066D2" w:rsidRPr="00C066D2">
        <w:rPr>
          <w:color w:val="7030A0"/>
          <w:sz w:val="20"/>
          <w:szCs w:val="20"/>
          <w:highlight w:val="green"/>
        </w:rPr>
        <w:t>-</w:t>
      </w:r>
      <w:r w:rsidR="002312C5" w:rsidRPr="00C066D2">
        <w:rPr>
          <w:color w:val="7030A0"/>
          <w:sz w:val="20"/>
          <w:szCs w:val="20"/>
          <w:highlight w:val="green"/>
        </w:rPr>
        <w:t>based</w:t>
      </w:r>
      <w:r w:rsidR="002312C5">
        <w:rPr>
          <w:color w:val="7030A0"/>
          <w:sz w:val="20"/>
          <w:szCs w:val="20"/>
        </w:rPr>
        <w:t xml:space="preserve"> </w:t>
      </w:r>
      <w:r w:rsidRPr="0019127F">
        <w:rPr>
          <w:color w:val="7030A0"/>
          <w:sz w:val="20"/>
          <w:szCs w:val="20"/>
        </w:rPr>
        <w:t>recurrent neural networks</w:t>
      </w:r>
      <w:r w:rsidR="002312C5">
        <w:rPr>
          <w:color w:val="7030A0"/>
          <w:sz w:val="20"/>
          <w:szCs w:val="20"/>
        </w:rPr>
        <w:t>,</w:t>
      </w:r>
      <w:r w:rsidRPr="0019127F">
        <w:rPr>
          <w:color w:val="7030A0"/>
          <w:sz w:val="20"/>
          <w:szCs w:val="20"/>
        </w:rPr>
        <w:t xml:space="preserve"> which capture temporal dynamics and improve predictive performance</w:t>
      </w:r>
      <w:r w:rsidR="008C4503">
        <w:rPr>
          <w:color w:val="7030A0"/>
          <w:sz w:val="20"/>
          <w:szCs w:val="20"/>
        </w:rPr>
        <w:t xml:space="preserve"> </w:t>
      </w:r>
      <w:r w:rsidR="00403D8E" w:rsidRPr="00403D8E">
        <w:rPr>
          <w:color w:val="7030A0"/>
          <w:sz w:val="20"/>
          <w:szCs w:val="20"/>
          <w:highlight w:val="green"/>
        </w:rPr>
        <w:t>(</w:t>
      </w:r>
      <w:proofErr w:type="spellStart"/>
      <w:r w:rsidR="00403D8E" w:rsidRPr="00403D8E">
        <w:rPr>
          <w:sz w:val="20"/>
          <w:szCs w:val="20"/>
          <w:highlight w:val="green"/>
        </w:rPr>
        <w:t>Olaimat</w:t>
      </w:r>
      <w:proofErr w:type="spellEnd"/>
      <w:r w:rsidR="00403D8E" w:rsidRPr="00403D8E">
        <w:rPr>
          <w:sz w:val="20"/>
          <w:szCs w:val="20"/>
          <w:highlight w:val="green"/>
        </w:rPr>
        <w:t xml:space="preserve"> et al., 2025; Ramalingam et al., </w:t>
      </w:r>
      <w:r w:rsidR="00403D8E">
        <w:rPr>
          <w:sz w:val="20"/>
          <w:szCs w:val="20"/>
          <w:highlight w:val="green"/>
        </w:rPr>
        <w:t xml:space="preserve">2024; </w:t>
      </w:r>
      <w:r w:rsidR="00403D8E" w:rsidRPr="00403D8E">
        <w:rPr>
          <w:sz w:val="20"/>
          <w:szCs w:val="20"/>
          <w:highlight w:val="green"/>
        </w:rPr>
        <w:t>Khosravi</w:t>
      </w:r>
      <w:r w:rsidR="00403D8E">
        <w:rPr>
          <w:sz w:val="20"/>
          <w:szCs w:val="20"/>
          <w:highlight w:val="green"/>
        </w:rPr>
        <w:t xml:space="preserve"> et al., 2024)</w:t>
      </w:r>
      <w:r w:rsidR="008C4503" w:rsidRPr="008C4503">
        <w:rPr>
          <w:color w:val="7030A0"/>
          <w:sz w:val="20"/>
          <w:szCs w:val="20"/>
          <w:highlight w:val="green"/>
        </w:rPr>
        <w:t>.</w:t>
      </w:r>
      <w:r w:rsidR="008C4503">
        <w:rPr>
          <w:color w:val="7030A0"/>
          <w:sz w:val="20"/>
          <w:szCs w:val="20"/>
        </w:rPr>
        <w:t xml:space="preserve"> </w:t>
      </w:r>
      <w:r w:rsidR="00943DD2" w:rsidRPr="00943DD2">
        <w:rPr>
          <w:color w:val="7030A0"/>
          <w:sz w:val="20"/>
          <w:szCs w:val="20"/>
        </w:rPr>
        <w:t>Disease progression modeling frameworks have also been proposed to chart transitions across preclinical and clinical stages, offering a data-driven approach to staging and individualized prognosis (Cho et al., 2021)</w:t>
      </w:r>
      <w:r w:rsidR="00943DD2">
        <w:rPr>
          <w:color w:val="7030A0"/>
          <w:sz w:val="20"/>
          <w:szCs w:val="20"/>
        </w:rPr>
        <w:t xml:space="preserve">. </w:t>
      </w:r>
      <w:r w:rsidR="00694A20">
        <w:rPr>
          <w:color w:val="7030A0"/>
          <w:sz w:val="20"/>
          <w:szCs w:val="20"/>
        </w:rPr>
        <w:t>R</w:t>
      </w:r>
      <w:r w:rsidR="00694A20" w:rsidRPr="00694A20">
        <w:rPr>
          <w:color w:val="7030A0"/>
          <w:sz w:val="20"/>
          <w:szCs w:val="20"/>
        </w:rPr>
        <w:t>ecent evidence has shown that some individuals may bypass the MCI stage entirely and progress directly from normal cognition to Alzheimer’s dementia, further complicating standard disease modeling assumptions (Lu et al., 2024)</w:t>
      </w:r>
      <w:r w:rsidR="00694A20">
        <w:rPr>
          <w:color w:val="7030A0"/>
          <w:sz w:val="20"/>
          <w:szCs w:val="20"/>
        </w:rPr>
        <w:t xml:space="preserve">. </w:t>
      </w:r>
      <w:r w:rsidRPr="0019127F">
        <w:rPr>
          <w:color w:val="7030A0"/>
          <w:sz w:val="20"/>
          <w:szCs w:val="20"/>
        </w:rPr>
        <w:t>Hospital-based cohort analyses further reveal substantial heterogeneity in MCI-to-AD conversion rates (Cheng et al., 2023</w:t>
      </w:r>
      <w:r w:rsidR="006C7A15">
        <w:rPr>
          <w:color w:val="7030A0"/>
          <w:sz w:val="20"/>
          <w:szCs w:val="20"/>
        </w:rPr>
        <w:t xml:space="preserve">; </w:t>
      </w:r>
      <w:proofErr w:type="spellStart"/>
      <w:r w:rsidR="006C7A15" w:rsidRPr="006C7A15">
        <w:rPr>
          <w:color w:val="7030A0"/>
          <w:sz w:val="20"/>
          <w:szCs w:val="20"/>
        </w:rPr>
        <w:t>Thaipisuttikul</w:t>
      </w:r>
      <w:proofErr w:type="spellEnd"/>
      <w:r w:rsidR="006C7A15" w:rsidRPr="006C7A15">
        <w:rPr>
          <w:color w:val="7030A0"/>
          <w:sz w:val="20"/>
          <w:szCs w:val="20"/>
        </w:rPr>
        <w:t xml:space="preserve"> et al., 2022</w:t>
      </w:r>
      <w:r w:rsidR="00D82B6B">
        <w:rPr>
          <w:color w:val="7030A0"/>
          <w:sz w:val="20"/>
          <w:szCs w:val="20"/>
        </w:rPr>
        <w:t>, Landau et al., 2010</w:t>
      </w:r>
      <w:r w:rsidRPr="0019127F">
        <w:rPr>
          <w:color w:val="7030A0"/>
          <w:sz w:val="20"/>
          <w:szCs w:val="20"/>
        </w:rPr>
        <w:t>), suggesting a need for models tailored to patient-specific factors. Genetic variation has also been shown to influence neuroanatomical aging trajectories, modulating individual risk profiles (Gifford et al., 2022). Furthermore, longitudinal cohort studies confirm that a significant portion of amyloid-positive individuals without clinical dementia eventually progress, reinforcing the predictive relevance of amyloid PET positivity (Roberts et al., 2018). Imaging studies also demonstrate that amyloid-positive MCI individuals show faster deterioration across clinical and biomarker domains compared to amyloid-negative peers (Ye et al., 2018). Multimodal feature fusion, particularly using PET and MRI data, has proven beneficial in stratifying risk and improving early prediction models (Zhou et al., 2024). Altogether, these insights support a paradigm shift toward individualized, multimodal, and temporally</w:t>
      </w:r>
      <w:r>
        <w:rPr>
          <w:color w:val="7030A0"/>
          <w:sz w:val="20"/>
          <w:szCs w:val="20"/>
        </w:rPr>
        <w:t xml:space="preserve"> </w:t>
      </w:r>
      <w:r w:rsidRPr="0019127F">
        <w:rPr>
          <w:color w:val="7030A0"/>
          <w:sz w:val="20"/>
          <w:szCs w:val="20"/>
        </w:rPr>
        <w:t>aware modeling approaches in AD progression research.</w:t>
      </w:r>
    </w:p>
    <w:p w14:paraId="0DB4381A" w14:textId="3B35B622" w:rsidR="00543DA7" w:rsidRPr="00543DA7" w:rsidRDefault="00543DA7" w:rsidP="007C2236">
      <w:pPr>
        <w:jc w:val="both"/>
        <w:rPr>
          <w:color w:val="7030A0"/>
          <w:sz w:val="20"/>
          <w:szCs w:val="20"/>
        </w:rPr>
      </w:pPr>
      <w:r w:rsidRPr="00543DA7">
        <w:rPr>
          <w:color w:val="7030A0"/>
          <w:sz w:val="20"/>
          <w:szCs w:val="20"/>
        </w:rPr>
        <w:t>Despite advances in diagnostic techniques, including MRI, amyloid- and tau-PET imaging, cerebrospinal fluid (CSF) assays, and the emergence of plasma biomarkers (e.g., p-tau217, p-tau181, and Aβ42:40 ratio), predicting when and how quickly a cognitively normal individual or a patient with mild cognitive impairment (MCI) will progress to Alzheimer’s dementia remains a critical challenge (Hansson, 2021; Palmqvist et al., 2023). Disease progression is highly heterogeneous, and longitudinal studies have consistently demonstrated substantial variability in conversion rates between clinical stages (Sperling et al., 2011; Weiner et al., 2023). For example, longitudinal FDG-PET imaging studies have linked reduced glucose metabolism in temporoparietal regions with worsening cognition and function in MCI and AD patients (Landau et al., 2010). Additionally, voxel-based morphometry of longitudinal MRI scans has illustrated progressive region-specific atrophy patterns during the transition from MCI to AD, particularly in medial temporal and parietal cortices (Whitwell et al., 2007). These imaging markers provide essential insights into neurodegeneration and disease evolution.</w:t>
      </w:r>
      <w:r w:rsidR="00860153">
        <w:rPr>
          <w:color w:val="7030A0"/>
          <w:sz w:val="20"/>
          <w:szCs w:val="20"/>
        </w:rPr>
        <w:t xml:space="preserve"> </w:t>
      </w:r>
      <w:r w:rsidR="00860153" w:rsidRPr="00860153">
        <w:rPr>
          <w:color w:val="7030A0"/>
          <w:sz w:val="20"/>
          <w:szCs w:val="20"/>
        </w:rPr>
        <w:t>Recent work evaluating the revised criteria for biological and clinical staging of Alzheimer’s disease, which incorporate tau PET as a core biomarker, has highlighted persistent discrepancies between biological staging and clinical symptoms, emphasizing the challenges of translating biomarker-based criteria into routine clinical practice (Binette et al., 2025).</w:t>
      </w:r>
      <w:r w:rsidR="00277851">
        <w:rPr>
          <w:color w:val="7030A0"/>
          <w:sz w:val="20"/>
          <w:szCs w:val="20"/>
        </w:rPr>
        <w:t xml:space="preserve"> </w:t>
      </w:r>
      <w:r w:rsidR="00277851" w:rsidRPr="00277851">
        <w:rPr>
          <w:color w:val="7030A0"/>
          <w:sz w:val="20"/>
          <w:szCs w:val="20"/>
        </w:rPr>
        <w:t>Complementing these findings, a generalizable data-driven model developed by Baumeister et al. (2024) further illustrates the pronounced heterogeneity of atrophy patterns and disease progression in real-world memory clinic populations, reinforcing the need for personalized, data-driven staging frameworks.</w:t>
      </w:r>
    </w:p>
    <w:p w14:paraId="55D8FC29" w14:textId="77777777" w:rsidR="00543DA7" w:rsidRPr="00543DA7" w:rsidRDefault="00543DA7" w:rsidP="007C2236">
      <w:pPr>
        <w:jc w:val="both"/>
        <w:rPr>
          <w:color w:val="7030A0"/>
          <w:sz w:val="20"/>
          <w:szCs w:val="20"/>
        </w:rPr>
      </w:pPr>
      <w:r w:rsidRPr="00543DA7">
        <w:rPr>
          <w:color w:val="7030A0"/>
          <w:sz w:val="20"/>
          <w:szCs w:val="20"/>
        </w:rPr>
        <w:lastRenderedPageBreak/>
        <w:t xml:space="preserve">In recent years, machine learning (ML) has emerged as a transformative approach for modeling AD progression by uncovering patterns in high-dimensional, multimodal datasets (Wen et al., 2022; Vogel et al., 2023). However, </w:t>
      </w:r>
      <w:proofErr w:type="gramStart"/>
      <w:r w:rsidRPr="00543DA7">
        <w:rPr>
          <w:color w:val="7030A0"/>
          <w:sz w:val="20"/>
          <w:szCs w:val="20"/>
        </w:rPr>
        <w:t>the majority of</w:t>
      </w:r>
      <w:proofErr w:type="gramEnd"/>
      <w:r w:rsidRPr="00543DA7">
        <w:rPr>
          <w:color w:val="7030A0"/>
          <w:sz w:val="20"/>
          <w:szCs w:val="20"/>
        </w:rPr>
        <w:t xml:space="preserve"> existing models focus on single-horizon predictions—offering a snapshot of future state rather than a full trajectory (Lu et al., 2022). Moreover, these models often lack interpretability and provide limited information about uncertainty, limiting their utility in clinical decision-making (Nguyen et al., 2023). Novel visualization techniques using nonlinear dimensionality reduction have shown promise for representing AD progression trajectories in more interpretable, low-dimensional spaces (Seo et al., 2019).</w:t>
      </w:r>
    </w:p>
    <w:p w14:paraId="004E8C03" w14:textId="1FFA200C" w:rsidR="00543DA7" w:rsidRDefault="00543DA7" w:rsidP="007C2236">
      <w:pPr>
        <w:jc w:val="both"/>
        <w:rPr>
          <w:color w:val="7030A0"/>
          <w:sz w:val="20"/>
          <w:szCs w:val="20"/>
        </w:rPr>
      </w:pPr>
      <w:r w:rsidRPr="00543DA7">
        <w:rPr>
          <w:color w:val="7030A0"/>
          <w:sz w:val="20"/>
          <w:szCs w:val="20"/>
        </w:rPr>
        <w:t xml:space="preserve">To address these limitations, we propose an enhanced and interpretable machine learning framework, termed the ADPG Classifier, which builds on the </w:t>
      </w:r>
      <w:proofErr w:type="spellStart"/>
      <w:r w:rsidRPr="00543DA7">
        <w:rPr>
          <w:color w:val="7030A0"/>
          <w:sz w:val="20"/>
          <w:szCs w:val="20"/>
        </w:rPr>
        <w:t>AlzProgNet</w:t>
      </w:r>
      <w:proofErr w:type="spellEnd"/>
      <w:r w:rsidRPr="00543DA7">
        <w:rPr>
          <w:color w:val="7030A0"/>
          <w:sz w:val="20"/>
          <w:szCs w:val="20"/>
        </w:rPr>
        <w:t xml:space="preserve"> architecture</w:t>
      </w:r>
      <w:r w:rsidR="00ED746D" w:rsidRPr="00ED746D">
        <w:rPr>
          <w:color w:val="7030A0"/>
          <w:sz w:val="20"/>
          <w:szCs w:val="20"/>
          <w:highlight w:val="green"/>
        </w:rPr>
        <w:t xml:space="preserve">—a </w:t>
      </w:r>
      <w:r w:rsidR="008C4503" w:rsidRPr="00ED746D">
        <w:rPr>
          <w:color w:val="7030A0"/>
          <w:sz w:val="20"/>
          <w:szCs w:val="20"/>
          <w:highlight w:val="green"/>
        </w:rPr>
        <w:t xml:space="preserve">derivative of </w:t>
      </w:r>
      <w:r w:rsidR="00ED746D" w:rsidRPr="00ED746D">
        <w:rPr>
          <w:color w:val="7030A0"/>
          <w:sz w:val="20"/>
          <w:szCs w:val="20"/>
          <w:highlight w:val="green"/>
        </w:rPr>
        <w:t xml:space="preserve">the </w:t>
      </w:r>
      <w:r w:rsidR="008C4503" w:rsidRPr="00ED746D">
        <w:rPr>
          <w:color w:val="7030A0"/>
          <w:sz w:val="20"/>
          <w:szCs w:val="20"/>
          <w:highlight w:val="green"/>
        </w:rPr>
        <w:t>ML4VISAD model</w:t>
      </w:r>
      <w:r w:rsidR="008C4503">
        <w:rPr>
          <w:color w:val="7030A0"/>
          <w:sz w:val="20"/>
          <w:szCs w:val="20"/>
        </w:rPr>
        <w:t xml:space="preserve"> </w:t>
      </w:r>
      <w:r w:rsidRPr="00543DA7">
        <w:rPr>
          <w:color w:val="7030A0"/>
          <w:sz w:val="20"/>
          <w:szCs w:val="20"/>
        </w:rPr>
        <w:t>originally introduced by Eslami et al. (2023). Their pioneering model</w:t>
      </w:r>
      <w:commentRangeStart w:id="1"/>
      <w:r w:rsidRPr="00543DA7">
        <w:rPr>
          <w:color w:val="7030A0"/>
          <w:sz w:val="20"/>
          <w:szCs w:val="20"/>
        </w:rPr>
        <w:t xml:space="preserve"> </w:t>
      </w:r>
      <w:commentRangeEnd w:id="1"/>
      <w:r w:rsidR="00ED746D">
        <w:rPr>
          <w:rStyle w:val="CommentReference"/>
        </w:rPr>
        <w:commentReference w:id="1"/>
      </w:r>
      <w:r w:rsidRPr="00543DA7">
        <w:rPr>
          <w:color w:val="7030A0"/>
          <w:sz w:val="20"/>
          <w:szCs w:val="20"/>
        </w:rPr>
        <w:t>represented two-year AD progression using two-dimensional, color-coded visualizations that captured regions of diagnostic uncertainty. While innovative, ML4VISAD was hindered by several shortcomings, including poor performance on transitioning diagnostic cases, checkerboard artifacts caused by up-sampling operations, and low interpretability due to sparse predictions within a 23×</w:t>
      </w:r>
      <w:proofErr w:type="gramStart"/>
      <w:r w:rsidR="00AD65C5" w:rsidRPr="00543DA7">
        <w:rPr>
          <w:color w:val="7030A0"/>
          <w:sz w:val="20"/>
          <w:szCs w:val="20"/>
        </w:rPr>
        <w:t>5</w:t>
      </w:r>
      <w:r w:rsidR="00805C1F">
        <w:rPr>
          <w:color w:val="7030A0"/>
          <w:sz w:val="20"/>
          <w:szCs w:val="20"/>
        </w:rPr>
        <w:t xml:space="preserve"> </w:t>
      </w:r>
      <w:r w:rsidR="00AD65C5" w:rsidRPr="00543DA7">
        <w:rPr>
          <w:color w:val="7030A0"/>
          <w:sz w:val="20"/>
          <w:szCs w:val="20"/>
        </w:rPr>
        <w:t>pixel</w:t>
      </w:r>
      <w:proofErr w:type="gramEnd"/>
      <w:r w:rsidRPr="00543DA7">
        <w:rPr>
          <w:color w:val="7030A0"/>
          <w:sz w:val="20"/>
          <w:szCs w:val="20"/>
        </w:rPr>
        <w:t xml:space="preserve"> matrix. Additionally, reliance on subjective human </w:t>
      </w:r>
      <w:proofErr w:type="gramStart"/>
      <w:r w:rsidRPr="00543DA7">
        <w:rPr>
          <w:color w:val="7030A0"/>
          <w:sz w:val="20"/>
          <w:szCs w:val="20"/>
        </w:rPr>
        <w:t>rater interpretation</w:t>
      </w:r>
      <w:proofErr w:type="gramEnd"/>
      <w:r w:rsidRPr="00543DA7">
        <w:rPr>
          <w:color w:val="7030A0"/>
          <w:sz w:val="20"/>
          <w:szCs w:val="20"/>
        </w:rPr>
        <w:t xml:space="preserve"> introduced potential bias and limited reproducibility.</w:t>
      </w:r>
    </w:p>
    <w:p w14:paraId="4B3366A5" w14:textId="07430F96" w:rsidR="00633CEC" w:rsidRPr="00543DA7" w:rsidRDefault="00633CEC" w:rsidP="007C2236">
      <w:pPr>
        <w:jc w:val="both"/>
        <w:rPr>
          <w:color w:val="7030A0"/>
          <w:sz w:val="20"/>
          <w:szCs w:val="20"/>
        </w:rPr>
      </w:pPr>
      <w:commentRangeStart w:id="2"/>
      <w:r w:rsidRPr="00633CEC">
        <w:rPr>
          <w:color w:val="7030A0"/>
          <w:sz w:val="20"/>
          <w:szCs w:val="20"/>
        </w:rPr>
        <w:t xml:space="preserve">Here, we propose an enhanced and interpretable “ADPG Classifier” framework based on the </w:t>
      </w:r>
      <w:proofErr w:type="spellStart"/>
      <w:r w:rsidRPr="00633CEC">
        <w:rPr>
          <w:color w:val="7030A0"/>
          <w:sz w:val="20"/>
          <w:szCs w:val="20"/>
        </w:rPr>
        <w:t>AlzProgNet</w:t>
      </w:r>
      <w:proofErr w:type="spellEnd"/>
      <w:r w:rsidRPr="00633CEC">
        <w:rPr>
          <w:color w:val="7030A0"/>
          <w:sz w:val="20"/>
          <w:szCs w:val="20"/>
        </w:rPr>
        <w:t xml:space="preserve"> model. This work builds upon and extends the significance of notable work published by Eslami et al. [14]. Authors of this study introduced ML4VISAD, a deep learning model, that transformed the baseline data into two-dimensional color-coded images representing two years of the disease progression with "regions of uncertainty”</w:t>
      </w:r>
      <w:r w:rsidR="00C62C54">
        <w:rPr>
          <w:color w:val="7030A0"/>
          <w:sz w:val="20"/>
          <w:szCs w:val="20"/>
        </w:rPr>
        <w:t>.</w:t>
      </w:r>
      <w:r w:rsidRPr="00633CEC">
        <w:rPr>
          <w:color w:val="7030A0"/>
          <w:sz w:val="20"/>
          <w:szCs w:val="20"/>
        </w:rPr>
        <w:t xml:space="preserve"> Despite the foundational work and innovative approach to predict progression using deep learning techniques, the method exhibited several limitations. The model effectively generalized stable diagnostic classes but struggled to capture the transitioning cases accurately, mainly due to the outnumbered stable cases (934 subjects: 329 normal, 442 MCI, and 181 AD) compared to the 189 converter cases (8 MCI to CN and 181 MCI to AD). Furthermore, the generated output image lacked intuitive interpretability, as the diagnosis prediction for each time point was sparse over a 23 × 5-pixel matrix, leading to ambiguous visual cues in many cases where multiple diagnostic classes were present for the same period. The convolution and up-sampling operations further contributed to the ambiguity by producing a checkerboard effect. Additionally, the evaluation methodology implemented to assess the visualized output involved three human raters, which could lead to potential subjective bias and reduced clinical reproducibility due to the lack of standardized interpretation criteria.</w:t>
      </w:r>
      <w:commentRangeEnd w:id="2"/>
      <w:r w:rsidR="00363A25">
        <w:rPr>
          <w:rStyle w:val="CommentReference"/>
        </w:rPr>
        <w:commentReference w:id="2"/>
      </w:r>
    </w:p>
    <w:p w14:paraId="605DFDC5" w14:textId="0EC1257B" w:rsidR="00543DA7" w:rsidRPr="00543DA7" w:rsidRDefault="00543DA7" w:rsidP="007C2236">
      <w:pPr>
        <w:jc w:val="both"/>
        <w:rPr>
          <w:color w:val="7030A0"/>
          <w:sz w:val="20"/>
          <w:szCs w:val="20"/>
        </w:rPr>
      </w:pPr>
      <w:r w:rsidRPr="00543DA7">
        <w:rPr>
          <w:color w:val="7030A0"/>
          <w:sz w:val="20"/>
          <w:szCs w:val="20"/>
        </w:rPr>
        <w:t xml:space="preserve">The ADPG Classifier advances this work by integrating probabilistic, multi-horizon </w:t>
      </w:r>
      <w:r w:rsidR="00D37F67" w:rsidRPr="00543DA7">
        <w:rPr>
          <w:color w:val="7030A0"/>
          <w:sz w:val="20"/>
          <w:szCs w:val="20"/>
        </w:rPr>
        <w:t>predictions</w:t>
      </w:r>
      <w:r w:rsidRPr="00543DA7">
        <w:rPr>
          <w:color w:val="7030A0"/>
          <w:sz w:val="20"/>
          <w:szCs w:val="20"/>
        </w:rPr>
        <w:t xml:space="preserve"> across four clinically relevant time points (baseline, 6, 12, and 24 months) and offering intuitive outputs. Each prediction is visualized as a 4×4 color-coded grid that represents diagnostic class probabilities and is augmented by a confidence score derived from model uncertainty using a 25-model ensemble. This visual and numerical output provides a richer, more actionable summary of the disease trajectory. Notably, our model requires only a single time point of multimodal baseline data—encompassing structural MRI, cognitive assessments, CSF biomarkers, and APOE genotyping—making it both efficient and scalable in clinical settings. Recent advances in multimodal feature learning combining PET and MRI have demonstrated improved diagnostic accuracy, underscoring the value of such integrated approaches (Yu et al., 2023).</w:t>
      </w:r>
    </w:p>
    <w:p w14:paraId="05EE0FA9" w14:textId="77777777" w:rsidR="00543DA7" w:rsidRPr="00543DA7" w:rsidRDefault="00543DA7" w:rsidP="007C2236">
      <w:pPr>
        <w:jc w:val="both"/>
        <w:rPr>
          <w:color w:val="7030A0"/>
          <w:sz w:val="20"/>
          <w:szCs w:val="20"/>
        </w:rPr>
      </w:pPr>
      <w:r w:rsidRPr="00543DA7">
        <w:rPr>
          <w:color w:val="7030A0"/>
          <w:sz w:val="20"/>
          <w:szCs w:val="20"/>
        </w:rPr>
        <w:t>By combining longitudinal prediction, multimodal integration, and uncertainty quantification, the ADPG Classifier offers a novel and practical solution for personalized disease monitoring in Alzheimer’s care. This work aims to enhance clinical decision-making, reduce redundant diagnostic procedures, and inform individualized therapeutic interventions.</w:t>
      </w:r>
    </w:p>
    <w:p w14:paraId="390F50DD" w14:textId="77777777" w:rsidR="00277851" w:rsidRDefault="00277851" w:rsidP="007C2236">
      <w:pPr>
        <w:jc w:val="both"/>
        <w:rPr>
          <w:color w:val="7030A0"/>
          <w:sz w:val="20"/>
          <w:szCs w:val="20"/>
        </w:rPr>
      </w:pPr>
      <w:r w:rsidRPr="00277851">
        <w:rPr>
          <w:color w:val="7030A0"/>
          <w:sz w:val="20"/>
          <w:szCs w:val="20"/>
        </w:rPr>
        <w:lastRenderedPageBreak/>
        <w:t>The core innovation of our work lies in its ability to deliver interpretable, personalized, and temporally dynamic predictions of Alzheimer’s disease progression</w:t>
      </w:r>
      <w:r>
        <w:rPr>
          <w:color w:val="7030A0"/>
          <w:sz w:val="20"/>
          <w:szCs w:val="20"/>
        </w:rPr>
        <w:t xml:space="preserve"> through the following three key contributions:</w:t>
      </w:r>
    </w:p>
    <w:p w14:paraId="54EA0E7F" w14:textId="214A6EEF" w:rsidR="00277851" w:rsidRDefault="00135268" w:rsidP="00277851">
      <w:pPr>
        <w:pStyle w:val="ListParagraph"/>
        <w:numPr>
          <w:ilvl w:val="0"/>
          <w:numId w:val="19"/>
        </w:numPr>
        <w:ind w:left="540"/>
        <w:jc w:val="both"/>
        <w:rPr>
          <w:color w:val="7030A0"/>
          <w:sz w:val="20"/>
          <w:szCs w:val="20"/>
        </w:rPr>
      </w:pPr>
      <w:r w:rsidRPr="00135268">
        <w:rPr>
          <w:b/>
          <w:bCs/>
          <w:i/>
          <w:iCs/>
          <w:color w:val="7030A0"/>
          <w:sz w:val="20"/>
          <w:szCs w:val="20"/>
          <w:u w:val="single"/>
        </w:rPr>
        <w:t>Multi-horizon &amp; multi-state prediction</w:t>
      </w:r>
      <w:r w:rsidRPr="00135268">
        <w:rPr>
          <w:color w:val="7030A0"/>
          <w:sz w:val="20"/>
          <w:szCs w:val="20"/>
        </w:rPr>
        <w:t xml:space="preserve">: </w:t>
      </w:r>
      <w:r w:rsidR="00277851" w:rsidRPr="00277851">
        <w:rPr>
          <w:color w:val="7030A0"/>
          <w:sz w:val="20"/>
          <w:szCs w:val="20"/>
        </w:rPr>
        <w:t>Our model performs multi-horizon, multi-state prediction by generating a stage-specific probability vector across four key timepoints—baseline (T0), 6 months (T6), 12 months (T12), and 24 months (T24). This enables clinicians to anticipate the likely trajectory of disease evolution and tailor interventions accordingly.</w:t>
      </w:r>
    </w:p>
    <w:p w14:paraId="1AC9892F" w14:textId="3A83A26F" w:rsidR="00277851" w:rsidRDefault="00135268" w:rsidP="00277851">
      <w:pPr>
        <w:pStyle w:val="ListParagraph"/>
        <w:numPr>
          <w:ilvl w:val="0"/>
          <w:numId w:val="19"/>
        </w:numPr>
        <w:ind w:left="540"/>
        <w:jc w:val="both"/>
        <w:rPr>
          <w:color w:val="7030A0"/>
          <w:sz w:val="20"/>
          <w:szCs w:val="20"/>
        </w:rPr>
      </w:pPr>
      <w:r w:rsidRPr="00135268">
        <w:rPr>
          <w:rFonts w:ascii="Aptos" w:hAnsi="Aptos"/>
          <w:b/>
          <w:bCs/>
          <w:i/>
          <w:iCs/>
          <w:color w:val="7030A0"/>
          <w:sz w:val="20"/>
          <w:szCs w:val="20"/>
          <w:u w:val="single"/>
        </w:rPr>
        <w:t>Confidence Score</w:t>
      </w:r>
      <w:r w:rsidRPr="00135268">
        <w:rPr>
          <w:color w:val="7030A0"/>
          <w:sz w:val="20"/>
          <w:szCs w:val="20"/>
        </w:rPr>
        <w:t xml:space="preserve">: </w:t>
      </w:r>
      <w:r w:rsidR="00277851" w:rsidRPr="00277851">
        <w:rPr>
          <w:color w:val="7030A0"/>
          <w:sz w:val="20"/>
          <w:szCs w:val="20"/>
        </w:rPr>
        <w:t xml:space="preserve">To enhance decision-making confidence, our </w:t>
      </w:r>
      <w:proofErr w:type="spellStart"/>
      <w:r w:rsidR="00277851" w:rsidRPr="00277851">
        <w:rPr>
          <w:color w:val="7030A0"/>
          <w:sz w:val="20"/>
          <w:szCs w:val="20"/>
        </w:rPr>
        <w:t>AlzProgNet</w:t>
      </w:r>
      <w:proofErr w:type="spellEnd"/>
      <w:r w:rsidR="00277851" w:rsidRPr="00277851">
        <w:rPr>
          <w:color w:val="7030A0"/>
          <w:sz w:val="20"/>
          <w:szCs w:val="20"/>
        </w:rPr>
        <w:t xml:space="preserve"> framework incorporates an ensemble of 25 models to estimate epistemic uncertainty, which is then translated into a confidence score—a critical step toward fostering trust and reliability in real-world clinical applications. </w:t>
      </w:r>
    </w:p>
    <w:p w14:paraId="00D90A8F" w14:textId="27161201" w:rsidR="00277851" w:rsidRPr="00277851" w:rsidRDefault="00135268" w:rsidP="00277851">
      <w:pPr>
        <w:pStyle w:val="ListParagraph"/>
        <w:numPr>
          <w:ilvl w:val="0"/>
          <w:numId w:val="19"/>
        </w:numPr>
        <w:ind w:left="540"/>
        <w:jc w:val="both"/>
        <w:rPr>
          <w:color w:val="7030A0"/>
          <w:sz w:val="20"/>
          <w:szCs w:val="20"/>
        </w:rPr>
      </w:pPr>
      <w:r w:rsidRPr="00135268">
        <w:rPr>
          <w:rFonts w:ascii="Aptos" w:hAnsi="Aptos"/>
          <w:b/>
          <w:bCs/>
          <w:i/>
          <w:iCs/>
          <w:color w:val="7030A0"/>
          <w:sz w:val="20"/>
          <w:szCs w:val="20"/>
          <w:u w:val="single"/>
        </w:rPr>
        <w:t>ADPG Classifier framework</w:t>
      </w:r>
      <w:r>
        <w:rPr>
          <w:color w:val="7030A0"/>
          <w:sz w:val="20"/>
          <w:szCs w:val="20"/>
        </w:rPr>
        <w:t>: T</w:t>
      </w:r>
      <w:r w:rsidR="00277851" w:rsidRPr="00277851">
        <w:rPr>
          <w:color w:val="7030A0"/>
          <w:sz w:val="20"/>
          <w:szCs w:val="20"/>
        </w:rPr>
        <w:t>he ADPG Classifier transforms these predictions into an intuitive 4×4 color-coded grid, visually encoding both the temporal progression and model certainty. This compact yet informative representation supports clinical interpretation and facilitates patient-specific planning.</w:t>
      </w:r>
    </w:p>
    <w:p w14:paraId="0C47F52A" w14:textId="53C9D40E" w:rsidR="00513350" w:rsidRPr="00612D60" w:rsidRDefault="00513350" w:rsidP="00513350">
      <w:pPr>
        <w:rPr>
          <w:b/>
          <w:bCs/>
        </w:rPr>
      </w:pPr>
      <w:r w:rsidRPr="00612D60">
        <w:rPr>
          <w:b/>
          <w:bCs/>
        </w:rPr>
        <w:t>Dataset</w:t>
      </w:r>
      <w:r>
        <w:rPr>
          <w:b/>
          <w:bCs/>
        </w:rPr>
        <w:t xml:space="preserve"> and cohort selection</w:t>
      </w:r>
    </w:p>
    <w:p w14:paraId="333699C0" w14:textId="77777777" w:rsidR="007532C9" w:rsidRPr="007532C9" w:rsidRDefault="007532C9" w:rsidP="007532C9">
      <w:pPr>
        <w:jc w:val="both"/>
        <w:rPr>
          <w:color w:val="7030A0"/>
          <w:sz w:val="20"/>
          <w:szCs w:val="20"/>
        </w:rPr>
      </w:pPr>
      <w:r w:rsidRPr="007532C9">
        <w:rPr>
          <w:color w:val="7030A0"/>
          <w:sz w:val="20"/>
          <w:szCs w:val="20"/>
        </w:rPr>
        <w:t>We utilized the ADNIMERGE dataset from the Alzheimer’s Disease Neuroimaging Initiative (ADNI) to manually curate a working dataset tailored to our study objectives (ADNI, 2024). This dataset includes longitudinal, multimodal diagnostic data from a cohort of 2,155 subjects, encompassing a total of 13,915 time-stamped clinical observations. Each observation is categorized into one of three diagnostic classes: cognitively normal (CN), mild cognitive impairment (MCI), or Alzheimer’s disease (AD).</w:t>
      </w:r>
    </w:p>
    <w:p w14:paraId="50B53111" w14:textId="77777777" w:rsidR="007532C9" w:rsidRPr="007532C9" w:rsidRDefault="007532C9" w:rsidP="007532C9">
      <w:pPr>
        <w:jc w:val="both"/>
        <w:rPr>
          <w:color w:val="7030A0"/>
          <w:sz w:val="20"/>
          <w:szCs w:val="20"/>
        </w:rPr>
      </w:pPr>
      <w:r w:rsidRPr="007532C9">
        <w:rPr>
          <w:color w:val="7030A0"/>
          <w:sz w:val="20"/>
          <w:szCs w:val="20"/>
        </w:rPr>
        <w:t>Our initial selection criterion focused on subjects with at least two years of longitudinal follow-up. From this pool, we further filtered subjects who had the most complete set of baseline (VSCODE = m0) multimodal features, as listed in Table 5. To ensure robust temporal labeling, we prioritized subjects with available diagnostic classifications at four key time points: baseline (m0), 6 months (m6), 12 months (m12), and 24 months (m24). Additionally, we included subjects with partially missing diagnostic labels at these time points when the missing labels could be reliably inferred. For example, if a subject was labeled as CN at m0, m12, and m24, the missing m6 label was inferred as CN. Likewise, if a subject was diagnosed with AD at both m0 and m6 and had no subsequent data, m12 and m24 were imputed as AD, reflecting the low likelihood of clinical reversion from AD to MCI.</w:t>
      </w:r>
    </w:p>
    <w:p w14:paraId="529C5B89" w14:textId="5FC1747F" w:rsidR="00513350" w:rsidRPr="007D7FC5" w:rsidRDefault="007532C9" w:rsidP="007C2236">
      <w:pPr>
        <w:spacing w:after="0"/>
        <w:jc w:val="both"/>
        <w:rPr>
          <w:color w:val="7030A0"/>
          <w:sz w:val="20"/>
          <w:szCs w:val="20"/>
        </w:rPr>
      </w:pPr>
      <w:r w:rsidRPr="007532C9">
        <w:rPr>
          <w:color w:val="7030A0"/>
          <w:sz w:val="20"/>
          <w:szCs w:val="20"/>
        </w:rPr>
        <w:t xml:space="preserve">For clarity, we denote the four diagnostic time points as T0 (m0), T6 (m6), T12 (m12), and T24 (m24). Table 1 summarizes the diagnostic class distribution across these time points for the </w:t>
      </w:r>
      <w:r w:rsidRPr="007532C9">
        <w:rPr>
          <w:color w:val="7030A0"/>
          <w:sz w:val="20"/>
          <w:szCs w:val="20"/>
          <w:highlight w:val="yellow"/>
        </w:rPr>
        <w:t>1,521 subjects</w:t>
      </w:r>
      <w:r w:rsidRPr="007532C9">
        <w:rPr>
          <w:color w:val="7030A0"/>
          <w:sz w:val="20"/>
          <w:szCs w:val="20"/>
        </w:rPr>
        <w:t xml:space="preserve"> ultimately included in our study.</w:t>
      </w:r>
    </w:p>
    <w:p w14:paraId="537082E4" w14:textId="77777777" w:rsidR="00513350" w:rsidRDefault="00513350" w:rsidP="007C2236">
      <w:pPr>
        <w:pStyle w:val="Caption"/>
        <w:keepNext/>
        <w:spacing w:after="120"/>
        <w:jc w:val="center"/>
      </w:pPr>
      <w:r>
        <w:t xml:space="preserve">Table </w:t>
      </w:r>
      <w:fldSimple w:instr=" SEQ Table \* ARABIC ">
        <w:r>
          <w:rPr>
            <w:noProof/>
          </w:rPr>
          <w:t>1</w:t>
        </w:r>
      </w:fldSimple>
      <w:r>
        <w:t xml:space="preserve">: Initial </w:t>
      </w:r>
      <w:r w:rsidRPr="00DF2525">
        <w:t>Distribution of Diagnostic Classes</w:t>
      </w:r>
    </w:p>
    <w:tbl>
      <w:tblPr>
        <w:tblStyle w:val="TableGrid"/>
        <w:tblW w:w="0" w:type="auto"/>
        <w:tblInd w:w="2970" w:type="dxa"/>
        <w:tblLook w:val="04A0" w:firstRow="1" w:lastRow="0" w:firstColumn="1" w:lastColumn="0" w:noHBand="0" w:noVBand="1"/>
      </w:tblPr>
      <w:tblGrid>
        <w:gridCol w:w="1075"/>
        <w:gridCol w:w="630"/>
        <w:gridCol w:w="540"/>
        <w:gridCol w:w="540"/>
        <w:gridCol w:w="630"/>
      </w:tblGrid>
      <w:tr w:rsidR="00513350" w14:paraId="4E1FED2B" w14:textId="77777777" w:rsidTr="004002BA">
        <w:tc>
          <w:tcPr>
            <w:tcW w:w="1075" w:type="dxa"/>
          </w:tcPr>
          <w:p w14:paraId="1E5A42CA" w14:textId="77777777" w:rsidR="00513350" w:rsidRDefault="00513350" w:rsidP="004002BA">
            <w:pPr>
              <w:rPr>
                <w:sz w:val="20"/>
                <w:szCs w:val="20"/>
              </w:rPr>
            </w:pPr>
            <w:r w:rsidRPr="00941E8F">
              <w:rPr>
                <w:sz w:val="20"/>
                <w:szCs w:val="20"/>
              </w:rPr>
              <w:t>Diagnosis</w:t>
            </w:r>
          </w:p>
        </w:tc>
        <w:tc>
          <w:tcPr>
            <w:tcW w:w="630" w:type="dxa"/>
          </w:tcPr>
          <w:p w14:paraId="07C110AF" w14:textId="77777777" w:rsidR="00513350" w:rsidRDefault="00513350" w:rsidP="004002BA">
            <w:pPr>
              <w:rPr>
                <w:sz w:val="20"/>
                <w:szCs w:val="20"/>
              </w:rPr>
            </w:pPr>
            <w:r>
              <w:rPr>
                <w:sz w:val="20"/>
                <w:szCs w:val="20"/>
              </w:rPr>
              <w:t>T0</w:t>
            </w:r>
          </w:p>
        </w:tc>
        <w:tc>
          <w:tcPr>
            <w:tcW w:w="540" w:type="dxa"/>
          </w:tcPr>
          <w:p w14:paraId="14A9C020" w14:textId="77777777" w:rsidR="00513350" w:rsidRDefault="00513350" w:rsidP="004002BA">
            <w:pPr>
              <w:rPr>
                <w:sz w:val="20"/>
                <w:szCs w:val="20"/>
              </w:rPr>
            </w:pPr>
            <w:r>
              <w:rPr>
                <w:sz w:val="20"/>
                <w:szCs w:val="20"/>
              </w:rPr>
              <w:t>T6</w:t>
            </w:r>
          </w:p>
        </w:tc>
        <w:tc>
          <w:tcPr>
            <w:tcW w:w="540" w:type="dxa"/>
          </w:tcPr>
          <w:p w14:paraId="4F3C4817" w14:textId="77777777" w:rsidR="00513350" w:rsidRDefault="00513350" w:rsidP="004002BA">
            <w:pPr>
              <w:rPr>
                <w:sz w:val="20"/>
                <w:szCs w:val="20"/>
              </w:rPr>
            </w:pPr>
            <w:r>
              <w:rPr>
                <w:sz w:val="20"/>
                <w:szCs w:val="20"/>
              </w:rPr>
              <w:t>T12</w:t>
            </w:r>
          </w:p>
        </w:tc>
        <w:tc>
          <w:tcPr>
            <w:tcW w:w="630" w:type="dxa"/>
          </w:tcPr>
          <w:p w14:paraId="56A68A99" w14:textId="77777777" w:rsidR="00513350" w:rsidRDefault="00513350" w:rsidP="004002BA">
            <w:pPr>
              <w:rPr>
                <w:sz w:val="20"/>
                <w:szCs w:val="20"/>
              </w:rPr>
            </w:pPr>
            <w:r>
              <w:rPr>
                <w:sz w:val="20"/>
                <w:szCs w:val="20"/>
              </w:rPr>
              <w:t>T24</w:t>
            </w:r>
          </w:p>
        </w:tc>
      </w:tr>
      <w:tr w:rsidR="00513350" w14:paraId="19C21B85" w14:textId="77777777" w:rsidTr="004002BA">
        <w:tc>
          <w:tcPr>
            <w:tcW w:w="1075" w:type="dxa"/>
          </w:tcPr>
          <w:p w14:paraId="39DA5F71" w14:textId="77777777" w:rsidR="00513350" w:rsidRDefault="00513350" w:rsidP="004002BA">
            <w:pPr>
              <w:rPr>
                <w:sz w:val="20"/>
                <w:szCs w:val="20"/>
              </w:rPr>
            </w:pPr>
            <w:r>
              <w:rPr>
                <w:sz w:val="20"/>
                <w:szCs w:val="20"/>
              </w:rPr>
              <w:t>CN</w:t>
            </w:r>
          </w:p>
        </w:tc>
        <w:tc>
          <w:tcPr>
            <w:tcW w:w="630" w:type="dxa"/>
          </w:tcPr>
          <w:p w14:paraId="098C3D35" w14:textId="77777777" w:rsidR="00513350" w:rsidRDefault="00513350" w:rsidP="004002BA">
            <w:pPr>
              <w:rPr>
                <w:sz w:val="20"/>
                <w:szCs w:val="20"/>
              </w:rPr>
            </w:pPr>
            <w:r>
              <w:rPr>
                <w:sz w:val="20"/>
                <w:szCs w:val="20"/>
              </w:rPr>
              <w:t>445</w:t>
            </w:r>
          </w:p>
        </w:tc>
        <w:tc>
          <w:tcPr>
            <w:tcW w:w="540" w:type="dxa"/>
          </w:tcPr>
          <w:p w14:paraId="6414D4D9" w14:textId="77777777" w:rsidR="00513350" w:rsidRDefault="00513350" w:rsidP="004002BA">
            <w:pPr>
              <w:rPr>
                <w:sz w:val="20"/>
                <w:szCs w:val="20"/>
              </w:rPr>
            </w:pPr>
            <w:r>
              <w:rPr>
                <w:sz w:val="20"/>
                <w:szCs w:val="20"/>
              </w:rPr>
              <w:t>442</w:t>
            </w:r>
          </w:p>
        </w:tc>
        <w:tc>
          <w:tcPr>
            <w:tcW w:w="540" w:type="dxa"/>
          </w:tcPr>
          <w:p w14:paraId="0E366453" w14:textId="77777777" w:rsidR="00513350" w:rsidRDefault="00513350" w:rsidP="004002BA">
            <w:pPr>
              <w:rPr>
                <w:sz w:val="20"/>
                <w:szCs w:val="20"/>
              </w:rPr>
            </w:pPr>
            <w:r>
              <w:rPr>
                <w:sz w:val="20"/>
                <w:szCs w:val="20"/>
              </w:rPr>
              <w:t>454</w:t>
            </w:r>
          </w:p>
        </w:tc>
        <w:tc>
          <w:tcPr>
            <w:tcW w:w="630" w:type="dxa"/>
          </w:tcPr>
          <w:p w14:paraId="57B36F4F" w14:textId="77777777" w:rsidR="00513350" w:rsidRDefault="00513350" w:rsidP="004002BA">
            <w:pPr>
              <w:rPr>
                <w:sz w:val="20"/>
                <w:szCs w:val="20"/>
              </w:rPr>
            </w:pPr>
            <w:r>
              <w:rPr>
                <w:sz w:val="20"/>
                <w:szCs w:val="20"/>
              </w:rPr>
              <w:t>453</w:t>
            </w:r>
          </w:p>
        </w:tc>
      </w:tr>
      <w:tr w:rsidR="00513350" w14:paraId="7B4A9204" w14:textId="77777777" w:rsidTr="004002BA">
        <w:tc>
          <w:tcPr>
            <w:tcW w:w="1075" w:type="dxa"/>
          </w:tcPr>
          <w:p w14:paraId="46A66D6C" w14:textId="77777777" w:rsidR="00513350" w:rsidRDefault="00513350" w:rsidP="004002BA">
            <w:pPr>
              <w:rPr>
                <w:sz w:val="20"/>
                <w:szCs w:val="20"/>
              </w:rPr>
            </w:pPr>
            <w:r>
              <w:rPr>
                <w:sz w:val="20"/>
                <w:szCs w:val="20"/>
              </w:rPr>
              <w:t>MCI</w:t>
            </w:r>
          </w:p>
        </w:tc>
        <w:tc>
          <w:tcPr>
            <w:tcW w:w="630" w:type="dxa"/>
          </w:tcPr>
          <w:p w14:paraId="79C0933C" w14:textId="77777777" w:rsidR="00513350" w:rsidRDefault="00513350" w:rsidP="004002BA">
            <w:pPr>
              <w:rPr>
                <w:sz w:val="20"/>
                <w:szCs w:val="20"/>
              </w:rPr>
            </w:pPr>
            <w:r>
              <w:rPr>
                <w:sz w:val="20"/>
                <w:szCs w:val="20"/>
              </w:rPr>
              <w:t>707</w:t>
            </w:r>
          </w:p>
        </w:tc>
        <w:tc>
          <w:tcPr>
            <w:tcW w:w="540" w:type="dxa"/>
          </w:tcPr>
          <w:p w14:paraId="6BDD5E2E" w14:textId="77777777" w:rsidR="00513350" w:rsidRDefault="00513350" w:rsidP="004002BA">
            <w:pPr>
              <w:rPr>
                <w:sz w:val="20"/>
                <w:szCs w:val="20"/>
              </w:rPr>
            </w:pPr>
            <w:r>
              <w:rPr>
                <w:sz w:val="20"/>
                <w:szCs w:val="20"/>
              </w:rPr>
              <w:t>668</w:t>
            </w:r>
          </w:p>
        </w:tc>
        <w:tc>
          <w:tcPr>
            <w:tcW w:w="540" w:type="dxa"/>
          </w:tcPr>
          <w:p w14:paraId="2672EE71" w14:textId="77777777" w:rsidR="00513350" w:rsidRDefault="00513350" w:rsidP="004002BA">
            <w:pPr>
              <w:rPr>
                <w:sz w:val="20"/>
                <w:szCs w:val="20"/>
              </w:rPr>
            </w:pPr>
            <w:r>
              <w:rPr>
                <w:sz w:val="20"/>
                <w:szCs w:val="20"/>
              </w:rPr>
              <w:t>591</w:t>
            </w:r>
          </w:p>
        </w:tc>
        <w:tc>
          <w:tcPr>
            <w:tcW w:w="630" w:type="dxa"/>
          </w:tcPr>
          <w:p w14:paraId="223235E7" w14:textId="77777777" w:rsidR="00513350" w:rsidRDefault="00513350" w:rsidP="004002BA">
            <w:pPr>
              <w:rPr>
                <w:sz w:val="20"/>
                <w:szCs w:val="20"/>
              </w:rPr>
            </w:pPr>
            <w:r>
              <w:rPr>
                <w:sz w:val="20"/>
                <w:szCs w:val="20"/>
              </w:rPr>
              <w:t>490</w:t>
            </w:r>
          </w:p>
        </w:tc>
      </w:tr>
      <w:tr w:rsidR="00513350" w14:paraId="7A0BCAE8" w14:textId="77777777" w:rsidTr="004002BA">
        <w:tc>
          <w:tcPr>
            <w:tcW w:w="1075" w:type="dxa"/>
          </w:tcPr>
          <w:p w14:paraId="76D09F02" w14:textId="77777777" w:rsidR="00513350" w:rsidRDefault="00513350" w:rsidP="004002BA">
            <w:pPr>
              <w:rPr>
                <w:sz w:val="20"/>
                <w:szCs w:val="20"/>
              </w:rPr>
            </w:pPr>
            <w:r>
              <w:rPr>
                <w:sz w:val="20"/>
                <w:szCs w:val="20"/>
              </w:rPr>
              <w:t>AD</w:t>
            </w:r>
          </w:p>
        </w:tc>
        <w:tc>
          <w:tcPr>
            <w:tcW w:w="630" w:type="dxa"/>
          </w:tcPr>
          <w:p w14:paraId="3C70FDCC" w14:textId="77777777" w:rsidR="00513350" w:rsidRDefault="00513350" w:rsidP="004002BA">
            <w:pPr>
              <w:rPr>
                <w:sz w:val="20"/>
                <w:szCs w:val="20"/>
              </w:rPr>
            </w:pPr>
            <w:r>
              <w:rPr>
                <w:sz w:val="20"/>
                <w:szCs w:val="20"/>
              </w:rPr>
              <w:t>369</w:t>
            </w:r>
          </w:p>
        </w:tc>
        <w:tc>
          <w:tcPr>
            <w:tcW w:w="540" w:type="dxa"/>
          </w:tcPr>
          <w:p w14:paraId="55C54E81" w14:textId="77777777" w:rsidR="00513350" w:rsidRDefault="00513350" w:rsidP="004002BA">
            <w:pPr>
              <w:rPr>
                <w:sz w:val="20"/>
                <w:szCs w:val="20"/>
              </w:rPr>
            </w:pPr>
            <w:r>
              <w:rPr>
                <w:sz w:val="20"/>
                <w:szCs w:val="20"/>
              </w:rPr>
              <w:t>411</w:t>
            </w:r>
          </w:p>
        </w:tc>
        <w:tc>
          <w:tcPr>
            <w:tcW w:w="540" w:type="dxa"/>
          </w:tcPr>
          <w:p w14:paraId="0D618B13" w14:textId="77777777" w:rsidR="00513350" w:rsidRDefault="00513350" w:rsidP="004002BA">
            <w:pPr>
              <w:rPr>
                <w:sz w:val="20"/>
                <w:szCs w:val="20"/>
              </w:rPr>
            </w:pPr>
            <w:r>
              <w:rPr>
                <w:sz w:val="20"/>
                <w:szCs w:val="20"/>
              </w:rPr>
              <w:t>476</w:t>
            </w:r>
          </w:p>
        </w:tc>
        <w:tc>
          <w:tcPr>
            <w:tcW w:w="630" w:type="dxa"/>
          </w:tcPr>
          <w:p w14:paraId="72211411" w14:textId="77777777" w:rsidR="00513350" w:rsidRDefault="00513350" w:rsidP="004002BA">
            <w:pPr>
              <w:rPr>
                <w:sz w:val="20"/>
                <w:szCs w:val="20"/>
              </w:rPr>
            </w:pPr>
            <w:r>
              <w:rPr>
                <w:sz w:val="20"/>
                <w:szCs w:val="20"/>
              </w:rPr>
              <w:t>578</w:t>
            </w:r>
          </w:p>
        </w:tc>
      </w:tr>
    </w:tbl>
    <w:p w14:paraId="31741481" w14:textId="77777777" w:rsidR="00513350" w:rsidRDefault="00513350" w:rsidP="007C2236">
      <w:pPr>
        <w:spacing w:after="0"/>
        <w:rPr>
          <w:sz w:val="20"/>
          <w:szCs w:val="20"/>
        </w:rPr>
      </w:pPr>
    </w:p>
    <w:p w14:paraId="4D4353D5" w14:textId="77777777" w:rsidR="00513350" w:rsidRPr="00257730" w:rsidRDefault="00513350" w:rsidP="00513350">
      <w:pPr>
        <w:rPr>
          <w:b/>
          <w:bCs/>
        </w:rPr>
      </w:pPr>
      <w:r w:rsidRPr="00257730">
        <w:rPr>
          <w:b/>
          <w:bCs/>
        </w:rPr>
        <w:t>Dataset Augmentation via Dynamic Baselines</w:t>
      </w:r>
    </w:p>
    <w:p w14:paraId="2AF3EA59" w14:textId="4C3F8105" w:rsidR="00513350" w:rsidRDefault="00513350" w:rsidP="007532C9">
      <w:pPr>
        <w:jc w:val="both"/>
        <w:rPr>
          <w:sz w:val="20"/>
          <w:szCs w:val="20"/>
        </w:rPr>
      </w:pPr>
      <w:r w:rsidRPr="003761EF">
        <w:rPr>
          <w:sz w:val="20"/>
          <w:szCs w:val="20"/>
        </w:rPr>
        <w:t xml:space="preserve">We introduced a refactored baseline approach </w:t>
      </w:r>
      <w:r w:rsidR="003459D7" w:rsidRPr="003761EF">
        <w:rPr>
          <w:sz w:val="20"/>
          <w:szCs w:val="20"/>
        </w:rPr>
        <w:t>to expand the dataset further</w:t>
      </w:r>
      <w:r w:rsidRPr="003761EF">
        <w:rPr>
          <w:sz w:val="20"/>
          <w:szCs w:val="20"/>
        </w:rPr>
        <w:t xml:space="preserve">. Subjects with observations at different temporal points, other than m0, </w:t>
      </w:r>
      <w:r w:rsidR="00986693" w:rsidRPr="003761EF">
        <w:rPr>
          <w:sz w:val="20"/>
          <w:szCs w:val="20"/>
        </w:rPr>
        <w:t>were</w:t>
      </w:r>
      <w:r w:rsidRPr="003761EF">
        <w:rPr>
          <w:sz w:val="20"/>
          <w:szCs w:val="20"/>
        </w:rPr>
        <w:t xml:space="preserve"> considered a new baseline</w:t>
      </w:r>
      <w:r w:rsidR="007532C9" w:rsidRPr="003761EF">
        <w:rPr>
          <w:sz w:val="20"/>
          <w:szCs w:val="20"/>
        </w:rPr>
        <w:t xml:space="preserve"> </w:t>
      </w:r>
      <w:r w:rsidR="00017317" w:rsidRPr="003761EF">
        <w:rPr>
          <w:sz w:val="20"/>
          <w:szCs w:val="20"/>
        </w:rPr>
        <w:t>(T0)</w:t>
      </w:r>
      <w:r w:rsidRPr="003761EF">
        <w:rPr>
          <w:sz w:val="20"/>
          <w:szCs w:val="20"/>
        </w:rPr>
        <w:t xml:space="preserve"> if they met the criteria defined in the initial cohort. Diagnostic follow-up labels were either available or could be interpreted at 6, 12, and 24 months after the observation timepoint. The subject’s age at the refactored baseline still reflected the age of the original baseline; hence, we adjusted the age to match the observation point. For example, suppose a </w:t>
      </w:r>
      <w:r w:rsidRPr="003761EF">
        <w:rPr>
          <w:sz w:val="20"/>
          <w:szCs w:val="20"/>
        </w:rPr>
        <w:lastRenderedPageBreak/>
        <w:t xml:space="preserve">subject aged 83.5 at baseline (m0) had most of the diagnosis data at m12 and subsequent labels at m18, m24, and m36. In that case, observation at m12 is a new refactored baseline (T0) with an adjusted age of 84.5, and corresponding observations at m18, m24, and m36 are mapped to T6, T12, and T24, respectively.  We were able to substantially expand our dataset to </w:t>
      </w:r>
      <w:r w:rsidRPr="00D460F7">
        <w:rPr>
          <w:color w:val="FF0000"/>
          <w:sz w:val="20"/>
          <w:szCs w:val="20"/>
          <w:highlight w:val="yellow"/>
        </w:rPr>
        <w:t>5,593 observation data points at T0 from 1,562 subjects</w:t>
      </w:r>
      <w:r w:rsidRPr="003761EF">
        <w:rPr>
          <w:sz w:val="20"/>
          <w:szCs w:val="20"/>
        </w:rPr>
        <w:t>, with a median of three data entries per subject, through this strategy. Table 2 provides a detailed breakdown of the expanded dataset for different diagnosis classes at the refactored baseline and follow-up evaluations.</w:t>
      </w:r>
    </w:p>
    <w:p w14:paraId="6A72153F" w14:textId="3819821C" w:rsidR="00513350" w:rsidRDefault="00513350" w:rsidP="007C2236">
      <w:pPr>
        <w:pStyle w:val="Caption"/>
        <w:keepNext/>
        <w:spacing w:after="120"/>
        <w:jc w:val="center"/>
      </w:pPr>
      <w:r>
        <w:t xml:space="preserve">Table </w:t>
      </w:r>
      <w:fldSimple w:instr=" SEQ Table \* ARABIC ">
        <w:r>
          <w:rPr>
            <w:noProof/>
          </w:rPr>
          <w:t>2</w:t>
        </w:r>
      </w:fldSimple>
      <w:r>
        <w:t xml:space="preserve">: </w:t>
      </w:r>
      <w:r w:rsidRPr="00181BE8">
        <w:t xml:space="preserve">Distribution of Diagnostic Classes on </w:t>
      </w:r>
      <w:r w:rsidR="007532C9">
        <w:t>the E</w:t>
      </w:r>
      <w:r w:rsidRPr="00181BE8">
        <w:t xml:space="preserve">xtended </w:t>
      </w:r>
      <w:r w:rsidR="007532C9">
        <w:t>D</w:t>
      </w:r>
      <w:r w:rsidRPr="00181BE8">
        <w:t>ataset</w:t>
      </w:r>
    </w:p>
    <w:tbl>
      <w:tblPr>
        <w:tblStyle w:val="TableGrid"/>
        <w:tblW w:w="0" w:type="auto"/>
        <w:tblInd w:w="2970" w:type="dxa"/>
        <w:tblLook w:val="04A0" w:firstRow="1" w:lastRow="0" w:firstColumn="1" w:lastColumn="0" w:noHBand="0" w:noVBand="1"/>
      </w:tblPr>
      <w:tblGrid>
        <w:gridCol w:w="1075"/>
        <w:gridCol w:w="644"/>
        <w:gridCol w:w="644"/>
        <w:gridCol w:w="644"/>
        <w:gridCol w:w="644"/>
      </w:tblGrid>
      <w:tr w:rsidR="00513350" w14:paraId="654FF2EC" w14:textId="77777777" w:rsidTr="004002BA">
        <w:tc>
          <w:tcPr>
            <w:tcW w:w="1075" w:type="dxa"/>
          </w:tcPr>
          <w:p w14:paraId="35A60594" w14:textId="77777777" w:rsidR="00513350" w:rsidRDefault="00513350" w:rsidP="004002BA">
            <w:pPr>
              <w:rPr>
                <w:sz w:val="20"/>
                <w:szCs w:val="20"/>
              </w:rPr>
            </w:pPr>
            <w:r w:rsidRPr="00941E8F">
              <w:rPr>
                <w:sz w:val="20"/>
                <w:szCs w:val="20"/>
              </w:rPr>
              <w:t>Diagnosis</w:t>
            </w:r>
          </w:p>
        </w:tc>
        <w:tc>
          <w:tcPr>
            <w:tcW w:w="644" w:type="dxa"/>
          </w:tcPr>
          <w:p w14:paraId="3D30C3A0" w14:textId="77777777" w:rsidR="00513350" w:rsidRDefault="00513350" w:rsidP="004002BA">
            <w:pPr>
              <w:rPr>
                <w:sz w:val="20"/>
                <w:szCs w:val="20"/>
              </w:rPr>
            </w:pPr>
            <w:r>
              <w:rPr>
                <w:sz w:val="20"/>
                <w:szCs w:val="20"/>
              </w:rPr>
              <w:t>T0</w:t>
            </w:r>
          </w:p>
        </w:tc>
        <w:tc>
          <w:tcPr>
            <w:tcW w:w="644" w:type="dxa"/>
          </w:tcPr>
          <w:p w14:paraId="12CDA832" w14:textId="77777777" w:rsidR="00513350" w:rsidRDefault="00513350" w:rsidP="004002BA">
            <w:pPr>
              <w:rPr>
                <w:sz w:val="20"/>
                <w:szCs w:val="20"/>
              </w:rPr>
            </w:pPr>
            <w:r>
              <w:rPr>
                <w:sz w:val="20"/>
                <w:szCs w:val="20"/>
              </w:rPr>
              <w:t>T6</w:t>
            </w:r>
          </w:p>
        </w:tc>
        <w:tc>
          <w:tcPr>
            <w:tcW w:w="644" w:type="dxa"/>
          </w:tcPr>
          <w:p w14:paraId="76BA3C2F" w14:textId="77777777" w:rsidR="00513350" w:rsidRDefault="00513350" w:rsidP="004002BA">
            <w:pPr>
              <w:rPr>
                <w:sz w:val="20"/>
                <w:szCs w:val="20"/>
              </w:rPr>
            </w:pPr>
            <w:r>
              <w:rPr>
                <w:sz w:val="20"/>
                <w:szCs w:val="20"/>
              </w:rPr>
              <w:t>T12</w:t>
            </w:r>
          </w:p>
        </w:tc>
        <w:tc>
          <w:tcPr>
            <w:tcW w:w="644" w:type="dxa"/>
          </w:tcPr>
          <w:p w14:paraId="61A3D5DA" w14:textId="77777777" w:rsidR="00513350" w:rsidRDefault="00513350" w:rsidP="004002BA">
            <w:pPr>
              <w:rPr>
                <w:sz w:val="20"/>
                <w:szCs w:val="20"/>
              </w:rPr>
            </w:pPr>
            <w:r>
              <w:rPr>
                <w:sz w:val="20"/>
                <w:szCs w:val="20"/>
              </w:rPr>
              <w:t>T24</w:t>
            </w:r>
          </w:p>
        </w:tc>
      </w:tr>
      <w:tr w:rsidR="00513350" w14:paraId="5C28C98F" w14:textId="77777777" w:rsidTr="004002BA">
        <w:tc>
          <w:tcPr>
            <w:tcW w:w="1075" w:type="dxa"/>
          </w:tcPr>
          <w:p w14:paraId="472722B2" w14:textId="77777777" w:rsidR="00513350" w:rsidRDefault="00513350" w:rsidP="004002BA">
            <w:pPr>
              <w:rPr>
                <w:sz w:val="20"/>
                <w:szCs w:val="20"/>
              </w:rPr>
            </w:pPr>
            <w:r>
              <w:rPr>
                <w:sz w:val="20"/>
                <w:szCs w:val="20"/>
              </w:rPr>
              <w:t>CN</w:t>
            </w:r>
          </w:p>
        </w:tc>
        <w:tc>
          <w:tcPr>
            <w:tcW w:w="644" w:type="dxa"/>
          </w:tcPr>
          <w:p w14:paraId="436AF422" w14:textId="77777777" w:rsidR="00513350" w:rsidRDefault="00513350" w:rsidP="004002BA">
            <w:pPr>
              <w:rPr>
                <w:sz w:val="20"/>
                <w:szCs w:val="20"/>
              </w:rPr>
            </w:pPr>
            <w:r>
              <w:rPr>
                <w:sz w:val="20"/>
                <w:szCs w:val="20"/>
              </w:rPr>
              <w:t>1373</w:t>
            </w:r>
          </w:p>
        </w:tc>
        <w:tc>
          <w:tcPr>
            <w:tcW w:w="644" w:type="dxa"/>
          </w:tcPr>
          <w:p w14:paraId="7924A4A6" w14:textId="77777777" w:rsidR="00513350" w:rsidRDefault="00513350" w:rsidP="004002BA">
            <w:pPr>
              <w:rPr>
                <w:sz w:val="20"/>
                <w:szCs w:val="20"/>
              </w:rPr>
            </w:pPr>
            <w:r>
              <w:rPr>
                <w:sz w:val="20"/>
                <w:szCs w:val="20"/>
              </w:rPr>
              <w:t>1374</w:t>
            </w:r>
          </w:p>
        </w:tc>
        <w:tc>
          <w:tcPr>
            <w:tcW w:w="644" w:type="dxa"/>
          </w:tcPr>
          <w:p w14:paraId="0DCD6E84" w14:textId="77777777" w:rsidR="00513350" w:rsidRDefault="00513350" w:rsidP="004002BA">
            <w:pPr>
              <w:rPr>
                <w:sz w:val="20"/>
                <w:szCs w:val="20"/>
              </w:rPr>
            </w:pPr>
            <w:r>
              <w:rPr>
                <w:sz w:val="20"/>
                <w:szCs w:val="20"/>
              </w:rPr>
              <w:t>1386</w:t>
            </w:r>
          </w:p>
        </w:tc>
        <w:tc>
          <w:tcPr>
            <w:tcW w:w="644" w:type="dxa"/>
          </w:tcPr>
          <w:p w14:paraId="1D157B52" w14:textId="77777777" w:rsidR="00513350" w:rsidRDefault="00513350" w:rsidP="004002BA">
            <w:pPr>
              <w:rPr>
                <w:sz w:val="20"/>
                <w:szCs w:val="20"/>
              </w:rPr>
            </w:pPr>
            <w:r>
              <w:rPr>
                <w:sz w:val="20"/>
                <w:szCs w:val="20"/>
              </w:rPr>
              <w:t>1370</w:t>
            </w:r>
          </w:p>
        </w:tc>
      </w:tr>
      <w:tr w:rsidR="00513350" w14:paraId="6581D376" w14:textId="77777777" w:rsidTr="004002BA">
        <w:tc>
          <w:tcPr>
            <w:tcW w:w="1075" w:type="dxa"/>
          </w:tcPr>
          <w:p w14:paraId="23C96BD0" w14:textId="77777777" w:rsidR="00513350" w:rsidRDefault="00513350" w:rsidP="004002BA">
            <w:pPr>
              <w:rPr>
                <w:sz w:val="20"/>
                <w:szCs w:val="20"/>
              </w:rPr>
            </w:pPr>
            <w:r>
              <w:rPr>
                <w:sz w:val="20"/>
                <w:szCs w:val="20"/>
              </w:rPr>
              <w:t>MCI</w:t>
            </w:r>
          </w:p>
        </w:tc>
        <w:tc>
          <w:tcPr>
            <w:tcW w:w="644" w:type="dxa"/>
          </w:tcPr>
          <w:p w14:paraId="0139BD85" w14:textId="77777777" w:rsidR="00513350" w:rsidRDefault="00513350" w:rsidP="004002BA">
            <w:pPr>
              <w:rPr>
                <w:sz w:val="20"/>
                <w:szCs w:val="20"/>
              </w:rPr>
            </w:pPr>
            <w:r>
              <w:rPr>
                <w:sz w:val="20"/>
                <w:szCs w:val="20"/>
              </w:rPr>
              <w:t>2033</w:t>
            </w:r>
          </w:p>
        </w:tc>
        <w:tc>
          <w:tcPr>
            <w:tcW w:w="644" w:type="dxa"/>
          </w:tcPr>
          <w:p w14:paraId="1F283836" w14:textId="77777777" w:rsidR="00513350" w:rsidRDefault="00513350" w:rsidP="004002BA">
            <w:pPr>
              <w:rPr>
                <w:sz w:val="20"/>
                <w:szCs w:val="20"/>
              </w:rPr>
            </w:pPr>
            <w:r>
              <w:rPr>
                <w:sz w:val="20"/>
                <w:szCs w:val="20"/>
              </w:rPr>
              <w:t>1856</w:t>
            </w:r>
          </w:p>
        </w:tc>
        <w:tc>
          <w:tcPr>
            <w:tcW w:w="644" w:type="dxa"/>
          </w:tcPr>
          <w:p w14:paraId="65013F7D" w14:textId="77777777" w:rsidR="00513350" w:rsidRDefault="00513350" w:rsidP="004002BA">
            <w:pPr>
              <w:rPr>
                <w:sz w:val="20"/>
                <w:szCs w:val="20"/>
              </w:rPr>
            </w:pPr>
            <w:r>
              <w:rPr>
                <w:sz w:val="20"/>
                <w:szCs w:val="20"/>
              </w:rPr>
              <w:t>1712</w:t>
            </w:r>
          </w:p>
        </w:tc>
        <w:tc>
          <w:tcPr>
            <w:tcW w:w="644" w:type="dxa"/>
          </w:tcPr>
          <w:p w14:paraId="7BED9BE0" w14:textId="77777777" w:rsidR="00513350" w:rsidRDefault="00513350" w:rsidP="004002BA">
            <w:pPr>
              <w:rPr>
                <w:sz w:val="20"/>
                <w:szCs w:val="20"/>
              </w:rPr>
            </w:pPr>
            <w:r>
              <w:rPr>
                <w:sz w:val="20"/>
                <w:szCs w:val="20"/>
              </w:rPr>
              <w:t>1520</w:t>
            </w:r>
          </w:p>
        </w:tc>
      </w:tr>
      <w:tr w:rsidR="00513350" w14:paraId="03F54590" w14:textId="77777777" w:rsidTr="004002BA">
        <w:tc>
          <w:tcPr>
            <w:tcW w:w="1075" w:type="dxa"/>
          </w:tcPr>
          <w:p w14:paraId="409A5612" w14:textId="77777777" w:rsidR="00513350" w:rsidRDefault="00513350" w:rsidP="004002BA">
            <w:pPr>
              <w:rPr>
                <w:sz w:val="20"/>
                <w:szCs w:val="20"/>
              </w:rPr>
            </w:pPr>
            <w:r>
              <w:rPr>
                <w:sz w:val="20"/>
                <w:szCs w:val="20"/>
              </w:rPr>
              <w:t>AD</w:t>
            </w:r>
          </w:p>
        </w:tc>
        <w:tc>
          <w:tcPr>
            <w:tcW w:w="644" w:type="dxa"/>
          </w:tcPr>
          <w:p w14:paraId="7BE4C235" w14:textId="77777777" w:rsidR="00513350" w:rsidRDefault="00513350" w:rsidP="004002BA">
            <w:pPr>
              <w:rPr>
                <w:sz w:val="20"/>
                <w:szCs w:val="20"/>
              </w:rPr>
            </w:pPr>
            <w:r>
              <w:rPr>
                <w:sz w:val="20"/>
                <w:szCs w:val="20"/>
              </w:rPr>
              <w:t>2187</w:t>
            </w:r>
          </w:p>
        </w:tc>
        <w:tc>
          <w:tcPr>
            <w:tcW w:w="644" w:type="dxa"/>
          </w:tcPr>
          <w:p w14:paraId="11FB6B03" w14:textId="77777777" w:rsidR="00513350" w:rsidRDefault="00513350" w:rsidP="004002BA">
            <w:pPr>
              <w:rPr>
                <w:sz w:val="20"/>
                <w:szCs w:val="20"/>
              </w:rPr>
            </w:pPr>
            <w:r>
              <w:rPr>
                <w:sz w:val="20"/>
                <w:szCs w:val="20"/>
              </w:rPr>
              <w:t>2363</w:t>
            </w:r>
          </w:p>
        </w:tc>
        <w:tc>
          <w:tcPr>
            <w:tcW w:w="644" w:type="dxa"/>
          </w:tcPr>
          <w:p w14:paraId="7544FA06" w14:textId="77777777" w:rsidR="00513350" w:rsidRDefault="00513350" w:rsidP="004002BA">
            <w:pPr>
              <w:rPr>
                <w:sz w:val="20"/>
                <w:szCs w:val="20"/>
              </w:rPr>
            </w:pPr>
            <w:r>
              <w:rPr>
                <w:sz w:val="20"/>
                <w:szCs w:val="20"/>
              </w:rPr>
              <w:t>2495</w:t>
            </w:r>
          </w:p>
        </w:tc>
        <w:tc>
          <w:tcPr>
            <w:tcW w:w="644" w:type="dxa"/>
          </w:tcPr>
          <w:p w14:paraId="7238B143" w14:textId="77777777" w:rsidR="00513350" w:rsidRDefault="00513350" w:rsidP="004002BA">
            <w:pPr>
              <w:rPr>
                <w:sz w:val="20"/>
                <w:szCs w:val="20"/>
              </w:rPr>
            </w:pPr>
            <w:r>
              <w:rPr>
                <w:sz w:val="20"/>
                <w:szCs w:val="20"/>
              </w:rPr>
              <w:t>2703</w:t>
            </w:r>
          </w:p>
        </w:tc>
      </w:tr>
    </w:tbl>
    <w:p w14:paraId="4B7F6E57" w14:textId="77777777" w:rsidR="007C2236" w:rsidRDefault="007C2236" w:rsidP="007C2236">
      <w:pPr>
        <w:spacing w:after="0"/>
        <w:jc w:val="both"/>
        <w:rPr>
          <w:sz w:val="20"/>
          <w:szCs w:val="20"/>
        </w:rPr>
      </w:pPr>
    </w:p>
    <w:p w14:paraId="38CC821F" w14:textId="2948089E" w:rsidR="00513350" w:rsidRDefault="00513350" w:rsidP="007532C9">
      <w:pPr>
        <w:jc w:val="both"/>
        <w:rPr>
          <w:sz w:val="20"/>
          <w:szCs w:val="20"/>
        </w:rPr>
      </w:pPr>
      <w:r>
        <w:rPr>
          <w:sz w:val="20"/>
          <w:szCs w:val="20"/>
        </w:rPr>
        <w:t>One of the significant advantages of an expanded dataset is the increased representation of transition cases, which are essential for learning meaningful disease progression. Table 3 outlines the convertible cases for normal to mild cognitive (CN</w:t>
      </w:r>
      <w:r w:rsidRPr="002F002E">
        <w:t xml:space="preserve"> </w:t>
      </w:r>
      <w:r w:rsidRPr="002F002E">
        <w:rPr>
          <w:sz w:val="20"/>
          <w:szCs w:val="20"/>
        </w:rPr>
        <w:t xml:space="preserve">→ </w:t>
      </w:r>
      <w:r>
        <w:rPr>
          <w:sz w:val="20"/>
          <w:szCs w:val="20"/>
        </w:rPr>
        <w:t>MCI), normal to dementia (CN</w:t>
      </w:r>
      <w:r w:rsidRPr="002F002E">
        <w:t xml:space="preserve"> </w:t>
      </w:r>
      <w:r w:rsidRPr="002F002E">
        <w:rPr>
          <w:sz w:val="20"/>
          <w:szCs w:val="20"/>
        </w:rPr>
        <w:t xml:space="preserve">→ </w:t>
      </w:r>
      <w:r>
        <w:rPr>
          <w:sz w:val="20"/>
          <w:szCs w:val="20"/>
        </w:rPr>
        <w:t>AD), and mild cognitive to dementia (MCI</w:t>
      </w:r>
      <w:r w:rsidRPr="002F002E">
        <w:t xml:space="preserve"> </w:t>
      </w:r>
      <w:r w:rsidRPr="002F002E">
        <w:rPr>
          <w:sz w:val="20"/>
          <w:szCs w:val="20"/>
        </w:rPr>
        <w:t xml:space="preserve">→ </w:t>
      </w:r>
      <w:r>
        <w:rPr>
          <w:sz w:val="20"/>
          <w:szCs w:val="20"/>
        </w:rPr>
        <w:t>AD), as well as reverse conversion cases for mild cognitive to normal (MCI</w:t>
      </w:r>
      <w:r w:rsidRPr="002F002E">
        <w:t xml:space="preserve"> </w:t>
      </w:r>
      <w:r w:rsidRPr="002F002E">
        <w:rPr>
          <w:sz w:val="20"/>
          <w:szCs w:val="20"/>
        </w:rPr>
        <w:t xml:space="preserve">→ </w:t>
      </w:r>
      <w:r>
        <w:rPr>
          <w:sz w:val="20"/>
          <w:szCs w:val="20"/>
        </w:rPr>
        <w:t>CN) and dementia to mild cognitive (AD</w:t>
      </w:r>
      <w:r w:rsidRPr="002F002E">
        <w:t xml:space="preserve"> </w:t>
      </w:r>
      <w:r w:rsidRPr="002F002E">
        <w:rPr>
          <w:sz w:val="20"/>
          <w:szCs w:val="20"/>
        </w:rPr>
        <w:t xml:space="preserve">→ </w:t>
      </w:r>
      <w:r>
        <w:rPr>
          <w:sz w:val="20"/>
          <w:szCs w:val="20"/>
        </w:rPr>
        <w:t>MCI) between initial cohort selection and extended dataset.</w:t>
      </w:r>
    </w:p>
    <w:p w14:paraId="18A8C2B2" w14:textId="77777777" w:rsidR="00513350" w:rsidRDefault="00513350" w:rsidP="007C2236">
      <w:pPr>
        <w:pStyle w:val="Caption"/>
        <w:keepNext/>
        <w:spacing w:after="120"/>
        <w:jc w:val="center"/>
      </w:pPr>
      <w:r>
        <w:t xml:space="preserve">Table </w:t>
      </w:r>
      <w:fldSimple w:instr=" SEQ Table \* ARABIC ">
        <w:r>
          <w:rPr>
            <w:noProof/>
          </w:rPr>
          <w:t>3</w:t>
        </w:r>
      </w:fldSimple>
      <w:r>
        <w:t xml:space="preserve">: </w:t>
      </w:r>
      <w:r w:rsidRPr="00CF4FA5">
        <w:t>Transition Cases Between Consecutive Timepoints</w:t>
      </w:r>
    </w:p>
    <w:tbl>
      <w:tblPr>
        <w:tblStyle w:val="TableGrid"/>
        <w:tblW w:w="0" w:type="auto"/>
        <w:tblLook w:val="04A0" w:firstRow="1" w:lastRow="0" w:firstColumn="1" w:lastColumn="0" w:noHBand="0" w:noVBand="1"/>
      </w:tblPr>
      <w:tblGrid>
        <w:gridCol w:w="1440"/>
        <w:gridCol w:w="1251"/>
        <w:gridCol w:w="1360"/>
        <w:gridCol w:w="1266"/>
        <w:gridCol w:w="1409"/>
        <w:gridCol w:w="1265"/>
        <w:gridCol w:w="1359"/>
      </w:tblGrid>
      <w:tr w:rsidR="00513350" w14:paraId="364BF51A" w14:textId="77777777" w:rsidTr="004002BA">
        <w:trPr>
          <w:trHeight w:val="250"/>
        </w:trPr>
        <w:tc>
          <w:tcPr>
            <w:tcW w:w="1440" w:type="dxa"/>
            <w:vMerge w:val="restart"/>
          </w:tcPr>
          <w:p w14:paraId="1D41DB91" w14:textId="77777777" w:rsidR="00513350" w:rsidRDefault="00513350" w:rsidP="004002BA">
            <w:pPr>
              <w:rPr>
                <w:sz w:val="20"/>
                <w:szCs w:val="20"/>
              </w:rPr>
            </w:pPr>
            <w:r>
              <w:rPr>
                <w:sz w:val="20"/>
                <w:szCs w:val="20"/>
              </w:rPr>
              <w:t>Converters</w:t>
            </w:r>
          </w:p>
        </w:tc>
        <w:tc>
          <w:tcPr>
            <w:tcW w:w="2611" w:type="dxa"/>
            <w:gridSpan w:val="2"/>
          </w:tcPr>
          <w:p w14:paraId="0291064C" w14:textId="77777777" w:rsidR="00513350" w:rsidRDefault="00513350" w:rsidP="004002BA">
            <w:pPr>
              <w:rPr>
                <w:sz w:val="20"/>
                <w:szCs w:val="20"/>
              </w:rPr>
            </w:pPr>
            <w:r>
              <w:rPr>
                <w:sz w:val="20"/>
                <w:szCs w:val="20"/>
              </w:rPr>
              <w:t>T0 -&gt; T6</w:t>
            </w:r>
          </w:p>
        </w:tc>
        <w:tc>
          <w:tcPr>
            <w:tcW w:w="2675" w:type="dxa"/>
            <w:gridSpan w:val="2"/>
          </w:tcPr>
          <w:p w14:paraId="10AB4311" w14:textId="77777777" w:rsidR="00513350" w:rsidRDefault="00513350" w:rsidP="004002BA">
            <w:pPr>
              <w:rPr>
                <w:sz w:val="20"/>
                <w:szCs w:val="20"/>
              </w:rPr>
            </w:pPr>
            <w:r>
              <w:rPr>
                <w:sz w:val="20"/>
                <w:szCs w:val="20"/>
              </w:rPr>
              <w:t>T6 -&gt; T12</w:t>
            </w:r>
          </w:p>
        </w:tc>
        <w:tc>
          <w:tcPr>
            <w:tcW w:w="2624" w:type="dxa"/>
            <w:gridSpan w:val="2"/>
          </w:tcPr>
          <w:p w14:paraId="15389229" w14:textId="77777777" w:rsidR="00513350" w:rsidRDefault="00513350" w:rsidP="004002BA">
            <w:pPr>
              <w:rPr>
                <w:sz w:val="20"/>
                <w:szCs w:val="20"/>
              </w:rPr>
            </w:pPr>
            <w:r>
              <w:rPr>
                <w:sz w:val="20"/>
                <w:szCs w:val="20"/>
              </w:rPr>
              <w:t>T12 -&gt; T24</w:t>
            </w:r>
          </w:p>
        </w:tc>
      </w:tr>
      <w:tr w:rsidR="00513350" w14:paraId="2A11B2A5" w14:textId="77777777" w:rsidTr="004002BA">
        <w:trPr>
          <w:trHeight w:val="250"/>
        </w:trPr>
        <w:tc>
          <w:tcPr>
            <w:tcW w:w="1440" w:type="dxa"/>
            <w:vMerge/>
          </w:tcPr>
          <w:p w14:paraId="1B06C7DB" w14:textId="77777777" w:rsidR="00513350" w:rsidRDefault="00513350" w:rsidP="004002BA">
            <w:pPr>
              <w:rPr>
                <w:sz w:val="20"/>
                <w:szCs w:val="20"/>
              </w:rPr>
            </w:pPr>
          </w:p>
        </w:tc>
        <w:tc>
          <w:tcPr>
            <w:tcW w:w="1251" w:type="dxa"/>
          </w:tcPr>
          <w:p w14:paraId="6E2DD521" w14:textId="77777777" w:rsidR="00513350" w:rsidRDefault="00513350" w:rsidP="004002BA">
            <w:pPr>
              <w:rPr>
                <w:sz w:val="20"/>
                <w:szCs w:val="20"/>
              </w:rPr>
            </w:pPr>
            <w:r>
              <w:rPr>
                <w:sz w:val="20"/>
                <w:szCs w:val="20"/>
              </w:rPr>
              <w:t>Initial</w:t>
            </w:r>
          </w:p>
        </w:tc>
        <w:tc>
          <w:tcPr>
            <w:tcW w:w="1360" w:type="dxa"/>
          </w:tcPr>
          <w:p w14:paraId="6F563225" w14:textId="77777777" w:rsidR="00513350" w:rsidRDefault="00513350" w:rsidP="004002BA">
            <w:pPr>
              <w:rPr>
                <w:sz w:val="20"/>
                <w:szCs w:val="20"/>
              </w:rPr>
            </w:pPr>
            <w:r>
              <w:rPr>
                <w:sz w:val="20"/>
                <w:szCs w:val="20"/>
              </w:rPr>
              <w:t xml:space="preserve">Expanded </w:t>
            </w:r>
          </w:p>
        </w:tc>
        <w:tc>
          <w:tcPr>
            <w:tcW w:w="1266" w:type="dxa"/>
          </w:tcPr>
          <w:p w14:paraId="58CEA9A7" w14:textId="77777777" w:rsidR="00513350" w:rsidRDefault="00513350" w:rsidP="004002BA">
            <w:pPr>
              <w:rPr>
                <w:sz w:val="20"/>
                <w:szCs w:val="20"/>
              </w:rPr>
            </w:pPr>
            <w:r>
              <w:rPr>
                <w:sz w:val="20"/>
                <w:szCs w:val="20"/>
              </w:rPr>
              <w:t>Initial</w:t>
            </w:r>
          </w:p>
        </w:tc>
        <w:tc>
          <w:tcPr>
            <w:tcW w:w="1409" w:type="dxa"/>
          </w:tcPr>
          <w:p w14:paraId="0B4F6162" w14:textId="77777777" w:rsidR="00513350" w:rsidRDefault="00513350" w:rsidP="004002BA">
            <w:pPr>
              <w:rPr>
                <w:sz w:val="20"/>
                <w:szCs w:val="20"/>
              </w:rPr>
            </w:pPr>
            <w:r>
              <w:rPr>
                <w:sz w:val="20"/>
                <w:szCs w:val="20"/>
              </w:rPr>
              <w:t xml:space="preserve">Expanded </w:t>
            </w:r>
          </w:p>
        </w:tc>
        <w:tc>
          <w:tcPr>
            <w:tcW w:w="1265" w:type="dxa"/>
          </w:tcPr>
          <w:p w14:paraId="7F57ADC9" w14:textId="77777777" w:rsidR="00513350" w:rsidRDefault="00513350" w:rsidP="004002BA">
            <w:pPr>
              <w:rPr>
                <w:sz w:val="20"/>
                <w:szCs w:val="20"/>
              </w:rPr>
            </w:pPr>
            <w:r>
              <w:rPr>
                <w:sz w:val="20"/>
                <w:szCs w:val="20"/>
              </w:rPr>
              <w:t>Initial</w:t>
            </w:r>
          </w:p>
        </w:tc>
        <w:tc>
          <w:tcPr>
            <w:tcW w:w="1359" w:type="dxa"/>
          </w:tcPr>
          <w:p w14:paraId="61B2F945" w14:textId="77777777" w:rsidR="00513350" w:rsidRDefault="00513350" w:rsidP="004002BA">
            <w:pPr>
              <w:rPr>
                <w:sz w:val="20"/>
                <w:szCs w:val="20"/>
              </w:rPr>
            </w:pPr>
            <w:r>
              <w:rPr>
                <w:sz w:val="20"/>
                <w:szCs w:val="20"/>
              </w:rPr>
              <w:t xml:space="preserve">Expanded </w:t>
            </w:r>
          </w:p>
        </w:tc>
      </w:tr>
      <w:tr w:rsidR="00513350" w14:paraId="47BA23B3" w14:textId="77777777" w:rsidTr="004002BA">
        <w:trPr>
          <w:trHeight w:val="250"/>
        </w:trPr>
        <w:tc>
          <w:tcPr>
            <w:tcW w:w="1440" w:type="dxa"/>
          </w:tcPr>
          <w:p w14:paraId="03FF30F9" w14:textId="77777777" w:rsidR="00513350" w:rsidRDefault="00513350" w:rsidP="004002BA">
            <w:pPr>
              <w:rPr>
                <w:sz w:val="20"/>
                <w:szCs w:val="20"/>
              </w:rPr>
            </w:pPr>
            <w:r>
              <w:rPr>
                <w:sz w:val="20"/>
                <w:szCs w:val="20"/>
              </w:rPr>
              <w:t>CN</w:t>
            </w:r>
            <w:r w:rsidRPr="002F002E">
              <w:t xml:space="preserve"> </w:t>
            </w:r>
            <w:r w:rsidRPr="002F002E">
              <w:rPr>
                <w:sz w:val="20"/>
                <w:szCs w:val="20"/>
              </w:rPr>
              <w:t xml:space="preserve">→ </w:t>
            </w:r>
            <w:r>
              <w:rPr>
                <w:sz w:val="20"/>
                <w:szCs w:val="20"/>
              </w:rPr>
              <w:t>MCI</w:t>
            </w:r>
          </w:p>
        </w:tc>
        <w:tc>
          <w:tcPr>
            <w:tcW w:w="1251" w:type="dxa"/>
          </w:tcPr>
          <w:p w14:paraId="70066971" w14:textId="77777777" w:rsidR="00513350" w:rsidRDefault="00513350" w:rsidP="004002BA">
            <w:pPr>
              <w:rPr>
                <w:sz w:val="20"/>
                <w:szCs w:val="20"/>
              </w:rPr>
            </w:pPr>
            <w:r>
              <w:rPr>
                <w:sz w:val="20"/>
                <w:szCs w:val="20"/>
              </w:rPr>
              <w:t>11</w:t>
            </w:r>
          </w:p>
        </w:tc>
        <w:tc>
          <w:tcPr>
            <w:tcW w:w="1360" w:type="dxa"/>
          </w:tcPr>
          <w:p w14:paraId="4107FB9A" w14:textId="77777777" w:rsidR="00513350" w:rsidRDefault="00513350" w:rsidP="004002BA">
            <w:pPr>
              <w:rPr>
                <w:sz w:val="20"/>
                <w:szCs w:val="20"/>
              </w:rPr>
            </w:pPr>
            <w:r>
              <w:rPr>
                <w:sz w:val="20"/>
                <w:szCs w:val="20"/>
              </w:rPr>
              <w:t>11</w:t>
            </w:r>
          </w:p>
        </w:tc>
        <w:tc>
          <w:tcPr>
            <w:tcW w:w="1266" w:type="dxa"/>
          </w:tcPr>
          <w:p w14:paraId="6A4C1DFB" w14:textId="77777777" w:rsidR="00513350" w:rsidRDefault="00513350" w:rsidP="004002BA">
            <w:pPr>
              <w:rPr>
                <w:sz w:val="20"/>
                <w:szCs w:val="20"/>
              </w:rPr>
            </w:pPr>
            <w:r>
              <w:rPr>
                <w:sz w:val="20"/>
                <w:szCs w:val="20"/>
              </w:rPr>
              <w:t>8</w:t>
            </w:r>
          </w:p>
        </w:tc>
        <w:tc>
          <w:tcPr>
            <w:tcW w:w="1409" w:type="dxa"/>
          </w:tcPr>
          <w:p w14:paraId="05271AA0" w14:textId="77777777" w:rsidR="00513350" w:rsidRDefault="00513350" w:rsidP="004002BA">
            <w:pPr>
              <w:rPr>
                <w:sz w:val="20"/>
                <w:szCs w:val="20"/>
              </w:rPr>
            </w:pPr>
            <w:r>
              <w:rPr>
                <w:sz w:val="20"/>
                <w:szCs w:val="20"/>
              </w:rPr>
              <w:t>9</w:t>
            </w:r>
          </w:p>
        </w:tc>
        <w:tc>
          <w:tcPr>
            <w:tcW w:w="1265" w:type="dxa"/>
          </w:tcPr>
          <w:p w14:paraId="483529F1" w14:textId="77777777" w:rsidR="00513350" w:rsidRDefault="00513350" w:rsidP="004002BA">
            <w:pPr>
              <w:rPr>
                <w:sz w:val="20"/>
                <w:szCs w:val="20"/>
              </w:rPr>
            </w:pPr>
            <w:r>
              <w:rPr>
                <w:sz w:val="20"/>
                <w:szCs w:val="20"/>
              </w:rPr>
              <w:t>18</w:t>
            </w:r>
          </w:p>
        </w:tc>
        <w:tc>
          <w:tcPr>
            <w:tcW w:w="1359" w:type="dxa"/>
          </w:tcPr>
          <w:p w14:paraId="3A96D6C5" w14:textId="77777777" w:rsidR="00513350" w:rsidRDefault="00513350" w:rsidP="004002BA">
            <w:pPr>
              <w:rPr>
                <w:sz w:val="20"/>
                <w:szCs w:val="20"/>
              </w:rPr>
            </w:pPr>
            <w:r>
              <w:rPr>
                <w:sz w:val="20"/>
                <w:szCs w:val="20"/>
              </w:rPr>
              <w:t>64</w:t>
            </w:r>
          </w:p>
        </w:tc>
      </w:tr>
      <w:tr w:rsidR="00513350" w14:paraId="628A69D9" w14:textId="77777777" w:rsidTr="004002BA">
        <w:trPr>
          <w:trHeight w:val="250"/>
        </w:trPr>
        <w:tc>
          <w:tcPr>
            <w:tcW w:w="1440" w:type="dxa"/>
          </w:tcPr>
          <w:p w14:paraId="4AF86597" w14:textId="77777777" w:rsidR="00513350" w:rsidRDefault="00513350" w:rsidP="004002BA">
            <w:pPr>
              <w:rPr>
                <w:sz w:val="20"/>
                <w:szCs w:val="20"/>
              </w:rPr>
            </w:pPr>
            <w:r>
              <w:rPr>
                <w:sz w:val="20"/>
                <w:szCs w:val="20"/>
              </w:rPr>
              <w:t>CN</w:t>
            </w:r>
            <w:r w:rsidRPr="002F002E">
              <w:t xml:space="preserve"> </w:t>
            </w:r>
            <w:r w:rsidRPr="002F002E">
              <w:rPr>
                <w:sz w:val="20"/>
                <w:szCs w:val="20"/>
              </w:rPr>
              <w:t xml:space="preserve">→ </w:t>
            </w:r>
            <w:r>
              <w:rPr>
                <w:sz w:val="20"/>
                <w:szCs w:val="20"/>
              </w:rPr>
              <w:t>AD</w:t>
            </w:r>
          </w:p>
        </w:tc>
        <w:tc>
          <w:tcPr>
            <w:tcW w:w="1251" w:type="dxa"/>
          </w:tcPr>
          <w:p w14:paraId="365E2A59" w14:textId="77777777" w:rsidR="00513350" w:rsidRDefault="00513350" w:rsidP="004002BA">
            <w:pPr>
              <w:rPr>
                <w:sz w:val="20"/>
                <w:szCs w:val="20"/>
              </w:rPr>
            </w:pPr>
            <w:r>
              <w:rPr>
                <w:sz w:val="20"/>
                <w:szCs w:val="20"/>
              </w:rPr>
              <w:t>0</w:t>
            </w:r>
          </w:p>
        </w:tc>
        <w:tc>
          <w:tcPr>
            <w:tcW w:w="1360" w:type="dxa"/>
          </w:tcPr>
          <w:p w14:paraId="558B5FAA" w14:textId="77777777" w:rsidR="00513350" w:rsidRDefault="00513350" w:rsidP="004002BA">
            <w:pPr>
              <w:rPr>
                <w:sz w:val="20"/>
                <w:szCs w:val="20"/>
              </w:rPr>
            </w:pPr>
            <w:r>
              <w:rPr>
                <w:sz w:val="20"/>
                <w:szCs w:val="20"/>
              </w:rPr>
              <w:t>0</w:t>
            </w:r>
          </w:p>
        </w:tc>
        <w:tc>
          <w:tcPr>
            <w:tcW w:w="1266" w:type="dxa"/>
          </w:tcPr>
          <w:p w14:paraId="5EE1D399" w14:textId="77777777" w:rsidR="00513350" w:rsidRDefault="00513350" w:rsidP="004002BA">
            <w:pPr>
              <w:rPr>
                <w:sz w:val="20"/>
                <w:szCs w:val="20"/>
              </w:rPr>
            </w:pPr>
            <w:r>
              <w:rPr>
                <w:sz w:val="20"/>
                <w:szCs w:val="20"/>
              </w:rPr>
              <w:t>0</w:t>
            </w:r>
          </w:p>
        </w:tc>
        <w:tc>
          <w:tcPr>
            <w:tcW w:w="1409" w:type="dxa"/>
          </w:tcPr>
          <w:p w14:paraId="187F826E" w14:textId="77777777" w:rsidR="00513350" w:rsidRDefault="00513350" w:rsidP="004002BA">
            <w:pPr>
              <w:rPr>
                <w:sz w:val="20"/>
                <w:szCs w:val="20"/>
              </w:rPr>
            </w:pPr>
            <w:r>
              <w:rPr>
                <w:sz w:val="20"/>
                <w:szCs w:val="20"/>
              </w:rPr>
              <w:t>0</w:t>
            </w:r>
          </w:p>
        </w:tc>
        <w:tc>
          <w:tcPr>
            <w:tcW w:w="1265" w:type="dxa"/>
          </w:tcPr>
          <w:p w14:paraId="6EBB7460" w14:textId="77777777" w:rsidR="00513350" w:rsidRDefault="00513350" w:rsidP="004002BA">
            <w:pPr>
              <w:rPr>
                <w:sz w:val="20"/>
                <w:szCs w:val="20"/>
              </w:rPr>
            </w:pPr>
            <w:r>
              <w:rPr>
                <w:sz w:val="20"/>
                <w:szCs w:val="20"/>
              </w:rPr>
              <w:t>0</w:t>
            </w:r>
          </w:p>
        </w:tc>
        <w:tc>
          <w:tcPr>
            <w:tcW w:w="1359" w:type="dxa"/>
          </w:tcPr>
          <w:p w14:paraId="286C6C7B" w14:textId="77777777" w:rsidR="00513350" w:rsidRDefault="00513350" w:rsidP="004002BA">
            <w:pPr>
              <w:rPr>
                <w:sz w:val="20"/>
                <w:szCs w:val="20"/>
              </w:rPr>
            </w:pPr>
            <w:r>
              <w:rPr>
                <w:sz w:val="20"/>
                <w:szCs w:val="20"/>
              </w:rPr>
              <w:t>3</w:t>
            </w:r>
          </w:p>
        </w:tc>
      </w:tr>
      <w:tr w:rsidR="00513350" w14:paraId="690C4977" w14:textId="77777777" w:rsidTr="004002BA">
        <w:trPr>
          <w:trHeight w:val="250"/>
        </w:trPr>
        <w:tc>
          <w:tcPr>
            <w:tcW w:w="1440" w:type="dxa"/>
          </w:tcPr>
          <w:p w14:paraId="730B8864" w14:textId="77777777" w:rsidR="00513350" w:rsidRDefault="00513350" w:rsidP="004002BA">
            <w:pPr>
              <w:rPr>
                <w:sz w:val="20"/>
                <w:szCs w:val="20"/>
              </w:rPr>
            </w:pPr>
            <w:r>
              <w:rPr>
                <w:sz w:val="20"/>
                <w:szCs w:val="20"/>
              </w:rPr>
              <w:t>MCI</w:t>
            </w:r>
            <w:r w:rsidRPr="002F002E">
              <w:t xml:space="preserve"> </w:t>
            </w:r>
            <w:r w:rsidRPr="002F002E">
              <w:rPr>
                <w:sz w:val="20"/>
                <w:szCs w:val="20"/>
              </w:rPr>
              <w:t xml:space="preserve">→ </w:t>
            </w:r>
            <w:r>
              <w:rPr>
                <w:sz w:val="20"/>
                <w:szCs w:val="20"/>
              </w:rPr>
              <w:t>CN</w:t>
            </w:r>
          </w:p>
        </w:tc>
        <w:tc>
          <w:tcPr>
            <w:tcW w:w="1251" w:type="dxa"/>
          </w:tcPr>
          <w:p w14:paraId="1C7C4703" w14:textId="77777777" w:rsidR="00513350" w:rsidRDefault="00513350" w:rsidP="004002BA">
            <w:pPr>
              <w:rPr>
                <w:sz w:val="20"/>
                <w:szCs w:val="20"/>
              </w:rPr>
            </w:pPr>
            <w:r>
              <w:rPr>
                <w:sz w:val="20"/>
                <w:szCs w:val="20"/>
              </w:rPr>
              <w:t>8</w:t>
            </w:r>
          </w:p>
        </w:tc>
        <w:tc>
          <w:tcPr>
            <w:tcW w:w="1360" w:type="dxa"/>
          </w:tcPr>
          <w:p w14:paraId="66BCFA1B" w14:textId="77777777" w:rsidR="00513350" w:rsidRDefault="00513350" w:rsidP="004002BA">
            <w:pPr>
              <w:rPr>
                <w:sz w:val="20"/>
                <w:szCs w:val="20"/>
              </w:rPr>
            </w:pPr>
            <w:r>
              <w:rPr>
                <w:sz w:val="20"/>
                <w:szCs w:val="20"/>
              </w:rPr>
              <w:t>12</w:t>
            </w:r>
          </w:p>
        </w:tc>
        <w:tc>
          <w:tcPr>
            <w:tcW w:w="1266" w:type="dxa"/>
          </w:tcPr>
          <w:p w14:paraId="7AD3CA9A" w14:textId="77777777" w:rsidR="00513350" w:rsidRDefault="00513350" w:rsidP="004002BA">
            <w:pPr>
              <w:rPr>
                <w:sz w:val="20"/>
                <w:szCs w:val="20"/>
              </w:rPr>
            </w:pPr>
            <w:r>
              <w:rPr>
                <w:sz w:val="20"/>
                <w:szCs w:val="20"/>
              </w:rPr>
              <w:t>20</w:t>
            </w:r>
          </w:p>
        </w:tc>
        <w:tc>
          <w:tcPr>
            <w:tcW w:w="1409" w:type="dxa"/>
          </w:tcPr>
          <w:p w14:paraId="2A106C42" w14:textId="77777777" w:rsidR="00513350" w:rsidRDefault="00513350" w:rsidP="004002BA">
            <w:pPr>
              <w:rPr>
                <w:sz w:val="20"/>
                <w:szCs w:val="20"/>
              </w:rPr>
            </w:pPr>
            <w:r>
              <w:rPr>
                <w:sz w:val="20"/>
                <w:szCs w:val="20"/>
              </w:rPr>
              <w:t>21</w:t>
            </w:r>
          </w:p>
        </w:tc>
        <w:tc>
          <w:tcPr>
            <w:tcW w:w="1265" w:type="dxa"/>
          </w:tcPr>
          <w:p w14:paraId="5315F29F" w14:textId="77777777" w:rsidR="00513350" w:rsidRDefault="00513350" w:rsidP="004002BA">
            <w:pPr>
              <w:rPr>
                <w:sz w:val="20"/>
                <w:szCs w:val="20"/>
              </w:rPr>
            </w:pPr>
            <w:r>
              <w:rPr>
                <w:sz w:val="20"/>
                <w:szCs w:val="20"/>
              </w:rPr>
              <w:t>17</w:t>
            </w:r>
          </w:p>
        </w:tc>
        <w:tc>
          <w:tcPr>
            <w:tcW w:w="1359" w:type="dxa"/>
          </w:tcPr>
          <w:p w14:paraId="0C09A504" w14:textId="77777777" w:rsidR="00513350" w:rsidRDefault="00513350" w:rsidP="004002BA">
            <w:pPr>
              <w:rPr>
                <w:sz w:val="20"/>
                <w:szCs w:val="20"/>
              </w:rPr>
            </w:pPr>
            <w:r>
              <w:rPr>
                <w:sz w:val="20"/>
                <w:szCs w:val="20"/>
              </w:rPr>
              <w:t>51</w:t>
            </w:r>
          </w:p>
        </w:tc>
      </w:tr>
      <w:tr w:rsidR="00513350" w14:paraId="549EC3F8" w14:textId="77777777" w:rsidTr="004002BA">
        <w:trPr>
          <w:trHeight w:val="250"/>
        </w:trPr>
        <w:tc>
          <w:tcPr>
            <w:tcW w:w="1440" w:type="dxa"/>
          </w:tcPr>
          <w:p w14:paraId="176B5138" w14:textId="77777777" w:rsidR="00513350" w:rsidRDefault="00513350" w:rsidP="004002BA">
            <w:pPr>
              <w:rPr>
                <w:sz w:val="20"/>
                <w:szCs w:val="20"/>
              </w:rPr>
            </w:pPr>
            <w:r>
              <w:rPr>
                <w:sz w:val="20"/>
                <w:szCs w:val="20"/>
              </w:rPr>
              <w:t>MCI</w:t>
            </w:r>
            <w:r w:rsidRPr="002F002E">
              <w:t xml:space="preserve"> </w:t>
            </w:r>
            <w:r w:rsidRPr="002F002E">
              <w:rPr>
                <w:sz w:val="20"/>
                <w:szCs w:val="20"/>
              </w:rPr>
              <w:t xml:space="preserve">→ </w:t>
            </w:r>
            <w:r>
              <w:rPr>
                <w:sz w:val="20"/>
                <w:szCs w:val="20"/>
              </w:rPr>
              <w:t>AD</w:t>
            </w:r>
          </w:p>
        </w:tc>
        <w:tc>
          <w:tcPr>
            <w:tcW w:w="1251" w:type="dxa"/>
          </w:tcPr>
          <w:p w14:paraId="0B1795E8" w14:textId="77777777" w:rsidR="00513350" w:rsidRDefault="00513350" w:rsidP="004002BA">
            <w:pPr>
              <w:rPr>
                <w:sz w:val="20"/>
                <w:szCs w:val="20"/>
              </w:rPr>
            </w:pPr>
            <w:r>
              <w:rPr>
                <w:sz w:val="20"/>
                <w:szCs w:val="20"/>
              </w:rPr>
              <w:t>45</w:t>
            </w:r>
          </w:p>
        </w:tc>
        <w:tc>
          <w:tcPr>
            <w:tcW w:w="1360" w:type="dxa"/>
          </w:tcPr>
          <w:p w14:paraId="22DEA07A" w14:textId="77777777" w:rsidR="00513350" w:rsidRDefault="00513350" w:rsidP="004002BA">
            <w:pPr>
              <w:rPr>
                <w:sz w:val="20"/>
                <w:szCs w:val="20"/>
              </w:rPr>
            </w:pPr>
            <w:r>
              <w:rPr>
                <w:sz w:val="20"/>
                <w:szCs w:val="20"/>
              </w:rPr>
              <w:t>182</w:t>
            </w:r>
          </w:p>
        </w:tc>
        <w:tc>
          <w:tcPr>
            <w:tcW w:w="1266" w:type="dxa"/>
          </w:tcPr>
          <w:p w14:paraId="51BF2ED4" w14:textId="77777777" w:rsidR="00513350" w:rsidRDefault="00513350" w:rsidP="004002BA">
            <w:pPr>
              <w:rPr>
                <w:sz w:val="20"/>
                <w:szCs w:val="20"/>
              </w:rPr>
            </w:pPr>
            <w:r>
              <w:rPr>
                <w:sz w:val="20"/>
                <w:szCs w:val="20"/>
              </w:rPr>
              <w:t>68</w:t>
            </w:r>
          </w:p>
        </w:tc>
        <w:tc>
          <w:tcPr>
            <w:tcW w:w="1409" w:type="dxa"/>
          </w:tcPr>
          <w:p w14:paraId="2E7451EF" w14:textId="77777777" w:rsidR="00513350" w:rsidRDefault="00513350" w:rsidP="004002BA">
            <w:pPr>
              <w:rPr>
                <w:sz w:val="20"/>
                <w:szCs w:val="20"/>
              </w:rPr>
            </w:pPr>
            <w:r>
              <w:rPr>
                <w:sz w:val="20"/>
                <w:szCs w:val="20"/>
              </w:rPr>
              <w:t>136</w:t>
            </w:r>
          </w:p>
        </w:tc>
        <w:tc>
          <w:tcPr>
            <w:tcW w:w="1265" w:type="dxa"/>
          </w:tcPr>
          <w:p w14:paraId="3F780C46" w14:textId="77777777" w:rsidR="00513350" w:rsidRDefault="00513350" w:rsidP="004002BA">
            <w:pPr>
              <w:rPr>
                <w:sz w:val="20"/>
                <w:szCs w:val="20"/>
              </w:rPr>
            </w:pPr>
            <w:r>
              <w:rPr>
                <w:sz w:val="20"/>
                <w:szCs w:val="20"/>
              </w:rPr>
              <w:t>106</w:t>
            </w:r>
          </w:p>
        </w:tc>
        <w:tc>
          <w:tcPr>
            <w:tcW w:w="1359" w:type="dxa"/>
          </w:tcPr>
          <w:p w14:paraId="7B7BBA15" w14:textId="77777777" w:rsidR="00513350" w:rsidRDefault="00513350" w:rsidP="004002BA">
            <w:pPr>
              <w:rPr>
                <w:sz w:val="20"/>
                <w:szCs w:val="20"/>
              </w:rPr>
            </w:pPr>
            <w:r>
              <w:rPr>
                <w:sz w:val="20"/>
                <w:szCs w:val="20"/>
              </w:rPr>
              <w:t>214</w:t>
            </w:r>
          </w:p>
        </w:tc>
      </w:tr>
      <w:tr w:rsidR="00513350" w14:paraId="394F2DFD" w14:textId="77777777" w:rsidTr="004002BA">
        <w:trPr>
          <w:trHeight w:val="250"/>
        </w:trPr>
        <w:tc>
          <w:tcPr>
            <w:tcW w:w="1440" w:type="dxa"/>
          </w:tcPr>
          <w:p w14:paraId="69D0E32C" w14:textId="77777777" w:rsidR="00513350" w:rsidRDefault="00513350" w:rsidP="004002BA">
            <w:pPr>
              <w:rPr>
                <w:sz w:val="20"/>
                <w:szCs w:val="20"/>
              </w:rPr>
            </w:pPr>
            <w:r>
              <w:rPr>
                <w:sz w:val="20"/>
                <w:szCs w:val="20"/>
              </w:rPr>
              <w:t>AD</w:t>
            </w:r>
            <w:r w:rsidRPr="002F002E">
              <w:t xml:space="preserve"> </w:t>
            </w:r>
            <w:r w:rsidRPr="002F002E">
              <w:rPr>
                <w:sz w:val="20"/>
                <w:szCs w:val="20"/>
              </w:rPr>
              <w:t xml:space="preserve">→ </w:t>
            </w:r>
            <w:r>
              <w:rPr>
                <w:sz w:val="20"/>
                <w:szCs w:val="20"/>
              </w:rPr>
              <w:t>MCI</w:t>
            </w:r>
          </w:p>
        </w:tc>
        <w:tc>
          <w:tcPr>
            <w:tcW w:w="1251" w:type="dxa"/>
          </w:tcPr>
          <w:p w14:paraId="0DA80646" w14:textId="77777777" w:rsidR="00513350" w:rsidRDefault="00513350" w:rsidP="004002BA">
            <w:pPr>
              <w:rPr>
                <w:sz w:val="20"/>
                <w:szCs w:val="20"/>
              </w:rPr>
            </w:pPr>
            <w:r>
              <w:rPr>
                <w:sz w:val="20"/>
                <w:szCs w:val="20"/>
              </w:rPr>
              <w:t>3</w:t>
            </w:r>
          </w:p>
        </w:tc>
        <w:tc>
          <w:tcPr>
            <w:tcW w:w="1360" w:type="dxa"/>
          </w:tcPr>
          <w:p w14:paraId="02056581" w14:textId="77777777" w:rsidR="00513350" w:rsidRDefault="00513350" w:rsidP="004002BA">
            <w:pPr>
              <w:rPr>
                <w:sz w:val="20"/>
                <w:szCs w:val="20"/>
              </w:rPr>
            </w:pPr>
            <w:r>
              <w:rPr>
                <w:sz w:val="20"/>
                <w:szCs w:val="20"/>
              </w:rPr>
              <w:t>6</w:t>
            </w:r>
          </w:p>
        </w:tc>
        <w:tc>
          <w:tcPr>
            <w:tcW w:w="1266" w:type="dxa"/>
          </w:tcPr>
          <w:p w14:paraId="2413B093" w14:textId="77777777" w:rsidR="00513350" w:rsidRDefault="00513350" w:rsidP="004002BA">
            <w:pPr>
              <w:rPr>
                <w:sz w:val="20"/>
                <w:szCs w:val="20"/>
              </w:rPr>
            </w:pPr>
            <w:r>
              <w:rPr>
                <w:sz w:val="20"/>
                <w:szCs w:val="20"/>
              </w:rPr>
              <w:t>3</w:t>
            </w:r>
          </w:p>
        </w:tc>
        <w:tc>
          <w:tcPr>
            <w:tcW w:w="1409" w:type="dxa"/>
          </w:tcPr>
          <w:p w14:paraId="2269BF6A" w14:textId="77777777" w:rsidR="00513350" w:rsidRDefault="00513350" w:rsidP="004002BA">
            <w:pPr>
              <w:rPr>
                <w:sz w:val="20"/>
                <w:szCs w:val="20"/>
              </w:rPr>
            </w:pPr>
            <w:r>
              <w:rPr>
                <w:sz w:val="20"/>
                <w:szCs w:val="20"/>
              </w:rPr>
              <w:t>4</w:t>
            </w:r>
          </w:p>
        </w:tc>
        <w:tc>
          <w:tcPr>
            <w:tcW w:w="1265" w:type="dxa"/>
          </w:tcPr>
          <w:p w14:paraId="4DE0FEFA" w14:textId="77777777" w:rsidR="00513350" w:rsidRDefault="00513350" w:rsidP="004002BA">
            <w:pPr>
              <w:rPr>
                <w:sz w:val="20"/>
                <w:szCs w:val="20"/>
              </w:rPr>
            </w:pPr>
            <w:r>
              <w:rPr>
                <w:sz w:val="20"/>
                <w:szCs w:val="20"/>
              </w:rPr>
              <w:t>4</w:t>
            </w:r>
          </w:p>
        </w:tc>
        <w:tc>
          <w:tcPr>
            <w:tcW w:w="1359" w:type="dxa"/>
          </w:tcPr>
          <w:p w14:paraId="4BA2A2DF" w14:textId="77777777" w:rsidR="00513350" w:rsidRDefault="00513350" w:rsidP="004002BA">
            <w:pPr>
              <w:rPr>
                <w:sz w:val="20"/>
                <w:szCs w:val="20"/>
              </w:rPr>
            </w:pPr>
            <w:r>
              <w:rPr>
                <w:sz w:val="20"/>
                <w:szCs w:val="20"/>
              </w:rPr>
              <w:t>9</w:t>
            </w:r>
          </w:p>
        </w:tc>
      </w:tr>
    </w:tbl>
    <w:p w14:paraId="2DA408BF" w14:textId="67C8ED7A" w:rsidR="00513350" w:rsidRPr="00CA624B" w:rsidRDefault="00513350" w:rsidP="007C2236">
      <w:pPr>
        <w:jc w:val="both"/>
        <w:rPr>
          <w:sz w:val="20"/>
          <w:szCs w:val="20"/>
        </w:rPr>
      </w:pPr>
      <w:r>
        <w:rPr>
          <w:sz w:val="20"/>
          <w:szCs w:val="20"/>
        </w:rPr>
        <w:br/>
      </w:r>
      <w:r w:rsidRPr="00CA624B">
        <w:rPr>
          <w:sz w:val="20"/>
          <w:szCs w:val="20"/>
        </w:rPr>
        <w:t xml:space="preserve">Table 4 </w:t>
      </w:r>
      <w:r>
        <w:rPr>
          <w:sz w:val="20"/>
          <w:szCs w:val="20"/>
        </w:rPr>
        <w:t xml:space="preserve">characterizes the dataset’s distribution based on stability and conversion status by comparing the diagnosis group at baseline (T0) with the rest of the predictive period. The subject is considered stable if the diagnosis class </w:t>
      </w:r>
      <w:r w:rsidR="00261DE3">
        <w:rPr>
          <w:sz w:val="20"/>
          <w:szCs w:val="20"/>
        </w:rPr>
        <w:t xml:space="preserve">through </w:t>
      </w:r>
      <w:r>
        <w:rPr>
          <w:sz w:val="20"/>
          <w:szCs w:val="20"/>
        </w:rPr>
        <w:t xml:space="preserve">T0 </w:t>
      </w:r>
      <w:r w:rsidR="00261DE3">
        <w:rPr>
          <w:sz w:val="20"/>
          <w:szCs w:val="20"/>
        </w:rPr>
        <w:t>to</w:t>
      </w:r>
      <w:r>
        <w:rPr>
          <w:sz w:val="20"/>
          <w:szCs w:val="20"/>
        </w:rPr>
        <w:t xml:space="preserve"> T24 remains the same; if it transitions from one class to another at any time point, it is classified as a convertible case. Each diagnosis class is divided into stable or convertible groups.</w:t>
      </w:r>
    </w:p>
    <w:p w14:paraId="08F045F5" w14:textId="77777777" w:rsidR="00513350" w:rsidRDefault="00513350" w:rsidP="007C2236">
      <w:pPr>
        <w:pStyle w:val="Caption"/>
        <w:keepNext/>
        <w:spacing w:after="120"/>
        <w:jc w:val="center"/>
      </w:pPr>
      <w:r>
        <w:t xml:space="preserve">Table </w:t>
      </w:r>
      <w:fldSimple w:instr=" SEQ Table \* ARABIC ">
        <w:r>
          <w:rPr>
            <w:noProof/>
          </w:rPr>
          <w:t>4</w:t>
        </w:r>
      </w:fldSimple>
      <w:r>
        <w:t xml:space="preserve">: </w:t>
      </w:r>
      <w:r w:rsidRPr="00527AF1">
        <w:t xml:space="preserve">Diagnostic Distribution </w:t>
      </w:r>
      <w:r>
        <w:t xml:space="preserve">by </w:t>
      </w:r>
      <w:r w:rsidRPr="00527AF1">
        <w:t>Longitudinal Stability</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030"/>
        <w:gridCol w:w="1087"/>
        <w:gridCol w:w="5942"/>
      </w:tblGrid>
      <w:tr w:rsidR="00513350" w:rsidRPr="00CA624B" w14:paraId="09516DD6" w14:textId="77777777" w:rsidTr="004002BA">
        <w:trPr>
          <w:trHeight w:val="296"/>
          <w:jc w:val="center"/>
        </w:trPr>
        <w:tc>
          <w:tcPr>
            <w:tcW w:w="1291" w:type="dxa"/>
            <w:noWrap/>
            <w:vAlign w:val="bottom"/>
          </w:tcPr>
          <w:p w14:paraId="04B86ED2" w14:textId="77777777" w:rsidR="00513350" w:rsidRPr="00CA624B" w:rsidRDefault="00513350" w:rsidP="004002BA">
            <w:pPr>
              <w:spacing w:after="0" w:line="240" w:lineRule="auto"/>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Status Group</w:t>
            </w:r>
          </w:p>
        </w:tc>
        <w:tc>
          <w:tcPr>
            <w:tcW w:w="1030" w:type="dxa"/>
          </w:tcPr>
          <w:p w14:paraId="32802536"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Pr>
                <w:sz w:val="20"/>
                <w:szCs w:val="20"/>
              </w:rPr>
              <w:t>Initial</w:t>
            </w:r>
          </w:p>
        </w:tc>
        <w:tc>
          <w:tcPr>
            <w:tcW w:w="1087" w:type="dxa"/>
            <w:noWrap/>
          </w:tcPr>
          <w:p w14:paraId="792067EC"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Pr>
                <w:sz w:val="20"/>
                <w:szCs w:val="20"/>
              </w:rPr>
              <w:t xml:space="preserve">Expanded </w:t>
            </w:r>
          </w:p>
        </w:tc>
        <w:tc>
          <w:tcPr>
            <w:tcW w:w="5942" w:type="dxa"/>
          </w:tcPr>
          <w:p w14:paraId="6B3FCABC" w14:textId="77777777" w:rsidR="00513350" w:rsidRPr="00CA624B" w:rsidRDefault="00513350" w:rsidP="004002BA">
            <w:pPr>
              <w:spacing w:after="0" w:line="240" w:lineRule="auto"/>
              <w:jc w:val="center"/>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Remarks</w:t>
            </w:r>
          </w:p>
        </w:tc>
      </w:tr>
      <w:tr w:rsidR="00513350" w:rsidRPr="00CA624B" w14:paraId="75F9C5AA" w14:textId="77777777" w:rsidTr="004002BA">
        <w:trPr>
          <w:trHeight w:val="296"/>
          <w:jc w:val="center"/>
        </w:trPr>
        <w:tc>
          <w:tcPr>
            <w:tcW w:w="1291" w:type="dxa"/>
            <w:noWrap/>
            <w:vAlign w:val="bottom"/>
            <w:hideMark/>
          </w:tcPr>
          <w:p w14:paraId="13EF4EA3" w14:textId="77777777" w:rsidR="00513350" w:rsidRPr="00CA624B" w:rsidRDefault="00513350" w:rsidP="004002BA">
            <w:pPr>
              <w:spacing w:after="0" w:line="240" w:lineRule="auto"/>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CN</w:t>
            </w:r>
          </w:p>
        </w:tc>
        <w:tc>
          <w:tcPr>
            <w:tcW w:w="1030" w:type="dxa"/>
          </w:tcPr>
          <w:p w14:paraId="5EA876EA"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415</w:t>
            </w:r>
          </w:p>
        </w:tc>
        <w:tc>
          <w:tcPr>
            <w:tcW w:w="1087" w:type="dxa"/>
            <w:noWrap/>
            <w:vAlign w:val="bottom"/>
          </w:tcPr>
          <w:p w14:paraId="7FE6D595"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1</w:t>
            </w:r>
            <w:r>
              <w:rPr>
                <w:rFonts w:ascii="Calibri" w:eastAsia="Times New Roman" w:hAnsi="Calibri" w:cs="Calibri"/>
                <w:color w:val="000000"/>
                <w:kern w:val="0"/>
                <w:sz w:val="20"/>
                <w:szCs w:val="20"/>
                <w14:ligatures w14:val="none"/>
              </w:rPr>
              <w:t>295</w:t>
            </w:r>
          </w:p>
        </w:tc>
        <w:tc>
          <w:tcPr>
            <w:tcW w:w="5942" w:type="dxa"/>
          </w:tcPr>
          <w:p w14:paraId="559CA884" w14:textId="77777777" w:rsidR="00513350" w:rsidRPr="00CA624B" w:rsidRDefault="00513350" w:rsidP="004002BA">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Remained CN throughout 2 years</w:t>
            </w:r>
          </w:p>
        </w:tc>
      </w:tr>
      <w:tr w:rsidR="00513350" w:rsidRPr="00CA624B" w14:paraId="1C5B139E" w14:textId="77777777" w:rsidTr="004002BA">
        <w:trPr>
          <w:trHeight w:val="296"/>
          <w:jc w:val="center"/>
        </w:trPr>
        <w:tc>
          <w:tcPr>
            <w:tcW w:w="1291" w:type="dxa"/>
            <w:noWrap/>
            <w:vAlign w:val="bottom"/>
            <w:hideMark/>
          </w:tcPr>
          <w:p w14:paraId="0A20F250" w14:textId="77777777" w:rsidR="00513350" w:rsidRPr="00CA624B" w:rsidRDefault="00513350" w:rsidP="004002BA">
            <w:pPr>
              <w:spacing w:after="0" w:line="240" w:lineRule="auto"/>
              <w:rPr>
                <w:rFonts w:ascii="Calibri" w:eastAsia="Times New Roman" w:hAnsi="Calibri" w:cs="Calibri"/>
                <w:color w:val="000000"/>
                <w:kern w:val="0"/>
                <w:sz w:val="20"/>
                <w:szCs w:val="20"/>
                <w14:ligatures w14:val="none"/>
              </w:rPr>
            </w:pPr>
            <w:proofErr w:type="spellStart"/>
            <w:r w:rsidRPr="00CA624B">
              <w:rPr>
                <w:rFonts w:ascii="Calibri" w:eastAsia="Times New Roman" w:hAnsi="Calibri" w:cs="Calibri"/>
                <w:color w:val="000000"/>
                <w:kern w:val="0"/>
                <w:sz w:val="20"/>
                <w:szCs w:val="20"/>
                <w14:ligatures w14:val="none"/>
              </w:rPr>
              <w:t>CNc</w:t>
            </w:r>
            <w:proofErr w:type="spellEnd"/>
          </w:p>
        </w:tc>
        <w:tc>
          <w:tcPr>
            <w:tcW w:w="1030" w:type="dxa"/>
          </w:tcPr>
          <w:p w14:paraId="2CFC9BBD"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30</w:t>
            </w:r>
          </w:p>
        </w:tc>
        <w:tc>
          <w:tcPr>
            <w:tcW w:w="1087" w:type="dxa"/>
            <w:noWrap/>
            <w:vAlign w:val="bottom"/>
          </w:tcPr>
          <w:p w14:paraId="71EF6FBC"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78</w:t>
            </w:r>
          </w:p>
        </w:tc>
        <w:tc>
          <w:tcPr>
            <w:tcW w:w="5942" w:type="dxa"/>
          </w:tcPr>
          <w:p w14:paraId="099E637B" w14:textId="77777777" w:rsidR="00513350" w:rsidRPr="00CA624B" w:rsidRDefault="00513350" w:rsidP="004002BA">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C</w:t>
            </w:r>
            <w:r w:rsidRPr="00E672D1">
              <w:rPr>
                <w:rFonts w:ascii="Calibri" w:eastAsia="Times New Roman" w:hAnsi="Calibri" w:cs="Calibri"/>
                <w:color w:val="000000"/>
                <w:kern w:val="0"/>
                <w:sz w:val="20"/>
                <w:szCs w:val="20"/>
                <w14:ligatures w14:val="none"/>
              </w:rPr>
              <w:t xml:space="preserve">N </w:t>
            </w:r>
            <w:r>
              <w:rPr>
                <w:rFonts w:ascii="Calibri" w:eastAsia="Times New Roman" w:hAnsi="Calibri" w:cs="Calibri"/>
                <w:color w:val="000000"/>
                <w:kern w:val="0"/>
                <w:sz w:val="20"/>
                <w:szCs w:val="20"/>
                <w14:ligatures w14:val="none"/>
              </w:rPr>
              <w:t xml:space="preserve">at T0 </w:t>
            </w:r>
            <w:r w:rsidRPr="00E672D1">
              <w:rPr>
                <w:rFonts w:ascii="Calibri" w:eastAsia="Times New Roman" w:hAnsi="Calibri" w:cs="Calibri"/>
                <w:color w:val="000000"/>
                <w:kern w:val="0"/>
                <w:sz w:val="20"/>
                <w:szCs w:val="20"/>
                <w14:ligatures w14:val="none"/>
              </w:rPr>
              <w:t>converted to MCI/AD within 2 years</w:t>
            </w:r>
          </w:p>
        </w:tc>
      </w:tr>
      <w:tr w:rsidR="00513350" w:rsidRPr="00CA624B" w14:paraId="07C16EC8" w14:textId="77777777" w:rsidTr="004002BA">
        <w:trPr>
          <w:trHeight w:val="296"/>
          <w:jc w:val="center"/>
        </w:trPr>
        <w:tc>
          <w:tcPr>
            <w:tcW w:w="1291" w:type="dxa"/>
            <w:noWrap/>
            <w:vAlign w:val="bottom"/>
            <w:hideMark/>
          </w:tcPr>
          <w:p w14:paraId="6D0C5522" w14:textId="77777777" w:rsidR="00513350" w:rsidRPr="00CA624B" w:rsidRDefault="00513350" w:rsidP="004002BA">
            <w:pPr>
              <w:spacing w:after="0" w:line="240" w:lineRule="auto"/>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MCI</w:t>
            </w:r>
          </w:p>
        </w:tc>
        <w:tc>
          <w:tcPr>
            <w:tcW w:w="1030" w:type="dxa"/>
          </w:tcPr>
          <w:p w14:paraId="0D2AF729"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458</w:t>
            </w:r>
          </w:p>
        </w:tc>
        <w:tc>
          <w:tcPr>
            <w:tcW w:w="1087" w:type="dxa"/>
            <w:noWrap/>
            <w:vAlign w:val="bottom"/>
          </w:tcPr>
          <w:p w14:paraId="44589279"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14</w:t>
            </w:r>
            <w:r>
              <w:rPr>
                <w:rFonts w:ascii="Calibri" w:eastAsia="Times New Roman" w:hAnsi="Calibri" w:cs="Calibri"/>
                <w:color w:val="000000"/>
                <w:kern w:val="0"/>
                <w:sz w:val="20"/>
                <w:szCs w:val="20"/>
                <w14:ligatures w14:val="none"/>
              </w:rPr>
              <w:t>34</w:t>
            </w:r>
          </w:p>
        </w:tc>
        <w:tc>
          <w:tcPr>
            <w:tcW w:w="5942" w:type="dxa"/>
          </w:tcPr>
          <w:p w14:paraId="14F7F6BD" w14:textId="77777777" w:rsidR="00513350" w:rsidRPr="00CA624B" w:rsidRDefault="00513350" w:rsidP="004002BA">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Remained MCI throughout 2 years</w:t>
            </w:r>
          </w:p>
        </w:tc>
      </w:tr>
      <w:tr w:rsidR="00513350" w:rsidRPr="00CA624B" w14:paraId="2C727A20" w14:textId="77777777" w:rsidTr="004002BA">
        <w:trPr>
          <w:trHeight w:val="296"/>
          <w:jc w:val="center"/>
        </w:trPr>
        <w:tc>
          <w:tcPr>
            <w:tcW w:w="1291" w:type="dxa"/>
            <w:noWrap/>
            <w:vAlign w:val="bottom"/>
            <w:hideMark/>
          </w:tcPr>
          <w:p w14:paraId="22C39206" w14:textId="77777777" w:rsidR="00513350" w:rsidRPr="00CA624B" w:rsidRDefault="00513350" w:rsidP="004002BA">
            <w:pPr>
              <w:spacing w:after="0" w:line="240" w:lineRule="auto"/>
              <w:rPr>
                <w:rFonts w:ascii="Calibri" w:eastAsia="Times New Roman" w:hAnsi="Calibri" w:cs="Calibri"/>
                <w:color w:val="000000"/>
                <w:kern w:val="0"/>
                <w:sz w:val="20"/>
                <w:szCs w:val="20"/>
                <w14:ligatures w14:val="none"/>
              </w:rPr>
            </w:pPr>
            <w:proofErr w:type="spellStart"/>
            <w:r w:rsidRPr="00CA624B">
              <w:rPr>
                <w:rFonts w:ascii="Calibri" w:eastAsia="Times New Roman" w:hAnsi="Calibri" w:cs="Calibri"/>
                <w:color w:val="000000"/>
                <w:kern w:val="0"/>
                <w:sz w:val="20"/>
                <w:szCs w:val="20"/>
                <w14:ligatures w14:val="none"/>
              </w:rPr>
              <w:t>MCIc</w:t>
            </w:r>
            <w:proofErr w:type="spellEnd"/>
          </w:p>
        </w:tc>
        <w:tc>
          <w:tcPr>
            <w:tcW w:w="1030" w:type="dxa"/>
          </w:tcPr>
          <w:p w14:paraId="43C5BFD4"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249</w:t>
            </w:r>
          </w:p>
        </w:tc>
        <w:tc>
          <w:tcPr>
            <w:tcW w:w="1087" w:type="dxa"/>
            <w:noWrap/>
            <w:vAlign w:val="bottom"/>
          </w:tcPr>
          <w:p w14:paraId="145D0514"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599</w:t>
            </w:r>
          </w:p>
        </w:tc>
        <w:tc>
          <w:tcPr>
            <w:tcW w:w="5942" w:type="dxa"/>
          </w:tcPr>
          <w:p w14:paraId="4F989AAB" w14:textId="77777777" w:rsidR="00513350" w:rsidRPr="00CA624B" w:rsidRDefault="00513350" w:rsidP="004002BA">
            <w:pPr>
              <w:spacing w:after="0" w:line="240" w:lineRule="auto"/>
              <w:jc w:val="center"/>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 xml:space="preserve">MCI </w:t>
            </w:r>
            <w:r>
              <w:rPr>
                <w:rFonts w:ascii="Calibri" w:eastAsia="Times New Roman" w:hAnsi="Calibri" w:cs="Calibri"/>
                <w:color w:val="000000"/>
                <w:kern w:val="0"/>
                <w:sz w:val="20"/>
                <w:szCs w:val="20"/>
                <w14:ligatures w14:val="none"/>
              </w:rPr>
              <w:t xml:space="preserve">at T0 </w:t>
            </w:r>
            <w:r w:rsidRPr="00E672D1">
              <w:rPr>
                <w:rFonts w:ascii="Calibri" w:eastAsia="Times New Roman" w:hAnsi="Calibri" w:cs="Calibri"/>
                <w:color w:val="000000"/>
                <w:kern w:val="0"/>
                <w:sz w:val="20"/>
                <w:szCs w:val="20"/>
                <w14:ligatures w14:val="none"/>
              </w:rPr>
              <w:t xml:space="preserve">converted to </w:t>
            </w:r>
            <w:r w:rsidRPr="00CA624B">
              <w:rPr>
                <w:rFonts w:ascii="Calibri" w:eastAsia="Times New Roman" w:hAnsi="Calibri" w:cs="Calibri"/>
                <w:color w:val="000000"/>
                <w:kern w:val="0"/>
                <w:sz w:val="20"/>
                <w:szCs w:val="20"/>
                <w14:ligatures w14:val="none"/>
              </w:rPr>
              <w:t xml:space="preserve">CN/AD </w:t>
            </w:r>
            <w:r w:rsidRPr="00E672D1">
              <w:rPr>
                <w:rFonts w:ascii="Calibri" w:eastAsia="Times New Roman" w:hAnsi="Calibri" w:cs="Calibri"/>
                <w:color w:val="000000"/>
                <w:kern w:val="0"/>
                <w:sz w:val="20"/>
                <w:szCs w:val="20"/>
                <w14:ligatures w14:val="none"/>
              </w:rPr>
              <w:t>within 2 years</w:t>
            </w:r>
          </w:p>
        </w:tc>
      </w:tr>
      <w:tr w:rsidR="00513350" w:rsidRPr="00CA624B" w14:paraId="5548D4EF" w14:textId="77777777" w:rsidTr="004002BA">
        <w:trPr>
          <w:trHeight w:val="296"/>
          <w:jc w:val="center"/>
        </w:trPr>
        <w:tc>
          <w:tcPr>
            <w:tcW w:w="1291" w:type="dxa"/>
            <w:noWrap/>
            <w:vAlign w:val="bottom"/>
            <w:hideMark/>
          </w:tcPr>
          <w:p w14:paraId="3EC3D599" w14:textId="77777777" w:rsidR="00513350" w:rsidRPr="00CA624B" w:rsidRDefault="00513350" w:rsidP="004002BA">
            <w:pPr>
              <w:spacing w:after="0" w:line="240" w:lineRule="auto"/>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AD</w:t>
            </w:r>
          </w:p>
        </w:tc>
        <w:tc>
          <w:tcPr>
            <w:tcW w:w="1030" w:type="dxa"/>
          </w:tcPr>
          <w:p w14:paraId="79E61C5B"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365</w:t>
            </w:r>
          </w:p>
        </w:tc>
        <w:tc>
          <w:tcPr>
            <w:tcW w:w="1087" w:type="dxa"/>
            <w:noWrap/>
            <w:vAlign w:val="bottom"/>
          </w:tcPr>
          <w:p w14:paraId="0BDABDBB"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21</w:t>
            </w:r>
            <w:r>
              <w:rPr>
                <w:rFonts w:ascii="Calibri" w:eastAsia="Times New Roman" w:hAnsi="Calibri" w:cs="Calibri"/>
                <w:color w:val="000000"/>
                <w:kern w:val="0"/>
                <w:sz w:val="20"/>
                <w:szCs w:val="20"/>
                <w14:ligatures w14:val="none"/>
              </w:rPr>
              <w:t>76</w:t>
            </w:r>
          </w:p>
        </w:tc>
        <w:tc>
          <w:tcPr>
            <w:tcW w:w="5942" w:type="dxa"/>
          </w:tcPr>
          <w:p w14:paraId="61AD6D59" w14:textId="77777777" w:rsidR="00513350" w:rsidRPr="00CA624B" w:rsidRDefault="00513350" w:rsidP="004002BA">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Remained AD throughout 2 years</w:t>
            </w:r>
          </w:p>
        </w:tc>
      </w:tr>
      <w:tr w:rsidR="00513350" w:rsidRPr="00CA624B" w14:paraId="14198B0E" w14:textId="77777777" w:rsidTr="004002BA">
        <w:trPr>
          <w:trHeight w:val="296"/>
          <w:jc w:val="center"/>
        </w:trPr>
        <w:tc>
          <w:tcPr>
            <w:tcW w:w="1291" w:type="dxa"/>
            <w:noWrap/>
            <w:vAlign w:val="bottom"/>
          </w:tcPr>
          <w:p w14:paraId="661DBA5A" w14:textId="77777777" w:rsidR="00513350" w:rsidRPr="00CA624B" w:rsidRDefault="00513350" w:rsidP="004002BA">
            <w:pPr>
              <w:spacing w:after="0" w:line="240" w:lineRule="auto"/>
              <w:rPr>
                <w:rFonts w:ascii="Calibri" w:eastAsia="Times New Roman" w:hAnsi="Calibri" w:cs="Calibri"/>
                <w:color w:val="000000"/>
                <w:kern w:val="0"/>
                <w:sz w:val="20"/>
                <w:szCs w:val="20"/>
                <w14:ligatures w14:val="none"/>
              </w:rPr>
            </w:pPr>
            <w:proofErr w:type="spellStart"/>
            <w:r w:rsidRPr="00CA624B">
              <w:rPr>
                <w:rFonts w:ascii="Calibri" w:eastAsia="Times New Roman" w:hAnsi="Calibri" w:cs="Calibri"/>
                <w:color w:val="000000"/>
                <w:kern w:val="0"/>
                <w:sz w:val="20"/>
                <w:szCs w:val="20"/>
                <w14:ligatures w14:val="none"/>
              </w:rPr>
              <w:t>ADc</w:t>
            </w:r>
            <w:proofErr w:type="spellEnd"/>
          </w:p>
        </w:tc>
        <w:tc>
          <w:tcPr>
            <w:tcW w:w="1030" w:type="dxa"/>
          </w:tcPr>
          <w:p w14:paraId="1D82ED42"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4</w:t>
            </w:r>
          </w:p>
        </w:tc>
        <w:tc>
          <w:tcPr>
            <w:tcW w:w="1087" w:type="dxa"/>
            <w:noWrap/>
            <w:vAlign w:val="bottom"/>
          </w:tcPr>
          <w:p w14:paraId="42D4B94B" w14:textId="77777777" w:rsidR="00513350" w:rsidRPr="00CA624B" w:rsidRDefault="00513350" w:rsidP="004002BA">
            <w:pPr>
              <w:spacing w:after="0" w:line="240" w:lineRule="auto"/>
              <w:jc w:val="right"/>
              <w:rPr>
                <w:rFonts w:ascii="Calibri" w:eastAsia="Times New Roman" w:hAnsi="Calibri" w:cs="Calibri"/>
                <w:color w:val="000000"/>
                <w:kern w:val="0"/>
                <w:sz w:val="20"/>
                <w:szCs w:val="20"/>
                <w14:ligatures w14:val="none"/>
              </w:rPr>
            </w:pPr>
            <w:r w:rsidRPr="00CA624B">
              <w:rPr>
                <w:rFonts w:ascii="Calibri" w:eastAsia="Times New Roman" w:hAnsi="Calibri" w:cs="Calibri"/>
                <w:color w:val="000000"/>
                <w:kern w:val="0"/>
                <w:sz w:val="20"/>
                <w:szCs w:val="20"/>
                <w14:ligatures w14:val="none"/>
              </w:rPr>
              <w:t>11</w:t>
            </w:r>
          </w:p>
        </w:tc>
        <w:tc>
          <w:tcPr>
            <w:tcW w:w="5942" w:type="dxa"/>
          </w:tcPr>
          <w:p w14:paraId="75D5548D" w14:textId="77777777" w:rsidR="00513350" w:rsidRPr="00CA624B" w:rsidRDefault="00513350" w:rsidP="004002BA">
            <w:pPr>
              <w:spacing w:after="0" w:line="240" w:lineRule="auto"/>
              <w:jc w:val="cente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AD</w:t>
            </w:r>
            <w:r w:rsidRPr="00CA624B">
              <w:rPr>
                <w:rFonts w:ascii="Calibri" w:eastAsia="Times New Roman" w:hAnsi="Calibri" w:cs="Calibri"/>
                <w:color w:val="000000"/>
                <w:kern w:val="0"/>
                <w:sz w:val="20"/>
                <w:szCs w:val="20"/>
                <w14:ligatures w14:val="none"/>
              </w:rPr>
              <w:t xml:space="preserve"> </w:t>
            </w:r>
            <w:r>
              <w:rPr>
                <w:rFonts w:ascii="Calibri" w:eastAsia="Times New Roman" w:hAnsi="Calibri" w:cs="Calibri"/>
                <w:color w:val="000000"/>
                <w:kern w:val="0"/>
                <w:sz w:val="20"/>
                <w:szCs w:val="20"/>
                <w14:ligatures w14:val="none"/>
              </w:rPr>
              <w:t xml:space="preserve">at T0 </w:t>
            </w:r>
            <w:r w:rsidRPr="00E672D1">
              <w:rPr>
                <w:rFonts w:ascii="Calibri" w:eastAsia="Times New Roman" w:hAnsi="Calibri" w:cs="Calibri"/>
                <w:color w:val="000000"/>
                <w:kern w:val="0"/>
                <w:sz w:val="20"/>
                <w:szCs w:val="20"/>
                <w14:ligatures w14:val="none"/>
              </w:rPr>
              <w:t xml:space="preserve">converted to </w:t>
            </w:r>
            <w:r>
              <w:rPr>
                <w:rFonts w:ascii="Calibri" w:eastAsia="Times New Roman" w:hAnsi="Calibri" w:cs="Calibri"/>
                <w:color w:val="000000"/>
                <w:kern w:val="0"/>
                <w:sz w:val="20"/>
                <w:szCs w:val="20"/>
                <w14:ligatures w14:val="none"/>
              </w:rPr>
              <w:t>MCI</w:t>
            </w:r>
            <w:r w:rsidRPr="00CA624B">
              <w:rPr>
                <w:rFonts w:ascii="Calibri" w:eastAsia="Times New Roman" w:hAnsi="Calibri" w:cs="Calibri"/>
                <w:color w:val="000000"/>
                <w:kern w:val="0"/>
                <w:sz w:val="20"/>
                <w:szCs w:val="20"/>
                <w14:ligatures w14:val="none"/>
              </w:rPr>
              <w:t xml:space="preserve"> </w:t>
            </w:r>
            <w:r w:rsidRPr="00E672D1">
              <w:rPr>
                <w:rFonts w:ascii="Calibri" w:eastAsia="Times New Roman" w:hAnsi="Calibri" w:cs="Calibri"/>
                <w:color w:val="000000"/>
                <w:kern w:val="0"/>
                <w:sz w:val="20"/>
                <w:szCs w:val="20"/>
                <w14:ligatures w14:val="none"/>
              </w:rPr>
              <w:t>within 2 years</w:t>
            </w:r>
          </w:p>
        </w:tc>
      </w:tr>
    </w:tbl>
    <w:p w14:paraId="799D2ECF" w14:textId="77777777" w:rsidR="00513350" w:rsidRDefault="00513350" w:rsidP="007C2236">
      <w:pPr>
        <w:spacing w:before="160"/>
        <w:rPr>
          <w:sz w:val="20"/>
          <w:szCs w:val="20"/>
        </w:rPr>
      </w:pPr>
      <w:r w:rsidRPr="00CA624B">
        <w:rPr>
          <w:sz w:val="20"/>
          <w:szCs w:val="20"/>
        </w:rPr>
        <w:t xml:space="preserve">The </w:t>
      </w:r>
      <w:r>
        <w:rPr>
          <w:sz w:val="20"/>
          <w:szCs w:val="20"/>
        </w:rPr>
        <w:t>dataset was classified into five modalities based on the diagnostic procedures for data retrieval:</w:t>
      </w:r>
    </w:p>
    <w:p w14:paraId="1E19C140" w14:textId="77777777" w:rsidR="00513350" w:rsidRDefault="00513350" w:rsidP="00513350">
      <w:pPr>
        <w:pStyle w:val="ListParagraph"/>
        <w:numPr>
          <w:ilvl w:val="0"/>
          <w:numId w:val="6"/>
        </w:numPr>
        <w:rPr>
          <w:sz w:val="20"/>
          <w:szCs w:val="20"/>
        </w:rPr>
      </w:pPr>
      <w:r>
        <w:rPr>
          <w:sz w:val="20"/>
          <w:szCs w:val="20"/>
        </w:rPr>
        <w:t xml:space="preserve">MRI: Volumetric measurements of brain regions extracted from </w:t>
      </w:r>
      <w:r w:rsidRPr="00831734">
        <w:rPr>
          <w:sz w:val="20"/>
          <w:szCs w:val="20"/>
        </w:rPr>
        <w:t>Magnetic Resonance Imaging</w:t>
      </w:r>
      <w:r>
        <w:rPr>
          <w:sz w:val="20"/>
          <w:szCs w:val="20"/>
        </w:rPr>
        <w:t>.</w:t>
      </w:r>
    </w:p>
    <w:p w14:paraId="5D176613" w14:textId="77777777" w:rsidR="00513350" w:rsidRDefault="00513350" w:rsidP="00513350">
      <w:pPr>
        <w:pStyle w:val="ListParagraph"/>
        <w:numPr>
          <w:ilvl w:val="0"/>
          <w:numId w:val="6"/>
        </w:numPr>
        <w:rPr>
          <w:sz w:val="20"/>
          <w:szCs w:val="20"/>
        </w:rPr>
      </w:pPr>
      <w:r>
        <w:rPr>
          <w:sz w:val="20"/>
          <w:szCs w:val="20"/>
        </w:rPr>
        <w:t xml:space="preserve">PET: Features extracted from </w:t>
      </w:r>
      <w:r w:rsidRPr="00831734">
        <w:rPr>
          <w:sz w:val="20"/>
          <w:szCs w:val="20"/>
        </w:rPr>
        <w:t>Positron Emission Tomography</w:t>
      </w:r>
      <w:r>
        <w:rPr>
          <w:sz w:val="20"/>
          <w:szCs w:val="20"/>
        </w:rPr>
        <w:t xml:space="preserve"> (PET) imaging.</w:t>
      </w:r>
    </w:p>
    <w:p w14:paraId="65B3DF16" w14:textId="77777777" w:rsidR="00513350" w:rsidRDefault="00513350" w:rsidP="00513350">
      <w:pPr>
        <w:pStyle w:val="ListParagraph"/>
        <w:numPr>
          <w:ilvl w:val="0"/>
          <w:numId w:val="6"/>
        </w:numPr>
        <w:rPr>
          <w:sz w:val="20"/>
          <w:szCs w:val="20"/>
        </w:rPr>
      </w:pPr>
      <w:r>
        <w:rPr>
          <w:sz w:val="20"/>
          <w:szCs w:val="20"/>
        </w:rPr>
        <w:t>COG: Scores from cognitive and functional assessments</w:t>
      </w:r>
    </w:p>
    <w:p w14:paraId="40823652" w14:textId="77777777" w:rsidR="00513350" w:rsidRDefault="00513350" w:rsidP="00513350">
      <w:pPr>
        <w:pStyle w:val="ListParagraph"/>
        <w:numPr>
          <w:ilvl w:val="0"/>
          <w:numId w:val="6"/>
        </w:numPr>
        <w:rPr>
          <w:sz w:val="20"/>
          <w:szCs w:val="20"/>
        </w:rPr>
      </w:pPr>
      <w:r>
        <w:rPr>
          <w:sz w:val="20"/>
          <w:szCs w:val="20"/>
        </w:rPr>
        <w:lastRenderedPageBreak/>
        <w:t>CSF: Biomarkers derived from CSF fluid analysis</w:t>
      </w:r>
    </w:p>
    <w:p w14:paraId="5E6AADC5" w14:textId="77777777" w:rsidR="00513350" w:rsidRPr="00831734" w:rsidRDefault="00513350" w:rsidP="00513350">
      <w:pPr>
        <w:pStyle w:val="ListParagraph"/>
        <w:numPr>
          <w:ilvl w:val="0"/>
          <w:numId w:val="6"/>
        </w:numPr>
        <w:rPr>
          <w:sz w:val="20"/>
          <w:szCs w:val="20"/>
        </w:rPr>
      </w:pPr>
      <w:r>
        <w:rPr>
          <w:sz w:val="20"/>
          <w:szCs w:val="20"/>
        </w:rPr>
        <w:t>RF: Clinical risk factors that directly or indirectly contribute to the progression of AD</w:t>
      </w:r>
    </w:p>
    <w:p w14:paraId="38F49EE0" w14:textId="75B8F6EB" w:rsidR="00E67BC0" w:rsidRDefault="00E67BC0" w:rsidP="003761EF">
      <w:pPr>
        <w:jc w:val="both"/>
        <w:rPr>
          <w:sz w:val="20"/>
          <w:szCs w:val="20"/>
        </w:rPr>
      </w:pPr>
      <w:r w:rsidRPr="006350FD">
        <w:rPr>
          <w:b/>
          <w:bCs/>
          <w:i/>
          <w:iCs/>
          <w:sz w:val="20"/>
          <w:szCs w:val="20"/>
        </w:rPr>
        <w:t>MRI Modality</w:t>
      </w:r>
      <w:r>
        <w:rPr>
          <w:b/>
          <w:bCs/>
          <w:i/>
          <w:iCs/>
          <w:sz w:val="20"/>
          <w:szCs w:val="20"/>
        </w:rPr>
        <w:t xml:space="preserve"> (MRI)</w:t>
      </w:r>
      <w:r w:rsidRPr="006350FD">
        <w:rPr>
          <w:b/>
          <w:bCs/>
          <w:i/>
          <w:iCs/>
          <w:sz w:val="20"/>
          <w:szCs w:val="20"/>
        </w:rPr>
        <w:t>:</w:t>
      </w:r>
      <w:r>
        <w:rPr>
          <w:sz w:val="20"/>
          <w:szCs w:val="20"/>
        </w:rPr>
        <w:t xml:space="preserve"> </w:t>
      </w:r>
      <w:r w:rsidRPr="00CB71CA">
        <w:rPr>
          <w:sz w:val="20"/>
          <w:szCs w:val="20"/>
        </w:rPr>
        <w:t>The structural MRI-derived</w:t>
      </w:r>
      <w:r>
        <w:rPr>
          <w:sz w:val="20"/>
          <w:szCs w:val="20"/>
        </w:rPr>
        <w:t xml:space="preserve"> </w:t>
      </w:r>
      <w:r w:rsidRPr="00F00E60">
        <w:rPr>
          <w:sz w:val="20"/>
          <w:szCs w:val="20"/>
        </w:rPr>
        <w:t xml:space="preserve">features </w:t>
      </w:r>
      <w:r>
        <w:rPr>
          <w:sz w:val="20"/>
          <w:szCs w:val="20"/>
        </w:rPr>
        <w:t xml:space="preserve">comprise volumetric measurements of the ventricles, hippocampus, entorhinal cortex, fusiform gyrus, middle temporal lobe, and whole brain, all of which are known to undergo neuropathological changes associated with Alzheimer's disease. A comprehensive literature review of longitudinal MRI has documented progressive atrophy involving these regions, concurrent with the expansion of ventricles across the AD continuum, compared to age-associated changes alone </w:t>
      </w:r>
      <w:r w:rsidR="00D460F7">
        <w:rPr>
          <w:sz w:val="20"/>
          <w:szCs w:val="20"/>
        </w:rPr>
        <w:t>(</w:t>
      </w:r>
      <w:commentRangeStart w:id="3"/>
      <w:r w:rsidR="001C1539" w:rsidRPr="001C1539">
        <w:rPr>
          <w:sz w:val="20"/>
          <w:szCs w:val="20"/>
          <w:highlight w:val="green"/>
        </w:rPr>
        <w:t>Whitwell, 2010;</w:t>
      </w:r>
      <w:r w:rsidR="001C1539">
        <w:rPr>
          <w:sz w:val="20"/>
          <w:szCs w:val="20"/>
        </w:rPr>
        <w:t xml:space="preserve"> </w:t>
      </w:r>
      <w:commentRangeEnd w:id="3"/>
      <w:r w:rsidR="001C1539">
        <w:rPr>
          <w:rStyle w:val="CommentReference"/>
        </w:rPr>
        <w:commentReference w:id="3"/>
      </w:r>
      <w:r w:rsidR="00D460F7">
        <w:rPr>
          <w:sz w:val="20"/>
          <w:szCs w:val="20"/>
        </w:rPr>
        <w:t>Lee et al., 2023)</w:t>
      </w:r>
      <w:r>
        <w:rPr>
          <w:sz w:val="20"/>
          <w:szCs w:val="20"/>
        </w:rPr>
        <w:t xml:space="preserve">. Regional and global brain atrophy are associated with the presence of </w:t>
      </w:r>
      <w:r w:rsidRPr="00D460F7">
        <w:rPr>
          <w:sz w:val="20"/>
          <w:szCs w:val="20"/>
          <w:highlight w:val="yellow"/>
        </w:rPr>
        <w:t>amyloid immunoreactive senile plaques and tangles</w:t>
      </w:r>
      <w:r w:rsidR="00D460F7">
        <w:rPr>
          <w:sz w:val="20"/>
          <w:szCs w:val="20"/>
        </w:rPr>
        <w:t xml:space="preserve"> </w:t>
      </w:r>
      <w:r w:rsidR="00D460F7" w:rsidRPr="00D460F7">
        <w:rPr>
          <w:sz w:val="20"/>
          <w:szCs w:val="20"/>
        </w:rPr>
        <w:t>(Whitwell, 2010)</w:t>
      </w:r>
      <w:r>
        <w:rPr>
          <w:sz w:val="20"/>
          <w:szCs w:val="20"/>
        </w:rPr>
        <w:t xml:space="preserve">. </w:t>
      </w:r>
    </w:p>
    <w:p w14:paraId="1B7FD3FD" w14:textId="539BBF04" w:rsidR="00E67BC0" w:rsidRDefault="00E67BC0" w:rsidP="003761EF">
      <w:pPr>
        <w:jc w:val="both"/>
        <w:rPr>
          <w:sz w:val="20"/>
          <w:szCs w:val="20"/>
        </w:rPr>
      </w:pPr>
      <w:r>
        <w:rPr>
          <w:sz w:val="20"/>
          <w:szCs w:val="20"/>
        </w:rPr>
        <w:t xml:space="preserve">The volumetric MRI features were normalized by </w:t>
      </w:r>
      <w:r w:rsidRPr="00B85EE0">
        <w:rPr>
          <w:sz w:val="20"/>
          <w:szCs w:val="20"/>
        </w:rPr>
        <w:t>intracranial volume (ICV)</w:t>
      </w:r>
      <w:r>
        <w:rPr>
          <w:sz w:val="20"/>
          <w:szCs w:val="20"/>
        </w:rPr>
        <w:t xml:space="preserve">. Figure 1 illustrates the ICV-normalized distribution of MRI features and </w:t>
      </w:r>
      <w:r w:rsidR="00EE749E">
        <w:rPr>
          <w:sz w:val="20"/>
          <w:szCs w:val="20"/>
        </w:rPr>
        <w:t>the counts of missing values</w:t>
      </w:r>
      <w:r>
        <w:rPr>
          <w:sz w:val="20"/>
          <w:szCs w:val="20"/>
        </w:rPr>
        <w:t xml:space="preserve"> across diagnostic groups. The distribution </w:t>
      </w:r>
      <w:r w:rsidR="00EE749E">
        <w:rPr>
          <w:sz w:val="20"/>
          <w:szCs w:val="20"/>
        </w:rPr>
        <w:t>exhibits a predictable pattern of progressive volume reduction in cortical and subcortical regions across the diagnostic stages, accompanied by concomitant enlargement of the ventricles</w:t>
      </w:r>
      <w:r>
        <w:rPr>
          <w:sz w:val="20"/>
          <w:szCs w:val="20"/>
        </w:rPr>
        <w:t>.</w:t>
      </w:r>
    </w:p>
    <w:p w14:paraId="11F457DF" w14:textId="77777777" w:rsidR="00E67BC0" w:rsidRDefault="00E67BC0" w:rsidP="00E67BC0">
      <w:pPr>
        <w:keepNext/>
        <w:jc w:val="center"/>
      </w:pPr>
      <w:r>
        <w:rPr>
          <w:noProof/>
        </w:rPr>
        <w:drawing>
          <wp:inline distT="0" distB="0" distL="0" distR="0" wp14:anchorId="28E53334" wp14:editId="7BEA0C7B">
            <wp:extent cx="5941695" cy="2332397"/>
            <wp:effectExtent l="0" t="0" r="1905" b="0"/>
            <wp:docPr id="549171547" name="Picture 60" descr="A diagram of different colored diam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1547" name="Picture 60" descr="A diagram of different colored diamonds&#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4297"/>
                    <a:stretch>
                      <a:fillRect/>
                    </a:stretch>
                  </pic:blipFill>
                  <pic:spPr bwMode="auto">
                    <a:xfrm>
                      <a:off x="0" y="0"/>
                      <a:ext cx="5941695" cy="2332397"/>
                    </a:xfrm>
                    <a:prstGeom prst="rect">
                      <a:avLst/>
                    </a:prstGeom>
                    <a:noFill/>
                    <a:ln>
                      <a:noFill/>
                    </a:ln>
                    <a:extLst>
                      <a:ext uri="{53640926-AAD7-44D8-BBD7-CCE9431645EC}">
                        <a14:shadowObscured xmlns:a14="http://schemas.microsoft.com/office/drawing/2010/main"/>
                      </a:ext>
                    </a:extLst>
                  </pic:spPr>
                </pic:pic>
              </a:graphicData>
            </a:graphic>
          </wp:inline>
        </w:drawing>
      </w:r>
    </w:p>
    <w:p w14:paraId="65DBBA03" w14:textId="77777777" w:rsidR="00E67BC0" w:rsidRDefault="00E67BC0" w:rsidP="007C2236">
      <w:pPr>
        <w:pStyle w:val="Caption"/>
        <w:jc w:val="center"/>
        <w:rPr>
          <w:sz w:val="20"/>
          <w:szCs w:val="20"/>
        </w:rPr>
      </w:pPr>
      <w:r>
        <w:t xml:space="preserve">Figure </w:t>
      </w:r>
      <w:fldSimple w:instr=" SEQ Figure \* ARABIC ">
        <w:r>
          <w:rPr>
            <w:noProof/>
          </w:rPr>
          <w:t>1</w:t>
        </w:r>
      </w:fldSimple>
      <w:r>
        <w:t>: Distribution of Normalized Features for MRI Modality by diagnosis class</w:t>
      </w:r>
    </w:p>
    <w:p w14:paraId="397BE12D" w14:textId="58AB3A14" w:rsidR="00E67BC0" w:rsidRDefault="00E67BC0" w:rsidP="003761EF">
      <w:pPr>
        <w:jc w:val="both"/>
        <w:rPr>
          <w:sz w:val="20"/>
          <w:szCs w:val="20"/>
        </w:rPr>
      </w:pPr>
      <w:r>
        <w:rPr>
          <w:sz w:val="20"/>
          <w:szCs w:val="20"/>
        </w:rPr>
        <w:t xml:space="preserve"> </w:t>
      </w:r>
      <w:r w:rsidRPr="00F041AA">
        <w:rPr>
          <w:b/>
          <w:bCs/>
          <w:i/>
          <w:iCs/>
          <w:sz w:val="20"/>
          <w:szCs w:val="20"/>
        </w:rPr>
        <w:t>PET Modality</w:t>
      </w:r>
      <w:r>
        <w:rPr>
          <w:b/>
          <w:bCs/>
          <w:i/>
          <w:iCs/>
          <w:sz w:val="20"/>
          <w:szCs w:val="20"/>
        </w:rPr>
        <w:t xml:space="preserve"> (PET)</w:t>
      </w:r>
      <w:r w:rsidRPr="00F041AA">
        <w:rPr>
          <w:b/>
          <w:bCs/>
          <w:i/>
          <w:iCs/>
          <w:sz w:val="20"/>
          <w:szCs w:val="20"/>
        </w:rPr>
        <w:t>:</w:t>
      </w:r>
      <w:r>
        <w:rPr>
          <w:sz w:val="20"/>
          <w:szCs w:val="20"/>
        </w:rPr>
        <w:t xml:space="preserve"> The PET modality includes two radio-traced features retrieved through Positron Emission Tomography (PET) imaging, which measure </w:t>
      </w:r>
      <w:r w:rsidRPr="009F4BCA">
        <w:rPr>
          <w:sz w:val="20"/>
          <w:szCs w:val="20"/>
        </w:rPr>
        <w:t xml:space="preserve">Fluorodeoxyglucose (FDG) and </w:t>
      </w:r>
      <w:proofErr w:type="spellStart"/>
      <w:r w:rsidRPr="009F4BCA">
        <w:rPr>
          <w:sz w:val="20"/>
          <w:szCs w:val="20"/>
        </w:rPr>
        <w:t>Florbetapir</w:t>
      </w:r>
      <w:proofErr w:type="spellEnd"/>
      <w:r w:rsidRPr="009F4BCA">
        <w:rPr>
          <w:sz w:val="20"/>
          <w:szCs w:val="20"/>
        </w:rPr>
        <w:t xml:space="preserve"> (AV-45)</w:t>
      </w:r>
      <w:r>
        <w:rPr>
          <w:sz w:val="20"/>
          <w:szCs w:val="20"/>
        </w:rPr>
        <w:t xml:space="preserve"> biomarkers.  FDG-PET, labeled with radioactive fluorine-18 (¹⁸F), measures glucose metabolism to reflect neuronal activity in the brain. </w:t>
      </w:r>
      <w:r w:rsidRPr="00E84485">
        <w:rPr>
          <w:sz w:val="20"/>
          <w:szCs w:val="20"/>
        </w:rPr>
        <w:t xml:space="preserve">It is </w:t>
      </w:r>
      <w:r>
        <w:rPr>
          <w:sz w:val="20"/>
          <w:szCs w:val="20"/>
        </w:rPr>
        <w:t>susceptible</w:t>
      </w:r>
      <w:r w:rsidRPr="00E84485">
        <w:rPr>
          <w:sz w:val="20"/>
          <w:szCs w:val="20"/>
        </w:rPr>
        <w:t xml:space="preserve"> to </w:t>
      </w:r>
      <w:r>
        <w:rPr>
          <w:sz w:val="20"/>
          <w:szCs w:val="20"/>
        </w:rPr>
        <w:t>hypometabolism</w:t>
      </w:r>
      <w:r w:rsidRPr="00E84485">
        <w:rPr>
          <w:sz w:val="20"/>
          <w:szCs w:val="20"/>
        </w:rPr>
        <w:t xml:space="preserve">, often reported in pre-AD cases. This makes PET a strong </w:t>
      </w:r>
      <w:r>
        <w:rPr>
          <w:sz w:val="20"/>
          <w:szCs w:val="20"/>
        </w:rPr>
        <w:t>diagnostic</w:t>
      </w:r>
      <w:r w:rsidRPr="00E84485">
        <w:rPr>
          <w:sz w:val="20"/>
          <w:szCs w:val="20"/>
        </w:rPr>
        <w:t xml:space="preserve"> indicator of MCI patients at greater risk of AD</w:t>
      </w:r>
      <w:r w:rsidR="007434F6">
        <w:rPr>
          <w:sz w:val="20"/>
          <w:szCs w:val="20"/>
        </w:rPr>
        <w:t xml:space="preserve"> (Marcus et al., 2014)</w:t>
      </w:r>
      <w:r>
        <w:rPr>
          <w:sz w:val="20"/>
          <w:szCs w:val="20"/>
        </w:rPr>
        <w:t xml:space="preserve">. </w:t>
      </w:r>
      <w:proofErr w:type="spellStart"/>
      <w:r>
        <w:rPr>
          <w:sz w:val="20"/>
          <w:szCs w:val="20"/>
        </w:rPr>
        <w:t>Florbetapir</w:t>
      </w:r>
      <w:proofErr w:type="spellEnd"/>
      <w:r>
        <w:rPr>
          <w:sz w:val="20"/>
          <w:szCs w:val="20"/>
        </w:rPr>
        <w:t xml:space="preserve"> (AV-45) is a radioligand and </w:t>
      </w:r>
      <w:r w:rsidRPr="005C78CA">
        <w:rPr>
          <w:sz w:val="20"/>
          <w:szCs w:val="20"/>
        </w:rPr>
        <w:t>amyloid imaging agent</w:t>
      </w:r>
      <w:r>
        <w:rPr>
          <w:sz w:val="20"/>
          <w:szCs w:val="20"/>
        </w:rPr>
        <w:t xml:space="preserve"> that targets and selectively binds with amyloid-beta plaques for non-invasive visualization and quantification</w:t>
      </w:r>
      <w:r w:rsidRPr="00193BD0">
        <w:rPr>
          <w:sz w:val="20"/>
          <w:szCs w:val="20"/>
        </w:rPr>
        <w:t xml:space="preserve"> </w:t>
      </w:r>
      <w:r w:rsidR="009C207E">
        <w:rPr>
          <w:sz w:val="20"/>
          <w:szCs w:val="20"/>
        </w:rPr>
        <w:t>(</w:t>
      </w:r>
      <w:r w:rsidR="000B04BC">
        <w:rPr>
          <w:sz w:val="20"/>
          <w:szCs w:val="20"/>
        </w:rPr>
        <w:t>Marcus et al., 2014</w:t>
      </w:r>
      <w:r w:rsidR="000B04BC" w:rsidRPr="009C207E">
        <w:rPr>
          <w:sz w:val="20"/>
          <w:szCs w:val="20"/>
        </w:rPr>
        <w:t>;</w:t>
      </w:r>
      <w:r w:rsidR="009C207E">
        <w:rPr>
          <w:color w:val="FF0000"/>
          <w:sz w:val="20"/>
          <w:szCs w:val="20"/>
        </w:rPr>
        <w:t xml:space="preserve"> </w:t>
      </w:r>
      <w:r w:rsidR="00832C07" w:rsidRPr="00832C07">
        <w:rPr>
          <w:color w:val="000000" w:themeColor="text1"/>
          <w:sz w:val="20"/>
          <w:szCs w:val="20"/>
        </w:rPr>
        <w:t xml:space="preserve">Rice &amp; </w:t>
      </w:r>
      <w:proofErr w:type="spellStart"/>
      <w:r w:rsidR="00832C07" w:rsidRPr="00832C07">
        <w:rPr>
          <w:color w:val="000000" w:themeColor="text1"/>
          <w:sz w:val="20"/>
          <w:szCs w:val="20"/>
        </w:rPr>
        <w:t>Bi</w:t>
      </w:r>
      <w:r w:rsidR="00832C07">
        <w:rPr>
          <w:color w:val="000000" w:themeColor="text1"/>
          <w:sz w:val="20"/>
          <w:szCs w:val="20"/>
        </w:rPr>
        <w:t>s</w:t>
      </w:r>
      <w:r w:rsidR="00832C07" w:rsidRPr="00832C07">
        <w:rPr>
          <w:color w:val="000000" w:themeColor="text1"/>
          <w:sz w:val="20"/>
          <w:szCs w:val="20"/>
        </w:rPr>
        <w:t>das</w:t>
      </w:r>
      <w:proofErr w:type="spellEnd"/>
      <w:r w:rsidR="00832C07" w:rsidRPr="00832C07">
        <w:rPr>
          <w:color w:val="000000" w:themeColor="text1"/>
          <w:sz w:val="20"/>
          <w:szCs w:val="20"/>
        </w:rPr>
        <w:t>, 2017)</w:t>
      </w:r>
      <w:r>
        <w:rPr>
          <w:sz w:val="20"/>
          <w:szCs w:val="20"/>
        </w:rPr>
        <w:t xml:space="preserve">. Figure 2 illustrates the distribution of FDG and AV-45 across different diagnostic categories, highlighting the AD-associated inverse relationship between declining metabolic activity and increasing amyloid plaque. </w:t>
      </w:r>
    </w:p>
    <w:p w14:paraId="607A5E40" w14:textId="77777777" w:rsidR="00E67BC0" w:rsidRDefault="00E67BC0" w:rsidP="00E67BC0">
      <w:pPr>
        <w:keepNext/>
        <w:jc w:val="center"/>
      </w:pPr>
      <w:r w:rsidRPr="00941DBC">
        <w:rPr>
          <w:noProof/>
        </w:rPr>
        <w:lastRenderedPageBreak/>
        <w:drawing>
          <wp:inline distT="0" distB="0" distL="0" distR="0" wp14:anchorId="5CEDCC88" wp14:editId="29CC755E">
            <wp:extent cx="2961640" cy="1118209"/>
            <wp:effectExtent l="0" t="0" r="0" b="6350"/>
            <wp:docPr id="1966443496" name="Picture 1" descr="A diagram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43496" name="Picture 1" descr="A diagram of different colored shapes&#10;&#10;AI-generated content may be incorrect."/>
                    <pic:cNvPicPr/>
                  </pic:nvPicPr>
                  <pic:blipFill rotWithShape="1">
                    <a:blip r:embed="rId13"/>
                    <a:srcRect t="8564"/>
                    <a:stretch>
                      <a:fillRect/>
                    </a:stretch>
                  </pic:blipFill>
                  <pic:spPr bwMode="auto">
                    <a:xfrm>
                      <a:off x="0" y="0"/>
                      <a:ext cx="3032203" cy="1144851"/>
                    </a:xfrm>
                    <a:prstGeom prst="rect">
                      <a:avLst/>
                    </a:prstGeom>
                    <a:ln>
                      <a:noFill/>
                    </a:ln>
                    <a:extLst>
                      <a:ext uri="{53640926-AAD7-44D8-BBD7-CCE9431645EC}">
                        <a14:shadowObscured xmlns:a14="http://schemas.microsoft.com/office/drawing/2010/main"/>
                      </a:ext>
                    </a:extLst>
                  </pic:spPr>
                </pic:pic>
              </a:graphicData>
            </a:graphic>
          </wp:inline>
        </w:drawing>
      </w:r>
    </w:p>
    <w:p w14:paraId="517EB476" w14:textId="77777777" w:rsidR="00E67BC0" w:rsidRDefault="00E67BC0" w:rsidP="00E67BC0">
      <w:pPr>
        <w:pStyle w:val="Caption"/>
        <w:jc w:val="center"/>
        <w:rPr>
          <w:sz w:val="20"/>
          <w:szCs w:val="20"/>
        </w:rPr>
      </w:pPr>
      <w:r>
        <w:t xml:space="preserve">Figure </w:t>
      </w:r>
      <w:fldSimple w:instr=" SEQ Figure \* ARABIC ">
        <w:r>
          <w:rPr>
            <w:noProof/>
          </w:rPr>
          <w:t>2</w:t>
        </w:r>
      </w:fldSimple>
      <w:r>
        <w:t xml:space="preserve">: </w:t>
      </w:r>
      <w:r w:rsidRPr="00BA357B">
        <w:t>Distribution of</w:t>
      </w:r>
      <w:r>
        <w:t xml:space="preserve"> </w:t>
      </w:r>
      <w:r w:rsidRPr="00BA357B">
        <w:t xml:space="preserve">Features for </w:t>
      </w:r>
      <w:r>
        <w:t xml:space="preserve">PET </w:t>
      </w:r>
      <w:r w:rsidRPr="00BA357B">
        <w:t xml:space="preserve">Modality by </w:t>
      </w:r>
      <w:r>
        <w:t>Diagnosis Class</w:t>
      </w:r>
    </w:p>
    <w:p w14:paraId="1DB5E443" w14:textId="2B781A22" w:rsidR="006E09F5" w:rsidRDefault="00E67BC0" w:rsidP="003761EF">
      <w:pPr>
        <w:keepNext/>
        <w:jc w:val="both"/>
        <w:rPr>
          <w:sz w:val="20"/>
          <w:szCs w:val="20"/>
        </w:rPr>
      </w:pPr>
      <w:r w:rsidRPr="00B12FA1">
        <w:rPr>
          <w:b/>
          <w:bCs/>
          <w:i/>
          <w:iCs/>
          <w:sz w:val="20"/>
          <w:szCs w:val="20"/>
        </w:rPr>
        <w:t>Cognitive Assessment Modality (COG):</w:t>
      </w:r>
      <w:r>
        <w:rPr>
          <w:sz w:val="20"/>
          <w:szCs w:val="20"/>
        </w:rPr>
        <w:t xml:space="preserve"> We selected 11 distinct neuropsychological test scores, making the Cognitive Assessment Modality the one with the highest number of features among others. A systematic review of 57 studies evaluating the effectiveness of cognitive tests individually found that many tests were highly sensitive in distinguishing AD from normal. In contrast, these tests were limited in differentiating AD from MCI </w:t>
      </w:r>
      <w:r w:rsidR="00891A35">
        <w:rPr>
          <w:sz w:val="20"/>
          <w:szCs w:val="20"/>
        </w:rPr>
        <w:t>(</w:t>
      </w:r>
      <w:r w:rsidR="00832C07">
        <w:rPr>
          <w:sz w:val="20"/>
          <w:szCs w:val="20"/>
        </w:rPr>
        <w:t>Hemmy et al., 2020</w:t>
      </w:r>
      <w:r w:rsidR="00891A35">
        <w:rPr>
          <w:sz w:val="20"/>
          <w:szCs w:val="20"/>
        </w:rPr>
        <w:t>)</w:t>
      </w:r>
      <w:r>
        <w:rPr>
          <w:sz w:val="20"/>
          <w:szCs w:val="20"/>
        </w:rPr>
        <w:t xml:space="preserve">. Hence, we included multiple test scores to identify patterns of distinct aspects of cognition (staging, memory functionality, executive capabilities, and functional impact) across the diagnostic continuum. Figure 3 highlights the distribution and tendency of each test score by diagnosis stage, visualizing the progressive decline in cognitive and functional performance. </w:t>
      </w:r>
    </w:p>
    <w:p w14:paraId="04DDEC56" w14:textId="1B9F18EF" w:rsidR="00E67BC0" w:rsidRDefault="00E67BC0" w:rsidP="00E67BC0">
      <w:pPr>
        <w:keepNext/>
      </w:pPr>
      <w:r w:rsidRPr="00941DBC">
        <w:rPr>
          <w:noProof/>
        </w:rPr>
        <w:drawing>
          <wp:inline distT="0" distB="0" distL="0" distR="0" wp14:anchorId="23BF6992" wp14:editId="0141D864">
            <wp:extent cx="5943600" cy="3641705"/>
            <wp:effectExtent l="0" t="0" r="0" b="0"/>
            <wp:docPr id="877752357" name="Picture 1" descr="A collage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52357" name="Picture 1" descr="A collage of different shapes&#10;&#10;AI-generated content may be incorrect."/>
                    <pic:cNvPicPr/>
                  </pic:nvPicPr>
                  <pic:blipFill rotWithShape="1">
                    <a:blip r:embed="rId14"/>
                    <a:srcRect t="331"/>
                    <a:stretch>
                      <a:fillRect/>
                    </a:stretch>
                  </pic:blipFill>
                  <pic:spPr bwMode="auto">
                    <a:xfrm>
                      <a:off x="0" y="0"/>
                      <a:ext cx="5943600" cy="3641705"/>
                    </a:xfrm>
                    <a:prstGeom prst="rect">
                      <a:avLst/>
                    </a:prstGeom>
                    <a:ln>
                      <a:noFill/>
                    </a:ln>
                    <a:extLst>
                      <a:ext uri="{53640926-AAD7-44D8-BBD7-CCE9431645EC}">
                        <a14:shadowObscured xmlns:a14="http://schemas.microsoft.com/office/drawing/2010/main"/>
                      </a:ext>
                    </a:extLst>
                  </pic:spPr>
                </pic:pic>
              </a:graphicData>
            </a:graphic>
          </wp:inline>
        </w:drawing>
      </w:r>
    </w:p>
    <w:p w14:paraId="50C04E12" w14:textId="77777777" w:rsidR="00E67BC0" w:rsidRDefault="00E67BC0" w:rsidP="00E67BC0">
      <w:pPr>
        <w:pStyle w:val="Caption"/>
        <w:rPr>
          <w:sz w:val="20"/>
          <w:szCs w:val="20"/>
        </w:rPr>
      </w:pPr>
      <w:r>
        <w:t xml:space="preserve">Figure </w:t>
      </w:r>
      <w:fldSimple w:instr=" SEQ Figure \* ARABIC ">
        <w:r>
          <w:rPr>
            <w:noProof/>
          </w:rPr>
          <w:t>3</w:t>
        </w:r>
      </w:fldSimple>
      <w:r>
        <w:t xml:space="preserve">: </w:t>
      </w:r>
      <w:r w:rsidRPr="00960B60">
        <w:t xml:space="preserve">Distribution of </w:t>
      </w:r>
      <w:r>
        <w:t xml:space="preserve">Neuropsychological and Functional Assessment </w:t>
      </w:r>
      <w:r w:rsidRPr="00960B60">
        <w:t xml:space="preserve">Features for </w:t>
      </w:r>
      <w:r>
        <w:t>COG</w:t>
      </w:r>
      <w:r w:rsidRPr="00960B60">
        <w:t xml:space="preserve"> Modality by diagnosis class</w:t>
      </w:r>
    </w:p>
    <w:p w14:paraId="7C7FF688" w14:textId="6511FD29" w:rsidR="00E67BC0" w:rsidRDefault="00E67BC0" w:rsidP="003761EF">
      <w:pPr>
        <w:jc w:val="both"/>
        <w:rPr>
          <w:sz w:val="20"/>
          <w:szCs w:val="20"/>
        </w:rPr>
      </w:pPr>
      <w:r w:rsidRPr="00381FAA">
        <w:rPr>
          <w:b/>
          <w:bCs/>
          <w:i/>
          <w:iCs/>
          <w:sz w:val="20"/>
          <w:szCs w:val="20"/>
        </w:rPr>
        <w:t>CSF Biomarkers Modalities (CSF):</w:t>
      </w:r>
      <w:r>
        <w:rPr>
          <w:sz w:val="20"/>
          <w:szCs w:val="20"/>
        </w:rPr>
        <w:t xml:space="preserve"> Cerebrospinal fluid is a translucent bodily fluid that circulates through the ventricular system and subarachnoid space of the brain and spinal cord and contains disease-relevant proteins and metabolites. The three core biomarkers </w:t>
      </w:r>
      <w:r w:rsidRPr="006A3120">
        <w:rPr>
          <w:sz w:val="20"/>
          <w:szCs w:val="20"/>
        </w:rPr>
        <w:t>Aβ1–42 (ABETA), phosphorylated tau (PTAU), and total tau (TAU)</w:t>
      </w:r>
      <w:r>
        <w:rPr>
          <w:sz w:val="20"/>
          <w:szCs w:val="20"/>
        </w:rPr>
        <w:t xml:space="preserve"> found in CSF exhibit strong correlations with AD pathology and assist in detecting disease stage and progression, including differentiating AD from non-AD </w:t>
      </w:r>
      <w:r w:rsidR="00D460F7">
        <w:rPr>
          <w:sz w:val="20"/>
          <w:szCs w:val="20"/>
        </w:rPr>
        <w:t>dementia,</w:t>
      </w:r>
      <w:r>
        <w:rPr>
          <w:sz w:val="20"/>
          <w:szCs w:val="20"/>
        </w:rPr>
        <w:t xml:space="preserve"> and determining the chances of MCI to AD conversion </w:t>
      </w:r>
      <w:r w:rsidR="008C26F8">
        <w:rPr>
          <w:sz w:val="20"/>
          <w:szCs w:val="20"/>
        </w:rPr>
        <w:t>(Anoop et al., 2010)</w:t>
      </w:r>
      <w:r>
        <w:rPr>
          <w:sz w:val="20"/>
          <w:szCs w:val="20"/>
        </w:rPr>
        <w:t>. ABETA measures l</w:t>
      </w:r>
      <w:r w:rsidRPr="00BA1693">
        <w:rPr>
          <w:sz w:val="20"/>
          <w:szCs w:val="20"/>
        </w:rPr>
        <w:t>evels of Aβ1–42</w:t>
      </w:r>
      <w:r>
        <w:rPr>
          <w:sz w:val="20"/>
          <w:szCs w:val="20"/>
        </w:rPr>
        <w:t xml:space="preserve"> </w:t>
      </w:r>
      <w:r w:rsidRPr="00BA1693">
        <w:rPr>
          <w:sz w:val="20"/>
          <w:szCs w:val="20"/>
        </w:rPr>
        <w:t>peptide</w:t>
      </w:r>
      <w:r>
        <w:rPr>
          <w:sz w:val="20"/>
          <w:szCs w:val="20"/>
        </w:rPr>
        <w:t xml:space="preserve"> </w:t>
      </w:r>
      <w:r w:rsidRPr="00BA1693">
        <w:rPr>
          <w:sz w:val="20"/>
          <w:szCs w:val="20"/>
        </w:rPr>
        <w:t>sequestered in cerebral plaques</w:t>
      </w:r>
      <w:r>
        <w:rPr>
          <w:sz w:val="20"/>
          <w:szCs w:val="20"/>
        </w:rPr>
        <w:t xml:space="preserve">, </w:t>
      </w:r>
      <w:r>
        <w:rPr>
          <w:sz w:val="20"/>
          <w:szCs w:val="20"/>
        </w:rPr>
        <w:lastRenderedPageBreak/>
        <w:t xml:space="preserve">which decrease with AD progression. PTAU measures </w:t>
      </w:r>
      <w:r w:rsidRPr="00E77291">
        <w:rPr>
          <w:sz w:val="20"/>
          <w:szCs w:val="20"/>
        </w:rPr>
        <w:t>tau protein</w:t>
      </w:r>
      <w:r>
        <w:rPr>
          <w:sz w:val="20"/>
          <w:szCs w:val="20"/>
        </w:rPr>
        <w:t xml:space="preserve"> associated with the formation of </w:t>
      </w:r>
      <w:r w:rsidRPr="00E77291">
        <w:rPr>
          <w:sz w:val="20"/>
          <w:szCs w:val="20"/>
        </w:rPr>
        <w:t>neurofibrillary tangles</w:t>
      </w:r>
      <w:r>
        <w:rPr>
          <w:sz w:val="20"/>
          <w:szCs w:val="20"/>
        </w:rPr>
        <w:t xml:space="preserve"> and shows a positive correlation with cognitive decline. TAU increases as the response to axonal damage and cell death and reflects the extent of general neuronal injury (both AD and non-AD). </w:t>
      </w:r>
    </w:p>
    <w:p w14:paraId="5421B21F" w14:textId="77777777" w:rsidR="00E67BC0" w:rsidRDefault="00E67BC0" w:rsidP="003761EF">
      <w:pPr>
        <w:jc w:val="both"/>
        <w:rPr>
          <w:sz w:val="20"/>
          <w:szCs w:val="20"/>
        </w:rPr>
      </w:pPr>
      <w:r>
        <w:rPr>
          <w:sz w:val="20"/>
          <w:szCs w:val="20"/>
        </w:rPr>
        <w:t>There were a few observations in CSF features that were reported as a range, indicating</w:t>
      </w:r>
      <w:ins w:id="4" w:author="Bibhu Simkhada" w:date="2025-06-08T23:14:00Z">
        <w:r>
          <w:rPr>
            <w:sz w:val="20"/>
            <w:szCs w:val="20"/>
          </w:rPr>
          <w:t xml:space="preserve"> </w:t>
        </w:r>
      </w:ins>
      <w:r>
        <w:rPr>
          <w:sz w:val="20"/>
          <w:szCs w:val="20"/>
        </w:rPr>
        <w:t xml:space="preserve">values below or above the quantification limits of the assay. These censored values were transformed to their respective threshold boundaries to ensure consistency with the dataset. For the ABETA biomarker, values reported as &lt;200 and &gt;1700 were recorded as 200 and 1700, respectively. Similarly, Tau values denoted as &lt;80 and &gt;1300 were clipped to 80 and 1300, respectively. For PTAU, values indicated as &lt;8 and &gt;120 were reassigned as 8 and 120, respectively. Figure 4 presents the biomarker concentrations at baseline (T0) across the diagnostic groups. </w:t>
      </w:r>
    </w:p>
    <w:p w14:paraId="2BBB2CB3" w14:textId="77777777" w:rsidR="00E67BC0" w:rsidRDefault="00E67BC0" w:rsidP="00E67BC0">
      <w:pPr>
        <w:keepNext/>
        <w:jc w:val="center"/>
      </w:pPr>
      <w:r w:rsidRPr="00941DBC">
        <w:rPr>
          <w:noProof/>
        </w:rPr>
        <w:drawing>
          <wp:inline distT="0" distB="0" distL="0" distR="0" wp14:anchorId="56171957" wp14:editId="4F341478">
            <wp:extent cx="4461746" cy="1136930"/>
            <wp:effectExtent l="0" t="0" r="0" b="6350"/>
            <wp:docPr id="1026527089" name="Picture 1" descr="A diagram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27089" name="Picture 1" descr="A diagram of different colored shapes&#10;&#10;AI-generated content may be incorrect."/>
                    <pic:cNvPicPr/>
                  </pic:nvPicPr>
                  <pic:blipFill rotWithShape="1">
                    <a:blip r:embed="rId15"/>
                    <a:srcRect t="7231"/>
                    <a:stretch>
                      <a:fillRect/>
                    </a:stretch>
                  </pic:blipFill>
                  <pic:spPr bwMode="auto">
                    <a:xfrm>
                      <a:off x="0" y="0"/>
                      <a:ext cx="4514298" cy="1150321"/>
                    </a:xfrm>
                    <a:prstGeom prst="rect">
                      <a:avLst/>
                    </a:prstGeom>
                    <a:ln>
                      <a:noFill/>
                    </a:ln>
                    <a:extLst>
                      <a:ext uri="{53640926-AAD7-44D8-BBD7-CCE9431645EC}">
                        <a14:shadowObscured xmlns:a14="http://schemas.microsoft.com/office/drawing/2010/main"/>
                      </a:ext>
                    </a:extLst>
                  </pic:spPr>
                </pic:pic>
              </a:graphicData>
            </a:graphic>
          </wp:inline>
        </w:drawing>
      </w:r>
    </w:p>
    <w:p w14:paraId="46AE95E9" w14:textId="77777777" w:rsidR="00E67BC0" w:rsidRDefault="00E67BC0" w:rsidP="00E67BC0">
      <w:pPr>
        <w:pStyle w:val="Caption"/>
        <w:jc w:val="center"/>
        <w:rPr>
          <w:sz w:val="20"/>
          <w:szCs w:val="20"/>
        </w:rPr>
      </w:pPr>
      <w:r>
        <w:t xml:space="preserve">Figure </w:t>
      </w:r>
      <w:fldSimple w:instr=" SEQ Figure \* ARABIC ">
        <w:r>
          <w:rPr>
            <w:noProof/>
          </w:rPr>
          <w:t>4</w:t>
        </w:r>
      </w:fldSimple>
      <w:r>
        <w:t xml:space="preserve">: </w:t>
      </w:r>
      <w:r w:rsidRPr="001D2678">
        <w:t xml:space="preserve">Distribution of Features for </w:t>
      </w:r>
      <w:r>
        <w:t xml:space="preserve">CSF </w:t>
      </w:r>
      <w:r w:rsidRPr="001D2678">
        <w:t>Modality by diagnosis class</w:t>
      </w:r>
    </w:p>
    <w:p w14:paraId="32B9DF0A" w14:textId="3C52C82E" w:rsidR="00E67BC0" w:rsidRDefault="00E67BC0" w:rsidP="003761EF">
      <w:pPr>
        <w:jc w:val="both"/>
        <w:rPr>
          <w:sz w:val="20"/>
          <w:szCs w:val="20"/>
        </w:rPr>
      </w:pPr>
      <w:r w:rsidRPr="00C12483">
        <w:rPr>
          <w:b/>
          <w:bCs/>
          <w:sz w:val="20"/>
          <w:szCs w:val="20"/>
        </w:rPr>
        <w:t>Risk Factor Modality (RF):</w:t>
      </w:r>
      <w:r>
        <w:rPr>
          <w:sz w:val="20"/>
          <w:szCs w:val="20"/>
        </w:rPr>
        <w:t xml:space="preserve"> The final input modality captures key demographic and genetic variables that influence onset and progression. These include age, educational attainment (PTEDUCAT), </w:t>
      </w:r>
      <w:r w:rsidRPr="00811AAE">
        <w:rPr>
          <w:sz w:val="20"/>
          <w:szCs w:val="20"/>
        </w:rPr>
        <w:t>APOE4 genotype</w:t>
      </w:r>
      <w:r>
        <w:rPr>
          <w:sz w:val="20"/>
          <w:szCs w:val="20"/>
        </w:rPr>
        <w:t xml:space="preserve">, and gender (PTGENDER). The risk of developing AD increases substantially after the age of 65. Individuals carrying one </w:t>
      </w:r>
      <w:r w:rsidRPr="005E1051">
        <w:rPr>
          <w:i/>
          <w:iCs/>
          <w:sz w:val="20"/>
          <w:szCs w:val="20"/>
        </w:rPr>
        <w:t>APOE</w:t>
      </w:r>
      <w:r>
        <w:rPr>
          <w:sz w:val="20"/>
          <w:szCs w:val="20"/>
        </w:rPr>
        <w:t xml:space="preserve"> </w:t>
      </w:r>
      <w:r w:rsidRPr="007A5DFF">
        <w:rPr>
          <w:i/>
          <w:iCs/>
          <w:sz w:val="20"/>
          <w:szCs w:val="20"/>
        </w:rPr>
        <w:t>ε4</w:t>
      </w:r>
      <w:r w:rsidRPr="007A5DFF">
        <w:rPr>
          <w:sz w:val="20"/>
          <w:szCs w:val="20"/>
        </w:rPr>
        <w:t> allele</w:t>
      </w:r>
      <w:r>
        <w:rPr>
          <w:sz w:val="20"/>
          <w:szCs w:val="20"/>
        </w:rPr>
        <w:t xml:space="preserve"> have 2-3-fold increased risk, while </w:t>
      </w:r>
      <w:r w:rsidRPr="007A5DFF">
        <w:rPr>
          <w:sz w:val="20"/>
          <w:szCs w:val="20"/>
        </w:rPr>
        <w:t>homozygous carriers</w:t>
      </w:r>
      <w:r>
        <w:rPr>
          <w:sz w:val="20"/>
          <w:szCs w:val="20"/>
        </w:rPr>
        <w:t xml:space="preserve"> have 10-15-fold increased risk of developing AD </w:t>
      </w:r>
      <w:r w:rsidR="008C26F8">
        <w:rPr>
          <w:sz w:val="20"/>
          <w:szCs w:val="20"/>
        </w:rPr>
        <w:t>(</w:t>
      </w:r>
      <w:r w:rsidR="008C26F8" w:rsidRPr="008C26F8">
        <w:rPr>
          <w:sz w:val="20"/>
          <w:szCs w:val="20"/>
        </w:rPr>
        <w:t>Troutwine et al., 2022</w:t>
      </w:r>
      <w:r w:rsidR="008C26F8">
        <w:rPr>
          <w:sz w:val="20"/>
          <w:szCs w:val="20"/>
        </w:rPr>
        <w:t>)</w:t>
      </w:r>
      <w:r>
        <w:rPr>
          <w:sz w:val="20"/>
          <w:szCs w:val="20"/>
        </w:rPr>
        <w:t xml:space="preserve">. Studies have reported that higher educational attainment modulates performance on cognitive tests and delays the clinical onset of disease due to greater cognitive reserve, despite pathological indications </w:t>
      </w:r>
      <w:r w:rsidR="00B52BA3">
        <w:rPr>
          <w:sz w:val="20"/>
          <w:szCs w:val="20"/>
        </w:rPr>
        <w:t>(Rosselli et al., 2022)</w:t>
      </w:r>
      <w:r>
        <w:rPr>
          <w:sz w:val="20"/>
          <w:szCs w:val="20"/>
        </w:rPr>
        <w:t xml:space="preserve">. Similarly, epidemiological studies report higher AD prevalence in women, potentially due to longer life expectancy, hormonal factors, and differential brain reserve, but this remains an area of active research </w:t>
      </w:r>
      <w:r w:rsidR="00B52BA3">
        <w:rPr>
          <w:sz w:val="20"/>
          <w:szCs w:val="20"/>
        </w:rPr>
        <w:t>(Mielke, 2018)</w:t>
      </w:r>
      <w:r>
        <w:rPr>
          <w:sz w:val="20"/>
          <w:szCs w:val="20"/>
        </w:rPr>
        <w:t xml:space="preserve">. Figure 5 visualizes the distribution and trends of risk factors and demographic factors in our dataset, providing orthogonal information to other modalities. </w:t>
      </w:r>
    </w:p>
    <w:p w14:paraId="1FAE62D8" w14:textId="77777777" w:rsidR="00E67BC0" w:rsidRDefault="00E67BC0" w:rsidP="00E67BC0">
      <w:pPr>
        <w:keepNext/>
      </w:pPr>
      <w:r w:rsidRPr="00941DBC">
        <w:rPr>
          <w:noProof/>
        </w:rPr>
        <w:drawing>
          <wp:inline distT="0" distB="0" distL="0" distR="0" wp14:anchorId="1C021A2F" wp14:editId="17B347B5">
            <wp:extent cx="5943600" cy="1114248"/>
            <wp:effectExtent l="0" t="0" r="0" b="0"/>
            <wp:docPr id="1505204043" name="Picture 1"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04043" name="Picture 1" descr="A close-up of several graphs&#10;&#10;AI-generated content may be incorrect."/>
                    <pic:cNvPicPr/>
                  </pic:nvPicPr>
                  <pic:blipFill rotWithShape="1">
                    <a:blip r:embed="rId16"/>
                    <a:srcRect t="8893"/>
                    <a:stretch>
                      <a:fillRect/>
                    </a:stretch>
                  </pic:blipFill>
                  <pic:spPr bwMode="auto">
                    <a:xfrm>
                      <a:off x="0" y="0"/>
                      <a:ext cx="5943600" cy="1114248"/>
                    </a:xfrm>
                    <a:prstGeom prst="rect">
                      <a:avLst/>
                    </a:prstGeom>
                    <a:ln>
                      <a:noFill/>
                    </a:ln>
                    <a:extLst>
                      <a:ext uri="{53640926-AAD7-44D8-BBD7-CCE9431645EC}">
                        <a14:shadowObscured xmlns:a14="http://schemas.microsoft.com/office/drawing/2010/main"/>
                      </a:ext>
                    </a:extLst>
                  </pic:spPr>
                </pic:pic>
              </a:graphicData>
            </a:graphic>
          </wp:inline>
        </w:drawing>
      </w:r>
    </w:p>
    <w:p w14:paraId="68A8A595" w14:textId="3063B276" w:rsidR="00E67BC0" w:rsidRPr="001C0F0C" w:rsidRDefault="00E67BC0" w:rsidP="003761EF">
      <w:pPr>
        <w:pStyle w:val="Caption"/>
        <w:jc w:val="center"/>
        <w:rPr>
          <w:sz w:val="20"/>
          <w:szCs w:val="20"/>
        </w:rPr>
      </w:pPr>
      <w:r>
        <w:t xml:space="preserve">Figure </w:t>
      </w:r>
      <w:fldSimple w:instr=" SEQ Figure \* ARABIC ">
        <w:r>
          <w:rPr>
            <w:noProof/>
          </w:rPr>
          <w:t>5</w:t>
        </w:r>
      </w:fldSimple>
      <w:r>
        <w:t xml:space="preserve">: </w:t>
      </w:r>
      <w:r w:rsidRPr="007F1E82">
        <w:t xml:space="preserve">Distribution of Features for </w:t>
      </w:r>
      <w:r>
        <w:t xml:space="preserve">RF </w:t>
      </w:r>
      <w:r w:rsidRPr="007F1E82">
        <w:t xml:space="preserve">Modality by </w:t>
      </w:r>
      <w:r w:rsidR="007C5BC2">
        <w:t>Diagnosis Class</w:t>
      </w:r>
    </w:p>
    <w:p w14:paraId="5E831AF5" w14:textId="01A38D12" w:rsidR="003C126B" w:rsidRPr="001157E0" w:rsidRDefault="003C126B" w:rsidP="004002BA">
      <w:pPr>
        <w:rPr>
          <w:b/>
          <w:bCs/>
        </w:rPr>
      </w:pPr>
      <w:r w:rsidRPr="001157E0">
        <w:rPr>
          <w:b/>
          <w:bCs/>
        </w:rPr>
        <w:t>Data Pre-processing</w:t>
      </w:r>
    </w:p>
    <w:p w14:paraId="66AE034A" w14:textId="77777777" w:rsidR="003C126B" w:rsidRDefault="003C126B" w:rsidP="00B52BA3">
      <w:pPr>
        <w:jc w:val="both"/>
        <w:rPr>
          <w:sz w:val="20"/>
          <w:szCs w:val="20"/>
        </w:rPr>
      </w:pPr>
      <w:r>
        <w:rPr>
          <w:sz w:val="20"/>
          <w:szCs w:val="20"/>
        </w:rPr>
        <w:t>The dataset underwent two key preprocessing steps: data imputation to address missing values and data normalization to standardize feature scales.</w:t>
      </w:r>
    </w:p>
    <w:p w14:paraId="3CC1295D" w14:textId="77777777" w:rsidR="003C126B" w:rsidRPr="00431B1B" w:rsidRDefault="003C126B" w:rsidP="00B52BA3">
      <w:pPr>
        <w:pStyle w:val="ListParagraph"/>
        <w:numPr>
          <w:ilvl w:val="0"/>
          <w:numId w:val="7"/>
        </w:numPr>
        <w:jc w:val="both"/>
        <w:rPr>
          <w:b/>
          <w:bCs/>
          <w:sz w:val="20"/>
          <w:szCs w:val="20"/>
        </w:rPr>
      </w:pPr>
      <w:r w:rsidRPr="00431B1B">
        <w:rPr>
          <w:b/>
          <w:bCs/>
          <w:sz w:val="20"/>
          <w:szCs w:val="20"/>
        </w:rPr>
        <w:t>Data Imputation:</w:t>
      </w:r>
    </w:p>
    <w:p w14:paraId="595CBBCF" w14:textId="3FF5B984" w:rsidR="003C126B" w:rsidRDefault="003C126B" w:rsidP="00B52BA3">
      <w:pPr>
        <w:jc w:val="both"/>
        <w:rPr>
          <w:sz w:val="20"/>
          <w:szCs w:val="20"/>
        </w:rPr>
      </w:pPr>
      <w:r>
        <w:rPr>
          <w:sz w:val="20"/>
          <w:szCs w:val="20"/>
        </w:rPr>
        <w:lastRenderedPageBreak/>
        <w:t xml:space="preserve">While the extended dataset increased cohort size, it concurrently introduced a higher proportion of missing values—the total number of missing values per feature before imputation is provided in Table 5. </w:t>
      </w:r>
      <w:r w:rsidRPr="003741E1">
        <w:rPr>
          <w:sz w:val="20"/>
          <w:szCs w:val="20"/>
        </w:rPr>
        <w:t>Missing data patterns are predominantly attributable to selective data acquisition protocols, patient burden reduction strategies, and resource allocation constraints associated with high-cost diagnostic procedures.</w:t>
      </w:r>
      <w:r>
        <w:rPr>
          <w:sz w:val="20"/>
          <w:szCs w:val="20"/>
        </w:rPr>
        <w:t xml:space="preserve"> To tackle and impute the missing values, we adopted a two-stage imputation technique that preserves progression trends and minimizes bias.</w:t>
      </w:r>
    </w:p>
    <w:p w14:paraId="559DEB09" w14:textId="77777777" w:rsidR="003C126B" w:rsidRDefault="003C126B" w:rsidP="00B52BA3">
      <w:pPr>
        <w:jc w:val="both"/>
        <w:rPr>
          <w:sz w:val="20"/>
          <w:szCs w:val="20"/>
        </w:rPr>
      </w:pPr>
      <w:r w:rsidRPr="003A3ECA">
        <w:rPr>
          <w:b/>
          <w:bCs/>
          <w:i/>
          <w:iCs/>
          <w:sz w:val="20"/>
          <w:szCs w:val="20"/>
        </w:rPr>
        <w:t>Subject-Specific Regression Imputation</w:t>
      </w:r>
      <w:r>
        <w:rPr>
          <w:b/>
          <w:bCs/>
          <w:i/>
          <w:iCs/>
          <w:sz w:val="20"/>
          <w:szCs w:val="20"/>
        </w:rPr>
        <w:t xml:space="preserve"> (SSRI)</w:t>
      </w:r>
      <w:r w:rsidRPr="003A3ECA">
        <w:rPr>
          <w:b/>
          <w:bCs/>
          <w:i/>
          <w:iCs/>
          <w:sz w:val="20"/>
          <w:szCs w:val="20"/>
        </w:rPr>
        <w:t>:</w:t>
      </w:r>
      <w:r>
        <w:rPr>
          <w:sz w:val="20"/>
          <w:szCs w:val="20"/>
        </w:rPr>
        <w:t xml:space="preserve"> We applied r</w:t>
      </w:r>
      <w:r w:rsidRPr="006744DB">
        <w:rPr>
          <w:sz w:val="20"/>
          <w:szCs w:val="20"/>
        </w:rPr>
        <w:t>egression</w:t>
      </w:r>
      <w:r>
        <w:rPr>
          <w:sz w:val="20"/>
          <w:szCs w:val="20"/>
        </w:rPr>
        <w:t xml:space="preserve"> to estimate missing values at T0 for a feature when a given subject-feature pair has at least three observed measurements in total (available before or after the baseline T0) at the ADNIMERGE dataset. We were able to impute 31.93% of the total missing values across all features. A detailed breakdown of imputation per feature is listed in Table 5. The available feature for a subject at temporal groups is represented by t = [t0, t1, t2, …], where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m:t>
            </m:r>
          </m:sub>
        </m:sSub>
      </m:oMath>
      <w:r>
        <w:rPr>
          <w:sz w:val="20"/>
          <w:szCs w:val="20"/>
        </w:rPr>
        <w:t xml:space="preserve"> corresponds to the numerical VISCODE, and i is the index of the observation point. If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m:t>
            </m:r>
          </m:sub>
        </m:sSub>
      </m:oMath>
      <w:r>
        <w:rPr>
          <w:sz w:val="20"/>
          <w:szCs w:val="20"/>
        </w:rPr>
        <w:t xml:space="preserve"> has a VISCODE of m24, then the value of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m:t>
            </m:r>
          </m:sub>
        </m:sSub>
      </m:oMath>
      <w:r>
        <w:rPr>
          <w:sz w:val="20"/>
          <w:szCs w:val="20"/>
        </w:rPr>
        <w:t xml:space="preserve"> is 24. Similarly, the feature value set for the corresponding observation points is represented by x = [x₀, x₁, x₂, …]. It is then fitted to an ordinary least squares model to estimate the slope </w:t>
      </w:r>
      <w:r w:rsidRPr="00F7297B">
        <w:rPr>
          <w:sz w:val="20"/>
          <w:szCs w:val="20"/>
        </w:rPr>
        <w:t>α</w:t>
      </w:r>
      <w:r>
        <w:rPr>
          <w:sz w:val="20"/>
          <w:szCs w:val="20"/>
        </w:rPr>
        <w:t xml:space="preserve"> and intercept </w:t>
      </w:r>
      <w:r w:rsidRPr="00F7297B">
        <w:rPr>
          <w:sz w:val="20"/>
          <w:szCs w:val="20"/>
        </w:rPr>
        <w:t>β</w:t>
      </w:r>
      <w:r>
        <w:rPr>
          <w:sz w:val="20"/>
          <w:szCs w:val="20"/>
        </w:rPr>
        <w:t xml:space="preserve">. </w:t>
      </w:r>
    </w:p>
    <w:p w14:paraId="264E9542" w14:textId="77777777" w:rsidR="003C126B" w:rsidRDefault="003C126B" w:rsidP="004002BA">
      <w:pPr>
        <w:jc w:val="center"/>
        <w:rPr>
          <w:rFonts w:eastAsiaTheme="minorEastAsia"/>
          <w:sz w:val="20"/>
          <w:szCs w:val="20"/>
        </w:rPr>
      </w:pPr>
      <m:oMath>
        <m:r>
          <w:rPr>
            <w:rFonts w:ascii="Cambria Math" w:hAnsi="Cambria Math"/>
            <w:sz w:val="20"/>
            <w:szCs w:val="20"/>
          </w:rPr>
          <m:t xml:space="preserve">x= αt+ β      </m:t>
        </m:r>
      </m:oMath>
      <w:r>
        <w:rPr>
          <w:rFonts w:eastAsiaTheme="minorEastAsia"/>
          <w:sz w:val="20"/>
          <w:szCs w:val="20"/>
        </w:rPr>
        <w:t xml:space="preserve">    </w:t>
      </w:r>
    </w:p>
    <w:p w14:paraId="2FC0C86A" w14:textId="77777777" w:rsidR="003C126B" w:rsidRDefault="003C126B" w:rsidP="004002BA">
      <w:pPr>
        <w:rPr>
          <w:rFonts w:eastAsiaTheme="minorEastAsia"/>
          <w:sz w:val="20"/>
          <w:szCs w:val="20"/>
        </w:rPr>
      </w:pPr>
      <w:r>
        <w:rPr>
          <w:rFonts w:eastAsiaTheme="minorEastAsia"/>
          <w:sz w:val="20"/>
          <w:szCs w:val="20"/>
        </w:rPr>
        <w:t xml:space="preserve">The imputed value </w:t>
      </w:r>
      <m:oMath>
        <m:acc>
          <m:accPr>
            <m:ctrlPr>
              <w:rPr>
                <w:rFonts w:ascii="Cambria Math" w:hAnsi="Cambria Math"/>
                <w:i/>
                <w:sz w:val="20"/>
                <w:szCs w:val="20"/>
              </w:rPr>
            </m:ctrlPr>
          </m:accPr>
          <m:e>
            <m:r>
              <w:rPr>
                <w:rFonts w:ascii="Cambria Math" w:hAnsi="Cambria Math"/>
                <w:sz w:val="20"/>
                <w:szCs w:val="20"/>
              </w:rPr>
              <m:t>x</m:t>
            </m:r>
          </m:e>
        </m:acc>
      </m:oMath>
      <w:r>
        <w:rPr>
          <w:rFonts w:eastAsiaTheme="minorEastAsia"/>
          <w:sz w:val="20"/>
          <w:szCs w:val="20"/>
        </w:rPr>
        <w:t xml:space="preserve"> for baseline </w:t>
      </w:r>
      <m:oMath>
        <m:r>
          <w:rPr>
            <w:rFonts w:ascii="Cambria Math" w:hAnsi="Cambria Math"/>
            <w:sz w:val="20"/>
            <w:szCs w:val="20"/>
          </w:rPr>
          <m:t>T0</m:t>
        </m:r>
      </m:oMath>
      <w:r>
        <w:rPr>
          <w:rFonts w:eastAsiaTheme="minorEastAsia"/>
          <w:sz w:val="20"/>
          <w:szCs w:val="20"/>
        </w:rPr>
        <w:t xml:space="preserve"> for a given subject-feature, it is then calculated by:</w:t>
      </w:r>
    </w:p>
    <w:p w14:paraId="11D55045" w14:textId="77777777" w:rsidR="003C126B" w:rsidRPr="00BB1830" w:rsidRDefault="00000000" w:rsidP="004002BA">
      <w:pPr>
        <w:jc w:val="center"/>
        <w:rPr>
          <w:rFonts w:eastAsiaTheme="minorEastAsia"/>
          <w:sz w:val="20"/>
          <w:szCs w:val="20"/>
        </w:rPr>
      </w:pPr>
      <m:oMathPara>
        <m:oMath>
          <m:acc>
            <m:accPr>
              <m:ctrlPr>
                <w:rPr>
                  <w:rFonts w:ascii="Cambria Math" w:hAnsi="Cambria Math"/>
                  <w:i/>
                  <w:sz w:val="20"/>
                  <w:szCs w:val="20"/>
                </w:rPr>
              </m:ctrlPr>
            </m:accPr>
            <m:e>
              <m:r>
                <w:rPr>
                  <w:rFonts w:ascii="Cambria Math" w:hAnsi="Cambria Math"/>
                  <w:sz w:val="20"/>
                  <w:szCs w:val="20"/>
                </w:rPr>
                <m:t>x</m:t>
              </m:r>
              <m:r>
                <m:rPr>
                  <m:sty m:val="p"/>
                </m:rPr>
                <w:rPr>
                  <w:rFonts w:ascii="Cambria Math" w:eastAsiaTheme="minorEastAsia" w:hAnsi="Cambria Math"/>
                  <w:sz w:val="20"/>
                  <w:szCs w:val="20"/>
                </w:rPr>
                <m:t xml:space="preserve"> </m:t>
              </m:r>
            </m:e>
          </m:acc>
          <m:r>
            <w:rPr>
              <w:rFonts w:ascii="Cambria Math" w:hAnsi="Cambria Math"/>
              <w:sz w:val="20"/>
              <w:szCs w:val="20"/>
            </w:rPr>
            <m:t>= α</m:t>
          </m:r>
          <m:acc>
            <m:accPr>
              <m:ctrlPr>
                <w:rPr>
                  <w:rFonts w:ascii="Cambria Math" w:hAnsi="Cambria Math"/>
                  <w:i/>
                  <w:sz w:val="20"/>
                  <w:szCs w:val="20"/>
                </w:rPr>
              </m:ctrlPr>
            </m:accPr>
            <m:e>
              <m:r>
                <w:rPr>
                  <w:rFonts w:ascii="Cambria Math" w:hAnsi="Cambria Math"/>
                  <w:sz w:val="20"/>
                  <w:szCs w:val="20"/>
                </w:rPr>
                <m:t>t</m:t>
              </m:r>
            </m:e>
          </m:acc>
          <m:r>
            <w:rPr>
              <w:rFonts w:ascii="Cambria Math" w:hAnsi="Cambria Math"/>
              <w:sz w:val="20"/>
              <w:szCs w:val="20"/>
            </w:rPr>
            <m:t>+ β</m:t>
          </m:r>
        </m:oMath>
      </m:oMathPara>
    </w:p>
    <w:p w14:paraId="3F751EAA" w14:textId="77777777" w:rsidR="003C126B" w:rsidRPr="000F125A" w:rsidRDefault="003C126B" w:rsidP="004002BA">
      <w:pPr>
        <w:rPr>
          <w:rFonts w:eastAsiaTheme="minorEastAsia"/>
          <w:sz w:val="20"/>
          <w:szCs w:val="20"/>
        </w:rPr>
      </w:pPr>
      <w:r>
        <w:rPr>
          <w:rFonts w:eastAsiaTheme="minorEastAsia"/>
          <w:sz w:val="20"/>
          <w:szCs w:val="20"/>
        </w:rPr>
        <w:t xml:space="preserve">where </w:t>
      </w:r>
      <m:oMath>
        <m:acc>
          <m:accPr>
            <m:ctrlPr>
              <w:rPr>
                <w:rFonts w:ascii="Cambria Math" w:hAnsi="Cambria Math"/>
                <w:i/>
                <w:sz w:val="20"/>
                <w:szCs w:val="20"/>
              </w:rPr>
            </m:ctrlPr>
          </m:accPr>
          <m:e>
            <m:r>
              <w:rPr>
                <w:rFonts w:ascii="Cambria Math" w:hAnsi="Cambria Math"/>
                <w:sz w:val="20"/>
                <w:szCs w:val="20"/>
              </w:rPr>
              <m:t>t</m:t>
            </m:r>
          </m:e>
        </m:acc>
      </m:oMath>
      <w:r>
        <w:rPr>
          <w:rFonts w:eastAsiaTheme="minorEastAsia"/>
          <w:sz w:val="20"/>
          <w:szCs w:val="20"/>
        </w:rPr>
        <w:t xml:space="preserve"> is the numerical value of VISCODE corresponding to T0. </w:t>
      </w:r>
    </w:p>
    <w:p w14:paraId="0B26310F" w14:textId="71ECA899" w:rsidR="003C126B" w:rsidRDefault="003C126B" w:rsidP="00B52BA3">
      <w:pPr>
        <w:jc w:val="both"/>
        <w:rPr>
          <w:sz w:val="20"/>
          <w:szCs w:val="20"/>
        </w:rPr>
      </w:pPr>
      <w:r>
        <w:rPr>
          <w:sz w:val="20"/>
          <w:szCs w:val="20"/>
        </w:rPr>
        <w:t xml:space="preserve">For example, suppose subject has a missing value for Feature X at T0, where T0 corresponds to VISCODE m12 and has observed values at m0, m6, m24, and m48. In that case, the “Subject-Specific Regression Imputation” technique is used in estimating the missing value for Feature X. </w:t>
      </w:r>
    </w:p>
    <w:p w14:paraId="5334C2FF" w14:textId="00443923" w:rsidR="003C126B" w:rsidRDefault="003C126B" w:rsidP="00B52BA3">
      <w:pPr>
        <w:jc w:val="both"/>
        <w:rPr>
          <w:sz w:val="20"/>
          <w:szCs w:val="20"/>
        </w:rPr>
      </w:pPr>
      <w:r w:rsidRPr="00C141DD">
        <w:rPr>
          <w:b/>
          <w:bCs/>
          <w:sz w:val="20"/>
          <w:szCs w:val="20"/>
        </w:rPr>
        <w:t>Diagnosis-Specific Mean Imputation</w:t>
      </w:r>
      <w:r>
        <w:rPr>
          <w:b/>
          <w:bCs/>
          <w:sz w:val="20"/>
          <w:szCs w:val="20"/>
        </w:rPr>
        <w:t xml:space="preserve"> (DSMI)</w:t>
      </w:r>
      <w:r w:rsidRPr="00C141DD">
        <w:rPr>
          <w:b/>
          <w:bCs/>
          <w:sz w:val="20"/>
          <w:szCs w:val="20"/>
        </w:rPr>
        <w:t>:</w:t>
      </w:r>
      <w:r>
        <w:rPr>
          <w:sz w:val="20"/>
          <w:szCs w:val="20"/>
        </w:rPr>
        <w:t xml:space="preserve"> For the remaining missing values at baseline that did not meet the criteria for regression imputation, we applied mean imputation stratified by diagnostic class. We have three classes for the diagnostic class: CN, MCI, and AD. Hence, we calculated the average of each feature per class from the dataset that had undergone subject-specific regression imputation and applied the average value for the missing values for the feature-class pair. The average value for each feature-class pai</w:t>
      </w:r>
      <w:r w:rsidR="0008594F">
        <w:rPr>
          <w:sz w:val="20"/>
          <w:szCs w:val="20"/>
        </w:rPr>
        <w:t>r</w:t>
      </w:r>
      <w:r>
        <w:rPr>
          <w:sz w:val="20"/>
          <w:szCs w:val="20"/>
        </w:rPr>
        <w:t xml:space="preserve"> is presented in Table 5, along with the Q1, Q2, and Q3 distributions.</w:t>
      </w:r>
    </w:p>
    <w:p w14:paraId="2A299378" w14:textId="4517CB52" w:rsidR="003C126B" w:rsidRPr="00226A3D" w:rsidRDefault="003C126B" w:rsidP="00B52BA3">
      <w:pPr>
        <w:jc w:val="both"/>
        <w:rPr>
          <w:sz w:val="20"/>
          <w:szCs w:val="20"/>
        </w:rPr>
      </w:pPr>
      <w:r>
        <w:rPr>
          <w:sz w:val="20"/>
          <w:szCs w:val="20"/>
        </w:rPr>
        <w:t xml:space="preserve">Table 5 summarizes the results from both imputation processes by each feature of the dataset. The column </w:t>
      </w:r>
      <w:r w:rsidR="00E614AD" w:rsidRPr="00E614AD">
        <w:rPr>
          <w:sz w:val="20"/>
          <w:szCs w:val="20"/>
          <w:highlight w:val="green"/>
        </w:rPr>
        <w:t xml:space="preserve">“Imputed by </w:t>
      </w:r>
      <w:r w:rsidRPr="00E614AD">
        <w:rPr>
          <w:sz w:val="20"/>
          <w:szCs w:val="20"/>
          <w:highlight w:val="green"/>
        </w:rPr>
        <w:t>SSRI</w:t>
      </w:r>
      <w:r w:rsidR="00E614AD" w:rsidRPr="00E614AD">
        <w:rPr>
          <w:sz w:val="20"/>
          <w:szCs w:val="20"/>
          <w:highlight w:val="green"/>
        </w:rPr>
        <w:t>”</w:t>
      </w:r>
      <w:r>
        <w:rPr>
          <w:sz w:val="20"/>
          <w:szCs w:val="20"/>
        </w:rPr>
        <w:t xml:space="preserve"> represents the imputation count from regression imputation, while the column </w:t>
      </w:r>
      <w:r w:rsidR="00E614AD" w:rsidRPr="00E614AD">
        <w:rPr>
          <w:sz w:val="20"/>
          <w:szCs w:val="20"/>
          <w:highlight w:val="green"/>
        </w:rPr>
        <w:t xml:space="preserve">“Imputed by </w:t>
      </w:r>
      <w:r w:rsidRPr="00E614AD">
        <w:rPr>
          <w:sz w:val="20"/>
          <w:szCs w:val="20"/>
          <w:highlight w:val="green"/>
        </w:rPr>
        <w:t>DSMI</w:t>
      </w:r>
      <w:r w:rsidR="00E614AD" w:rsidRPr="00E614AD">
        <w:rPr>
          <w:sz w:val="20"/>
          <w:szCs w:val="20"/>
          <w:highlight w:val="green"/>
        </w:rPr>
        <w:t>”</w:t>
      </w:r>
      <w:r>
        <w:rPr>
          <w:sz w:val="20"/>
          <w:szCs w:val="20"/>
        </w:rPr>
        <w:t xml:space="preserve"> represents the imputation count from mean imputation. </w:t>
      </w:r>
    </w:p>
    <w:p w14:paraId="180B2C7A" w14:textId="77777777" w:rsidR="003C126B" w:rsidRDefault="003C126B" w:rsidP="003C126B">
      <w:pPr>
        <w:pStyle w:val="Caption"/>
        <w:keepNext/>
      </w:pPr>
      <w:r>
        <w:t xml:space="preserve">Table </w:t>
      </w:r>
      <w:fldSimple w:instr=" SEQ Table \* ARABIC ">
        <w:r>
          <w:rPr>
            <w:noProof/>
          </w:rPr>
          <w:t>5</w:t>
        </w:r>
      </w:fldSimple>
      <w:r>
        <w:t xml:space="preserve">: </w:t>
      </w:r>
      <w:r w:rsidRPr="002F1356">
        <w:t xml:space="preserve"> Imputation Summary by Modality, Feature, and Diagnostic Stage</w:t>
      </w:r>
    </w:p>
    <w:tbl>
      <w:tblPr>
        <w:tblStyle w:val="TableGrid"/>
        <w:tblW w:w="9829" w:type="dxa"/>
        <w:tblInd w:w="-635" w:type="dxa"/>
        <w:tblLayout w:type="fixed"/>
        <w:tblLook w:val="04A0" w:firstRow="1" w:lastRow="0" w:firstColumn="1" w:lastColumn="0" w:noHBand="0" w:noVBand="1"/>
      </w:tblPr>
      <w:tblGrid>
        <w:gridCol w:w="990"/>
        <w:gridCol w:w="1530"/>
        <w:gridCol w:w="720"/>
        <w:gridCol w:w="812"/>
        <w:gridCol w:w="810"/>
        <w:gridCol w:w="990"/>
        <w:gridCol w:w="1080"/>
        <w:gridCol w:w="990"/>
        <w:gridCol w:w="990"/>
        <w:gridCol w:w="917"/>
      </w:tblGrid>
      <w:tr w:rsidR="008A64F3" w:rsidRPr="007D7FC5" w14:paraId="6C638B17" w14:textId="77777777" w:rsidTr="005E4CC8">
        <w:tc>
          <w:tcPr>
            <w:tcW w:w="990" w:type="dxa"/>
            <w:vMerge w:val="restart"/>
            <w:textDirection w:val="btLr"/>
          </w:tcPr>
          <w:p w14:paraId="4A126641" w14:textId="77777777" w:rsidR="008A64F3" w:rsidRPr="00EA1741" w:rsidRDefault="008A64F3" w:rsidP="005E4CC8">
            <w:pPr>
              <w:ind w:left="113" w:right="113"/>
              <w:jc w:val="center"/>
              <w:rPr>
                <w:rFonts w:eastAsia="Times New Roman" w:cs="Times New Roman"/>
                <w:color w:val="000000"/>
                <w:kern w:val="0"/>
                <w:sz w:val="20"/>
                <w:szCs w:val="20"/>
                <w:highlight w:val="green"/>
                <w14:ligatures w14:val="none"/>
              </w:rPr>
            </w:pPr>
            <w:r w:rsidRPr="00EA1741">
              <w:rPr>
                <w:rFonts w:eastAsia="Times New Roman" w:cs="Times New Roman"/>
                <w:color w:val="000000"/>
                <w:kern w:val="0"/>
                <w:sz w:val="20"/>
                <w:szCs w:val="20"/>
                <w:highlight w:val="green"/>
                <w14:ligatures w14:val="none"/>
              </w:rPr>
              <w:t>Modality</w:t>
            </w:r>
          </w:p>
        </w:tc>
        <w:tc>
          <w:tcPr>
            <w:tcW w:w="1530" w:type="dxa"/>
            <w:vMerge w:val="restart"/>
            <w:textDirection w:val="btLr"/>
          </w:tcPr>
          <w:p w14:paraId="3EE9ABE6" w14:textId="77777777" w:rsidR="008A64F3" w:rsidRPr="00EA1741" w:rsidRDefault="008A64F3" w:rsidP="005E4CC8">
            <w:pPr>
              <w:ind w:left="113" w:right="113"/>
              <w:jc w:val="center"/>
              <w:rPr>
                <w:rFonts w:cs="Arial"/>
                <w:sz w:val="20"/>
                <w:szCs w:val="20"/>
                <w:highlight w:val="green"/>
              </w:rPr>
            </w:pPr>
            <w:r w:rsidRPr="00EA1741">
              <w:rPr>
                <w:rFonts w:eastAsia="Times New Roman" w:cs="Times New Roman"/>
                <w:color w:val="000000"/>
                <w:kern w:val="0"/>
                <w:sz w:val="20"/>
                <w:szCs w:val="20"/>
                <w:highlight w:val="green"/>
                <w14:ligatures w14:val="none"/>
              </w:rPr>
              <w:t>Feature</w:t>
            </w:r>
          </w:p>
        </w:tc>
        <w:tc>
          <w:tcPr>
            <w:tcW w:w="720" w:type="dxa"/>
            <w:vMerge w:val="restart"/>
            <w:textDirection w:val="btLr"/>
          </w:tcPr>
          <w:p w14:paraId="257459B1" w14:textId="61D2D0D2" w:rsidR="008A64F3" w:rsidRPr="00EA1741" w:rsidRDefault="008A64F3" w:rsidP="005E4CC8">
            <w:pPr>
              <w:ind w:left="113" w:right="113"/>
              <w:jc w:val="center"/>
              <w:rPr>
                <w:rFonts w:cs="Arial"/>
                <w:sz w:val="20"/>
                <w:szCs w:val="20"/>
                <w:highlight w:val="green"/>
              </w:rPr>
            </w:pPr>
            <w:r w:rsidRPr="00EA1741">
              <w:rPr>
                <w:rFonts w:eastAsia="Times New Roman" w:cs="Times New Roman"/>
                <w:color w:val="000000"/>
                <w:kern w:val="0"/>
                <w:sz w:val="20"/>
                <w:szCs w:val="20"/>
                <w:highlight w:val="green"/>
                <w14:ligatures w14:val="none"/>
              </w:rPr>
              <w:t>Missing</w:t>
            </w:r>
            <w:r w:rsidR="006C7256" w:rsidRPr="00EA1741">
              <w:rPr>
                <w:rFonts w:eastAsia="Times New Roman" w:cs="Times New Roman"/>
                <w:color w:val="000000"/>
                <w:kern w:val="0"/>
                <w:sz w:val="20"/>
                <w:szCs w:val="20"/>
                <w:highlight w:val="green"/>
                <w14:ligatures w14:val="none"/>
              </w:rPr>
              <w:t xml:space="preserve"> Values</w:t>
            </w:r>
          </w:p>
        </w:tc>
        <w:tc>
          <w:tcPr>
            <w:tcW w:w="812" w:type="dxa"/>
            <w:vMerge w:val="restart"/>
            <w:textDirection w:val="btLr"/>
          </w:tcPr>
          <w:p w14:paraId="7BA1AB8C" w14:textId="5D6F835A" w:rsidR="008A64F3" w:rsidRPr="00EA1741" w:rsidRDefault="005E4CC8" w:rsidP="005E4CC8">
            <w:pPr>
              <w:ind w:left="113" w:right="113"/>
              <w:jc w:val="center"/>
              <w:rPr>
                <w:rFonts w:cs="Arial"/>
                <w:sz w:val="20"/>
                <w:szCs w:val="20"/>
                <w:highlight w:val="green"/>
              </w:rPr>
            </w:pPr>
            <w:r w:rsidRPr="00EA1741">
              <w:rPr>
                <w:rFonts w:eastAsia="Times New Roman" w:cs="Times New Roman"/>
                <w:color w:val="000000"/>
                <w:kern w:val="0"/>
                <w:sz w:val="20"/>
                <w:szCs w:val="20"/>
                <w:highlight w:val="green"/>
                <w14:ligatures w14:val="none"/>
              </w:rPr>
              <w:t>Imputed by SSRI</w:t>
            </w:r>
          </w:p>
        </w:tc>
        <w:tc>
          <w:tcPr>
            <w:tcW w:w="4860" w:type="dxa"/>
            <w:gridSpan w:val="5"/>
          </w:tcPr>
          <w:p w14:paraId="043F084F" w14:textId="3E96BF6E" w:rsidR="008A64F3" w:rsidRPr="00EA1741" w:rsidRDefault="006C7256" w:rsidP="005E4CC8">
            <w:pPr>
              <w:jc w:val="center"/>
              <w:rPr>
                <w:rFonts w:cs="Arial"/>
                <w:sz w:val="20"/>
                <w:szCs w:val="20"/>
                <w:highlight w:val="green"/>
              </w:rPr>
            </w:pPr>
            <w:r w:rsidRPr="00EA1741">
              <w:rPr>
                <w:rFonts w:cs="Arial"/>
                <w:sz w:val="20"/>
                <w:szCs w:val="20"/>
                <w:highlight w:val="green"/>
              </w:rPr>
              <w:t xml:space="preserve">Feature Values </w:t>
            </w:r>
            <w:r w:rsidR="008A64F3" w:rsidRPr="00EA1741">
              <w:rPr>
                <w:rFonts w:cs="Arial"/>
                <w:sz w:val="20"/>
                <w:szCs w:val="20"/>
                <w:highlight w:val="green"/>
              </w:rPr>
              <w:t>After SSRI</w:t>
            </w:r>
          </w:p>
        </w:tc>
        <w:tc>
          <w:tcPr>
            <w:tcW w:w="917" w:type="dxa"/>
            <w:vMerge w:val="restart"/>
            <w:textDirection w:val="btLr"/>
          </w:tcPr>
          <w:p w14:paraId="012E684A" w14:textId="2521E4F0" w:rsidR="008A64F3" w:rsidRPr="00EA1741" w:rsidRDefault="005E4CC8" w:rsidP="005E4CC8">
            <w:pPr>
              <w:ind w:left="113" w:right="113"/>
              <w:jc w:val="center"/>
              <w:rPr>
                <w:rFonts w:cs="Arial"/>
                <w:sz w:val="20"/>
                <w:szCs w:val="20"/>
                <w:highlight w:val="green"/>
              </w:rPr>
            </w:pPr>
            <w:r w:rsidRPr="00EA1741">
              <w:rPr>
                <w:rFonts w:eastAsia="Times New Roman" w:cs="Times New Roman"/>
                <w:color w:val="000000"/>
                <w:kern w:val="0"/>
                <w:sz w:val="20"/>
                <w:szCs w:val="20"/>
                <w:highlight w:val="green"/>
                <w14:ligatures w14:val="none"/>
              </w:rPr>
              <w:t>Imputed by</w:t>
            </w:r>
            <w:commentRangeStart w:id="5"/>
            <w:r w:rsidRPr="00EA1741">
              <w:rPr>
                <w:rFonts w:eastAsia="Times New Roman" w:cs="Times New Roman"/>
                <w:color w:val="000000"/>
                <w:kern w:val="0"/>
                <w:sz w:val="20"/>
                <w:szCs w:val="20"/>
                <w:highlight w:val="green"/>
                <w14:ligatures w14:val="none"/>
              </w:rPr>
              <w:t xml:space="preserve"> </w:t>
            </w:r>
            <w:commentRangeEnd w:id="5"/>
            <w:r w:rsidR="00B72DAC">
              <w:rPr>
                <w:rStyle w:val="CommentReference"/>
              </w:rPr>
              <w:commentReference w:id="5"/>
            </w:r>
            <w:r w:rsidRPr="00EA1741">
              <w:rPr>
                <w:rFonts w:eastAsia="Times New Roman" w:cs="Times New Roman"/>
                <w:color w:val="000000"/>
                <w:kern w:val="0"/>
                <w:sz w:val="20"/>
                <w:szCs w:val="20"/>
                <w:highlight w:val="green"/>
                <w14:ligatures w14:val="none"/>
              </w:rPr>
              <w:t>DSMI</w:t>
            </w:r>
          </w:p>
        </w:tc>
      </w:tr>
      <w:tr w:rsidR="008A64F3" w:rsidRPr="007D7FC5" w14:paraId="41C66C96" w14:textId="77777777" w:rsidTr="006860A7">
        <w:trPr>
          <w:cantSplit/>
          <w:trHeight w:val="1134"/>
        </w:trPr>
        <w:tc>
          <w:tcPr>
            <w:tcW w:w="990" w:type="dxa"/>
            <w:vMerge/>
          </w:tcPr>
          <w:p w14:paraId="41DBD1A4" w14:textId="77777777" w:rsidR="008A64F3" w:rsidRPr="007D7FC5" w:rsidRDefault="008A64F3" w:rsidP="00A40483">
            <w:pPr>
              <w:rPr>
                <w:rFonts w:cs="Arial"/>
                <w:sz w:val="20"/>
                <w:szCs w:val="20"/>
              </w:rPr>
            </w:pPr>
          </w:p>
        </w:tc>
        <w:tc>
          <w:tcPr>
            <w:tcW w:w="1530" w:type="dxa"/>
            <w:vMerge/>
          </w:tcPr>
          <w:p w14:paraId="29064F54" w14:textId="77777777" w:rsidR="008A64F3" w:rsidRPr="007D7FC5" w:rsidRDefault="008A64F3" w:rsidP="00A40483">
            <w:pPr>
              <w:rPr>
                <w:rFonts w:cs="Arial"/>
                <w:sz w:val="20"/>
                <w:szCs w:val="20"/>
              </w:rPr>
            </w:pPr>
          </w:p>
        </w:tc>
        <w:tc>
          <w:tcPr>
            <w:tcW w:w="720" w:type="dxa"/>
            <w:vMerge/>
          </w:tcPr>
          <w:p w14:paraId="721E1FAE" w14:textId="77777777" w:rsidR="008A64F3" w:rsidRPr="007D7FC5" w:rsidRDefault="008A64F3" w:rsidP="00A40483">
            <w:pPr>
              <w:rPr>
                <w:rFonts w:cs="Arial"/>
                <w:sz w:val="20"/>
                <w:szCs w:val="20"/>
              </w:rPr>
            </w:pPr>
          </w:p>
        </w:tc>
        <w:tc>
          <w:tcPr>
            <w:tcW w:w="812" w:type="dxa"/>
            <w:vMerge/>
          </w:tcPr>
          <w:p w14:paraId="08B25212" w14:textId="77777777" w:rsidR="008A64F3" w:rsidRPr="007D7FC5" w:rsidRDefault="008A64F3" w:rsidP="00A40483">
            <w:pPr>
              <w:rPr>
                <w:rFonts w:cs="Arial"/>
                <w:sz w:val="20"/>
                <w:szCs w:val="20"/>
              </w:rPr>
            </w:pPr>
          </w:p>
        </w:tc>
        <w:tc>
          <w:tcPr>
            <w:tcW w:w="810" w:type="dxa"/>
            <w:textDirection w:val="btLr"/>
            <w:vAlign w:val="center"/>
          </w:tcPr>
          <w:p w14:paraId="3C0339C2" w14:textId="77777777" w:rsidR="008A64F3" w:rsidRPr="006860A7" w:rsidRDefault="008A64F3" w:rsidP="006860A7">
            <w:pPr>
              <w:ind w:left="113" w:right="113"/>
              <w:jc w:val="center"/>
              <w:rPr>
                <w:rFonts w:cs="Arial"/>
                <w:sz w:val="20"/>
                <w:szCs w:val="20"/>
                <w:highlight w:val="green"/>
              </w:rPr>
            </w:pPr>
            <w:r w:rsidRPr="006860A7">
              <w:rPr>
                <w:rFonts w:cs="Arial"/>
                <w:sz w:val="20"/>
                <w:szCs w:val="20"/>
                <w:highlight w:val="green"/>
              </w:rPr>
              <w:t>Stage</w:t>
            </w:r>
          </w:p>
        </w:tc>
        <w:tc>
          <w:tcPr>
            <w:tcW w:w="990" w:type="dxa"/>
            <w:textDirection w:val="btLr"/>
            <w:vAlign w:val="center"/>
          </w:tcPr>
          <w:p w14:paraId="62CB8A50" w14:textId="77777777" w:rsidR="008A64F3" w:rsidRPr="006860A7" w:rsidRDefault="008A64F3" w:rsidP="006860A7">
            <w:pPr>
              <w:ind w:left="113" w:right="113"/>
              <w:jc w:val="center"/>
              <w:rPr>
                <w:rFonts w:cs="Arial"/>
                <w:sz w:val="20"/>
                <w:szCs w:val="20"/>
                <w:highlight w:val="green"/>
              </w:rPr>
            </w:pPr>
            <w:r w:rsidRPr="006860A7">
              <w:rPr>
                <w:rFonts w:cs="Arial"/>
                <w:sz w:val="20"/>
                <w:szCs w:val="20"/>
                <w:highlight w:val="green"/>
              </w:rPr>
              <w:t>Mean</w:t>
            </w:r>
          </w:p>
        </w:tc>
        <w:tc>
          <w:tcPr>
            <w:tcW w:w="1080" w:type="dxa"/>
            <w:textDirection w:val="btLr"/>
            <w:vAlign w:val="center"/>
          </w:tcPr>
          <w:p w14:paraId="3585F9CD" w14:textId="77777777" w:rsidR="008A64F3" w:rsidRPr="006860A7" w:rsidRDefault="008A64F3" w:rsidP="006860A7">
            <w:pPr>
              <w:ind w:left="113" w:right="113"/>
              <w:jc w:val="center"/>
              <w:rPr>
                <w:rFonts w:cs="Arial"/>
                <w:sz w:val="20"/>
                <w:szCs w:val="20"/>
                <w:highlight w:val="green"/>
              </w:rPr>
            </w:pPr>
            <w:r w:rsidRPr="006860A7">
              <w:rPr>
                <w:rFonts w:cs="Arial"/>
                <w:sz w:val="20"/>
                <w:szCs w:val="20"/>
                <w:highlight w:val="green"/>
              </w:rPr>
              <w:t>Q1</w:t>
            </w:r>
          </w:p>
        </w:tc>
        <w:tc>
          <w:tcPr>
            <w:tcW w:w="990" w:type="dxa"/>
            <w:textDirection w:val="btLr"/>
            <w:vAlign w:val="center"/>
          </w:tcPr>
          <w:p w14:paraId="6FCD0609" w14:textId="77777777" w:rsidR="008A64F3" w:rsidRPr="006860A7" w:rsidRDefault="008A64F3" w:rsidP="006860A7">
            <w:pPr>
              <w:ind w:left="113" w:right="113"/>
              <w:jc w:val="center"/>
              <w:rPr>
                <w:rFonts w:cs="Arial"/>
                <w:sz w:val="20"/>
                <w:szCs w:val="20"/>
                <w:highlight w:val="green"/>
              </w:rPr>
            </w:pPr>
            <w:r w:rsidRPr="006860A7">
              <w:rPr>
                <w:rFonts w:eastAsia="Times New Roman" w:cs="Times New Roman"/>
                <w:color w:val="000000"/>
                <w:kern w:val="0"/>
                <w:sz w:val="20"/>
                <w:szCs w:val="20"/>
                <w:highlight w:val="green"/>
                <w14:ligatures w14:val="none"/>
              </w:rPr>
              <w:t>Q2</w:t>
            </w:r>
          </w:p>
        </w:tc>
        <w:tc>
          <w:tcPr>
            <w:tcW w:w="990" w:type="dxa"/>
            <w:textDirection w:val="btLr"/>
            <w:vAlign w:val="center"/>
          </w:tcPr>
          <w:p w14:paraId="276D7BEF" w14:textId="77777777" w:rsidR="008A64F3" w:rsidRPr="006860A7" w:rsidRDefault="008A64F3" w:rsidP="006860A7">
            <w:pPr>
              <w:ind w:left="113" w:right="113"/>
              <w:jc w:val="center"/>
              <w:rPr>
                <w:rFonts w:cs="Arial"/>
                <w:sz w:val="20"/>
                <w:szCs w:val="20"/>
                <w:highlight w:val="green"/>
              </w:rPr>
            </w:pPr>
            <w:r w:rsidRPr="006860A7">
              <w:rPr>
                <w:rFonts w:cs="Arial"/>
                <w:sz w:val="20"/>
                <w:szCs w:val="20"/>
                <w:highlight w:val="green"/>
              </w:rPr>
              <w:t>Q3</w:t>
            </w:r>
          </w:p>
        </w:tc>
        <w:tc>
          <w:tcPr>
            <w:tcW w:w="917" w:type="dxa"/>
            <w:vMerge/>
          </w:tcPr>
          <w:p w14:paraId="2E38529F" w14:textId="77777777" w:rsidR="008A64F3" w:rsidRPr="007D7FC5" w:rsidRDefault="008A64F3" w:rsidP="00A40483">
            <w:pPr>
              <w:rPr>
                <w:rFonts w:cs="Arial"/>
                <w:sz w:val="20"/>
                <w:szCs w:val="20"/>
              </w:rPr>
            </w:pPr>
          </w:p>
        </w:tc>
      </w:tr>
      <w:tr w:rsidR="008A64F3" w:rsidRPr="007D7FC5" w14:paraId="3DF1B78A" w14:textId="77777777" w:rsidTr="00C4003F">
        <w:tc>
          <w:tcPr>
            <w:tcW w:w="990" w:type="dxa"/>
            <w:vMerge w:val="restart"/>
          </w:tcPr>
          <w:p w14:paraId="744093A0" w14:textId="77777777" w:rsidR="008A64F3" w:rsidRPr="007D7FC5" w:rsidRDefault="008A64F3" w:rsidP="00A40483">
            <w:pPr>
              <w:rPr>
                <w:rFonts w:eastAsia="Times New Roman" w:cs="Times New Roman"/>
                <w:color w:val="000000"/>
                <w:kern w:val="0"/>
                <w:sz w:val="20"/>
                <w:szCs w:val="20"/>
                <w14:ligatures w14:val="none"/>
              </w:rPr>
            </w:pPr>
          </w:p>
          <w:p w14:paraId="6C6C58DC" w14:textId="77777777" w:rsidR="008A64F3" w:rsidRPr="007D7FC5" w:rsidRDefault="008A64F3" w:rsidP="00A40483">
            <w:pPr>
              <w:rPr>
                <w:rFonts w:eastAsia="Times New Roman" w:cs="Times New Roman"/>
                <w:color w:val="000000"/>
                <w:kern w:val="0"/>
                <w:sz w:val="20"/>
                <w:szCs w:val="20"/>
                <w14:ligatures w14:val="none"/>
              </w:rPr>
            </w:pPr>
          </w:p>
          <w:p w14:paraId="1399D3F4" w14:textId="77777777" w:rsidR="008A64F3" w:rsidRPr="007D7FC5" w:rsidRDefault="008A64F3" w:rsidP="00A40483">
            <w:pPr>
              <w:rPr>
                <w:rFonts w:eastAsia="Times New Roman" w:cs="Times New Roman"/>
                <w:color w:val="000000"/>
                <w:kern w:val="0"/>
                <w:sz w:val="20"/>
                <w:szCs w:val="20"/>
                <w14:ligatures w14:val="none"/>
              </w:rPr>
            </w:pPr>
          </w:p>
          <w:p w14:paraId="0F64FE00" w14:textId="77777777" w:rsidR="008A64F3" w:rsidRPr="007D7FC5" w:rsidRDefault="008A64F3" w:rsidP="00A40483">
            <w:pPr>
              <w:rPr>
                <w:rFonts w:eastAsia="Times New Roman" w:cs="Times New Roman"/>
                <w:color w:val="000000"/>
                <w:kern w:val="0"/>
                <w:sz w:val="20"/>
                <w:szCs w:val="20"/>
                <w14:ligatures w14:val="none"/>
              </w:rPr>
            </w:pPr>
          </w:p>
          <w:p w14:paraId="30710EFB" w14:textId="77777777" w:rsidR="008A64F3" w:rsidRPr="007D7FC5" w:rsidRDefault="008A64F3" w:rsidP="00A40483">
            <w:pPr>
              <w:rPr>
                <w:rFonts w:eastAsia="Times New Roman" w:cs="Times New Roman"/>
                <w:color w:val="000000"/>
                <w:kern w:val="0"/>
                <w:sz w:val="20"/>
                <w:szCs w:val="20"/>
                <w14:ligatures w14:val="none"/>
              </w:rPr>
            </w:pPr>
          </w:p>
          <w:p w14:paraId="7C5889DF" w14:textId="77777777" w:rsidR="008A64F3" w:rsidRPr="007D7FC5" w:rsidRDefault="008A64F3" w:rsidP="00A40483">
            <w:pPr>
              <w:rPr>
                <w:rFonts w:eastAsia="Times New Roman" w:cs="Times New Roman"/>
                <w:color w:val="000000"/>
                <w:kern w:val="0"/>
                <w:sz w:val="20"/>
                <w:szCs w:val="20"/>
                <w14:ligatures w14:val="none"/>
              </w:rPr>
            </w:pPr>
          </w:p>
          <w:p w14:paraId="6BAE3648" w14:textId="77777777" w:rsidR="008A64F3" w:rsidRPr="007D7FC5" w:rsidRDefault="008A64F3" w:rsidP="00A40483">
            <w:pPr>
              <w:rPr>
                <w:rFonts w:eastAsia="Times New Roman" w:cs="Times New Roman"/>
                <w:color w:val="000000"/>
                <w:kern w:val="0"/>
                <w:sz w:val="20"/>
                <w:szCs w:val="20"/>
                <w14:ligatures w14:val="none"/>
              </w:rPr>
            </w:pPr>
          </w:p>
          <w:p w14:paraId="1565552E"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MRI</w:t>
            </w:r>
          </w:p>
        </w:tc>
        <w:tc>
          <w:tcPr>
            <w:tcW w:w="1530" w:type="dxa"/>
            <w:vMerge w:val="restart"/>
          </w:tcPr>
          <w:p w14:paraId="6B818446"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lastRenderedPageBreak/>
              <w:t>Ventricles</w:t>
            </w:r>
          </w:p>
        </w:tc>
        <w:tc>
          <w:tcPr>
            <w:tcW w:w="720" w:type="dxa"/>
            <w:vMerge w:val="restart"/>
          </w:tcPr>
          <w:p w14:paraId="62BC64F8" w14:textId="77777777" w:rsidR="008A64F3" w:rsidRPr="007D7FC5" w:rsidRDefault="008A64F3" w:rsidP="00A40483">
            <w:pPr>
              <w:rPr>
                <w:rFonts w:cs="Arial"/>
                <w:sz w:val="20"/>
                <w:szCs w:val="20"/>
              </w:rPr>
            </w:pPr>
            <w:r w:rsidRPr="007D7FC5">
              <w:rPr>
                <w:rFonts w:cs="Arial"/>
                <w:sz w:val="20"/>
                <w:szCs w:val="20"/>
              </w:rPr>
              <w:t>1323</w:t>
            </w:r>
          </w:p>
        </w:tc>
        <w:tc>
          <w:tcPr>
            <w:tcW w:w="812" w:type="dxa"/>
            <w:vMerge w:val="restart"/>
          </w:tcPr>
          <w:p w14:paraId="707A5B87" w14:textId="77777777" w:rsidR="008A64F3" w:rsidRPr="007D7FC5" w:rsidRDefault="008A64F3" w:rsidP="00A40483">
            <w:pPr>
              <w:rPr>
                <w:rFonts w:cs="Arial"/>
                <w:sz w:val="20"/>
                <w:szCs w:val="20"/>
              </w:rPr>
            </w:pPr>
            <w:r w:rsidRPr="007D7FC5">
              <w:rPr>
                <w:rFonts w:cs="Arial"/>
                <w:sz w:val="20"/>
                <w:szCs w:val="20"/>
              </w:rPr>
              <w:t>1005</w:t>
            </w:r>
          </w:p>
        </w:tc>
        <w:tc>
          <w:tcPr>
            <w:tcW w:w="810" w:type="dxa"/>
          </w:tcPr>
          <w:p w14:paraId="2116374A"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6C53E56D" w14:textId="77777777" w:rsidR="008A64F3" w:rsidRPr="007D7FC5" w:rsidRDefault="008A64F3" w:rsidP="00A40483">
            <w:pPr>
              <w:rPr>
                <w:rFonts w:cs="Arial"/>
                <w:sz w:val="20"/>
                <w:szCs w:val="20"/>
              </w:rPr>
            </w:pPr>
            <w:r w:rsidRPr="007D7FC5">
              <w:rPr>
                <w:rFonts w:cs="Calibri"/>
                <w:color w:val="000000"/>
                <w:sz w:val="20"/>
                <w:szCs w:val="20"/>
              </w:rPr>
              <w:t>0.0231</w:t>
            </w:r>
          </w:p>
        </w:tc>
        <w:tc>
          <w:tcPr>
            <w:tcW w:w="1080" w:type="dxa"/>
            <w:vAlign w:val="bottom"/>
          </w:tcPr>
          <w:p w14:paraId="699574BD" w14:textId="77777777" w:rsidR="008A64F3" w:rsidRPr="007D7FC5" w:rsidRDefault="008A64F3" w:rsidP="00A40483">
            <w:pPr>
              <w:rPr>
                <w:rFonts w:cs="Arial"/>
                <w:sz w:val="20"/>
                <w:szCs w:val="20"/>
              </w:rPr>
            </w:pPr>
            <w:r w:rsidRPr="007D7FC5">
              <w:rPr>
                <w:rFonts w:cs="Calibri"/>
                <w:color w:val="000000"/>
                <w:sz w:val="20"/>
                <w:szCs w:val="20"/>
              </w:rPr>
              <w:t>0.015</w:t>
            </w:r>
          </w:p>
        </w:tc>
        <w:tc>
          <w:tcPr>
            <w:tcW w:w="990" w:type="dxa"/>
            <w:vAlign w:val="bottom"/>
          </w:tcPr>
          <w:p w14:paraId="25AC7777" w14:textId="77777777" w:rsidR="008A64F3" w:rsidRPr="007D7FC5" w:rsidRDefault="008A64F3" w:rsidP="00A40483">
            <w:pPr>
              <w:rPr>
                <w:rFonts w:cs="Arial"/>
                <w:sz w:val="20"/>
                <w:szCs w:val="20"/>
              </w:rPr>
            </w:pPr>
            <w:r w:rsidRPr="007D7FC5">
              <w:rPr>
                <w:rFonts w:cs="Calibri"/>
                <w:color w:val="000000"/>
                <w:sz w:val="20"/>
                <w:szCs w:val="20"/>
              </w:rPr>
              <w:t>0.0214</w:t>
            </w:r>
          </w:p>
        </w:tc>
        <w:tc>
          <w:tcPr>
            <w:tcW w:w="990" w:type="dxa"/>
            <w:vAlign w:val="bottom"/>
          </w:tcPr>
          <w:p w14:paraId="646FCCEC" w14:textId="77777777" w:rsidR="008A64F3" w:rsidRPr="007D7FC5" w:rsidRDefault="008A64F3" w:rsidP="00A40483">
            <w:pPr>
              <w:rPr>
                <w:rFonts w:cs="Arial"/>
                <w:sz w:val="20"/>
                <w:szCs w:val="20"/>
              </w:rPr>
            </w:pPr>
            <w:r w:rsidRPr="007D7FC5">
              <w:rPr>
                <w:rFonts w:cs="Calibri"/>
                <w:color w:val="000000"/>
                <w:sz w:val="20"/>
                <w:szCs w:val="20"/>
              </w:rPr>
              <w:t>0.0279</w:t>
            </w:r>
          </w:p>
        </w:tc>
        <w:tc>
          <w:tcPr>
            <w:tcW w:w="917" w:type="dxa"/>
            <w:vMerge w:val="restart"/>
          </w:tcPr>
          <w:p w14:paraId="30155885" w14:textId="77777777" w:rsidR="008A64F3" w:rsidRPr="007D7FC5" w:rsidRDefault="008A64F3" w:rsidP="00A40483">
            <w:pPr>
              <w:rPr>
                <w:rFonts w:cs="Arial"/>
                <w:sz w:val="20"/>
                <w:szCs w:val="20"/>
              </w:rPr>
            </w:pPr>
            <w:r w:rsidRPr="007D7FC5">
              <w:rPr>
                <w:rFonts w:cs="Arial"/>
                <w:sz w:val="20"/>
                <w:szCs w:val="20"/>
              </w:rPr>
              <w:t>318</w:t>
            </w:r>
          </w:p>
        </w:tc>
      </w:tr>
      <w:tr w:rsidR="008A64F3" w:rsidRPr="007D7FC5" w14:paraId="4DAD953E" w14:textId="77777777" w:rsidTr="00C4003F">
        <w:tc>
          <w:tcPr>
            <w:tcW w:w="990" w:type="dxa"/>
            <w:vMerge/>
          </w:tcPr>
          <w:p w14:paraId="7D1AFF12"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0FB862DB"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2FB53537" w14:textId="77777777" w:rsidR="008A64F3" w:rsidRPr="007D7FC5" w:rsidRDefault="008A64F3" w:rsidP="00A40483">
            <w:pPr>
              <w:rPr>
                <w:rFonts w:cs="Arial"/>
                <w:sz w:val="20"/>
                <w:szCs w:val="20"/>
              </w:rPr>
            </w:pPr>
          </w:p>
        </w:tc>
        <w:tc>
          <w:tcPr>
            <w:tcW w:w="812" w:type="dxa"/>
            <w:vMerge/>
          </w:tcPr>
          <w:p w14:paraId="55C747A9" w14:textId="77777777" w:rsidR="008A64F3" w:rsidRPr="007D7FC5" w:rsidRDefault="008A64F3" w:rsidP="00A40483">
            <w:pPr>
              <w:rPr>
                <w:rFonts w:cs="Arial"/>
                <w:sz w:val="20"/>
                <w:szCs w:val="20"/>
              </w:rPr>
            </w:pPr>
          </w:p>
        </w:tc>
        <w:tc>
          <w:tcPr>
            <w:tcW w:w="810" w:type="dxa"/>
          </w:tcPr>
          <w:p w14:paraId="5914FF93"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159D9ACC" w14:textId="77777777" w:rsidR="008A64F3" w:rsidRPr="007D7FC5" w:rsidRDefault="008A64F3" w:rsidP="00A40483">
            <w:pPr>
              <w:rPr>
                <w:rFonts w:cs="Arial"/>
                <w:sz w:val="20"/>
                <w:szCs w:val="20"/>
              </w:rPr>
            </w:pPr>
            <w:r w:rsidRPr="007D7FC5">
              <w:rPr>
                <w:rFonts w:cs="Calibri"/>
                <w:color w:val="000000"/>
                <w:sz w:val="20"/>
                <w:szCs w:val="20"/>
              </w:rPr>
              <w:t>0.0261</w:t>
            </w:r>
          </w:p>
        </w:tc>
        <w:tc>
          <w:tcPr>
            <w:tcW w:w="1080" w:type="dxa"/>
            <w:vAlign w:val="bottom"/>
          </w:tcPr>
          <w:p w14:paraId="5A484944" w14:textId="77777777" w:rsidR="008A64F3" w:rsidRPr="007D7FC5" w:rsidRDefault="008A64F3" w:rsidP="00A40483">
            <w:pPr>
              <w:rPr>
                <w:rFonts w:cs="Arial"/>
                <w:sz w:val="20"/>
                <w:szCs w:val="20"/>
              </w:rPr>
            </w:pPr>
            <w:r w:rsidRPr="007D7FC5">
              <w:rPr>
                <w:rFonts w:cs="Calibri"/>
                <w:color w:val="000000"/>
                <w:sz w:val="20"/>
                <w:szCs w:val="20"/>
              </w:rPr>
              <w:t>0.0166</w:t>
            </w:r>
          </w:p>
        </w:tc>
        <w:tc>
          <w:tcPr>
            <w:tcW w:w="990" w:type="dxa"/>
            <w:vAlign w:val="bottom"/>
          </w:tcPr>
          <w:p w14:paraId="222FA8A5" w14:textId="77777777" w:rsidR="008A64F3" w:rsidRPr="007D7FC5" w:rsidRDefault="008A64F3" w:rsidP="00A40483">
            <w:pPr>
              <w:rPr>
                <w:rFonts w:cs="Arial"/>
                <w:sz w:val="20"/>
                <w:szCs w:val="20"/>
              </w:rPr>
            </w:pPr>
            <w:r w:rsidRPr="007D7FC5">
              <w:rPr>
                <w:rFonts w:cs="Calibri"/>
                <w:color w:val="000000"/>
                <w:sz w:val="20"/>
                <w:szCs w:val="20"/>
              </w:rPr>
              <w:t>0.0238</w:t>
            </w:r>
          </w:p>
        </w:tc>
        <w:tc>
          <w:tcPr>
            <w:tcW w:w="990" w:type="dxa"/>
            <w:vAlign w:val="bottom"/>
          </w:tcPr>
          <w:p w14:paraId="19658DD9" w14:textId="77777777" w:rsidR="008A64F3" w:rsidRPr="007D7FC5" w:rsidRDefault="008A64F3" w:rsidP="00A40483">
            <w:pPr>
              <w:rPr>
                <w:rFonts w:cs="Arial"/>
                <w:sz w:val="20"/>
                <w:szCs w:val="20"/>
              </w:rPr>
            </w:pPr>
            <w:r w:rsidRPr="007D7FC5">
              <w:rPr>
                <w:rFonts w:cs="Calibri"/>
                <w:color w:val="000000"/>
                <w:sz w:val="20"/>
                <w:szCs w:val="20"/>
              </w:rPr>
              <w:t>0.0332</w:t>
            </w:r>
          </w:p>
        </w:tc>
        <w:tc>
          <w:tcPr>
            <w:tcW w:w="917" w:type="dxa"/>
            <w:vMerge/>
          </w:tcPr>
          <w:p w14:paraId="67FF7161" w14:textId="77777777" w:rsidR="008A64F3" w:rsidRPr="007D7FC5" w:rsidRDefault="008A64F3" w:rsidP="00A40483">
            <w:pPr>
              <w:rPr>
                <w:rFonts w:cs="Arial"/>
                <w:sz w:val="20"/>
                <w:szCs w:val="20"/>
              </w:rPr>
            </w:pPr>
          </w:p>
        </w:tc>
      </w:tr>
      <w:tr w:rsidR="008A64F3" w:rsidRPr="007D7FC5" w14:paraId="03543980" w14:textId="77777777" w:rsidTr="00C4003F">
        <w:tc>
          <w:tcPr>
            <w:tcW w:w="990" w:type="dxa"/>
            <w:vMerge/>
          </w:tcPr>
          <w:p w14:paraId="174340C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0A197A59"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E777091" w14:textId="77777777" w:rsidR="008A64F3" w:rsidRPr="007D7FC5" w:rsidRDefault="008A64F3" w:rsidP="00A40483">
            <w:pPr>
              <w:rPr>
                <w:rFonts w:cs="Arial"/>
                <w:sz w:val="20"/>
                <w:szCs w:val="20"/>
              </w:rPr>
            </w:pPr>
          </w:p>
        </w:tc>
        <w:tc>
          <w:tcPr>
            <w:tcW w:w="812" w:type="dxa"/>
            <w:vMerge/>
          </w:tcPr>
          <w:p w14:paraId="1726220D" w14:textId="77777777" w:rsidR="008A64F3" w:rsidRPr="007D7FC5" w:rsidRDefault="008A64F3" w:rsidP="00A40483">
            <w:pPr>
              <w:rPr>
                <w:rFonts w:cs="Arial"/>
                <w:sz w:val="20"/>
                <w:szCs w:val="20"/>
              </w:rPr>
            </w:pPr>
          </w:p>
        </w:tc>
        <w:tc>
          <w:tcPr>
            <w:tcW w:w="810" w:type="dxa"/>
          </w:tcPr>
          <w:p w14:paraId="2CF5091E"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4F6B86CF" w14:textId="77777777" w:rsidR="008A64F3" w:rsidRPr="007D7FC5" w:rsidRDefault="008A64F3" w:rsidP="00A40483">
            <w:pPr>
              <w:rPr>
                <w:rFonts w:cs="Arial"/>
                <w:sz w:val="20"/>
                <w:szCs w:val="20"/>
              </w:rPr>
            </w:pPr>
            <w:r w:rsidRPr="007D7FC5">
              <w:rPr>
                <w:rFonts w:cs="Calibri"/>
                <w:color w:val="000000"/>
                <w:sz w:val="20"/>
                <w:szCs w:val="20"/>
              </w:rPr>
              <w:t>0.0339</w:t>
            </w:r>
          </w:p>
        </w:tc>
        <w:tc>
          <w:tcPr>
            <w:tcW w:w="1080" w:type="dxa"/>
            <w:vAlign w:val="bottom"/>
          </w:tcPr>
          <w:p w14:paraId="6B1F94E7" w14:textId="77777777" w:rsidR="008A64F3" w:rsidRPr="007D7FC5" w:rsidRDefault="008A64F3" w:rsidP="00A40483">
            <w:pPr>
              <w:rPr>
                <w:rFonts w:cs="Arial"/>
                <w:sz w:val="20"/>
                <w:szCs w:val="20"/>
              </w:rPr>
            </w:pPr>
            <w:r w:rsidRPr="007D7FC5">
              <w:rPr>
                <w:rFonts w:cs="Calibri"/>
                <w:color w:val="000000"/>
                <w:sz w:val="20"/>
                <w:szCs w:val="20"/>
              </w:rPr>
              <w:t>0.024</w:t>
            </w:r>
          </w:p>
        </w:tc>
        <w:tc>
          <w:tcPr>
            <w:tcW w:w="990" w:type="dxa"/>
            <w:vAlign w:val="bottom"/>
          </w:tcPr>
          <w:p w14:paraId="35A05CBA" w14:textId="77777777" w:rsidR="008A64F3" w:rsidRPr="007D7FC5" w:rsidRDefault="008A64F3" w:rsidP="00A40483">
            <w:pPr>
              <w:rPr>
                <w:rFonts w:cs="Arial"/>
                <w:sz w:val="20"/>
                <w:szCs w:val="20"/>
              </w:rPr>
            </w:pPr>
            <w:r w:rsidRPr="007D7FC5">
              <w:rPr>
                <w:rFonts w:cs="Calibri"/>
                <w:color w:val="000000"/>
                <w:sz w:val="20"/>
                <w:szCs w:val="20"/>
              </w:rPr>
              <w:t>0.0318</w:t>
            </w:r>
          </w:p>
        </w:tc>
        <w:tc>
          <w:tcPr>
            <w:tcW w:w="990" w:type="dxa"/>
            <w:vAlign w:val="bottom"/>
          </w:tcPr>
          <w:p w14:paraId="64121A51" w14:textId="77777777" w:rsidR="008A64F3" w:rsidRPr="007D7FC5" w:rsidRDefault="008A64F3" w:rsidP="00A40483">
            <w:pPr>
              <w:rPr>
                <w:rFonts w:cs="Arial"/>
                <w:sz w:val="20"/>
                <w:szCs w:val="20"/>
              </w:rPr>
            </w:pPr>
            <w:r w:rsidRPr="007D7FC5">
              <w:rPr>
                <w:rFonts w:cs="Calibri"/>
                <w:color w:val="000000"/>
                <w:sz w:val="20"/>
                <w:szCs w:val="20"/>
              </w:rPr>
              <w:t>0.0416</w:t>
            </w:r>
          </w:p>
        </w:tc>
        <w:tc>
          <w:tcPr>
            <w:tcW w:w="917" w:type="dxa"/>
            <w:vMerge/>
          </w:tcPr>
          <w:p w14:paraId="258891F5" w14:textId="77777777" w:rsidR="008A64F3" w:rsidRPr="007D7FC5" w:rsidRDefault="008A64F3" w:rsidP="00A40483">
            <w:pPr>
              <w:rPr>
                <w:rFonts w:cs="Arial"/>
                <w:sz w:val="20"/>
                <w:szCs w:val="20"/>
              </w:rPr>
            </w:pPr>
          </w:p>
        </w:tc>
      </w:tr>
      <w:tr w:rsidR="008A64F3" w:rsidRPr="007D7FC5" w14:paraId="34C5F341" w14:textId="77777777" w:rsidTr="00C4003F">
        <w:tc>
          <w:tcPr>
            <w:tcW w:w="990" w:type="dxa"/>
            <w:vMerge/>
          </w:tcPr>
          <w:p w14:paraId="512EA0A4"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04D595D1"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Hippocampus</w:t>
            </w:r>
          </w:p>
        </w:tc>
        <w:tc>
          <w:tcPr>
            <w:tcW w:w="720" w:type="dxa"/>
            <w:vMerge w:val="restart"/>
          </w:tcPr>
          <w:p w14:paraId="10E11C11" w14:textId="77777777" w:rsidR="008A64F3" w:rsidRPr="007D7FC5" w:rsidRDefault="008A64F3" w:rsidP="00A40483">
            <w:pPr>
              <w:rPr>
                <w:rFonts w:cs="Arial"/>
                <w:sz w:val="20"/>
                <w:szCs w:val="20"/>
              </w:rPr>
            </w:pPr>
            <w:r w:rsidRPr="007D7FC5">
              <w:rPr>
                <w:rFonts w:cs="Arial"/>
                <w:sz w:val="20"/>
                <w:szCs w:val="20"/>
              </w:rPr>
              <w:t>1761</w:t>
            </w:r>
          </w:p>
        </w:tc>
        <w:tc>
          <w:tcPr>
            <w:tcW w:w="812" w:type="dxa"/>
            <w:vMerge w:val="restart"/>
          </w:tcPr>
          <w:p w14:paraId="26FE60F0" w14:textId="77777777" w:rsidR="008A64F3" w:rsidRPr="007D7FC5" w:rsidRDefault="008A64F3" w:rsidP="00A40483">
            <w:pPr>
              <w:rPr>
                <w:rFonts w:cs="Arial"/>
                <w:sz w:val="20"/>
                <w:szCs w:val="20"/>
              </w:rPr>
            </w:pPr>
            <w:r w:rsidRPr="007D7FC5">
              <w:rPr>
                <w:rFonts w:cs="Arial"/>
                <w:sz w:val="20"/>
                <w:szCs w:val="20"/>
              </w:rPr>
              <w:t>1129</w:t>
            </w:r>
          </w:p>
        </w:tc>
        <w:tc>
          <w:tcPr>
            <w:tcW w:w="810" w:type="dxa"/>
          </w:tcPr>
          <w:p w14:paraId="07D9A9D6"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445537A1" w14:textId="77777777" w:rsidR="008A64F3" w:rsidRPr="007D7FC5" w:rsidRDefault="008A64F3" w:rsidP="00A40483">
            <w:pPr>
              <w:rPr>
                <w:rFonts w:cs="Arial"/>
                <w:sz w:val="20"/>
                <w:szCs w:val="20"/>
              </w:rPr>
            </w:pPr>
            <w:r w:rsidRPr="007D7FC5">
              <w:rPr>
                <w:rFonts w:cs="Calibri"/>
                <w:color w:val="000000"/>
                <w:sz w:val="20"/>
                <w:szCs w:val="20"/>
              </w:rPr>
              <w:t>0.0048</w:t>
            </w:r>
          </w:p>
        </w:tc>
        <w:tc>
          <w:tcPr>
            <w:tcW w:w="1080" w:type="dxa"/>
            <w:vAlign w:val="bottom"/>
          </w:tcPr>
          <w:p w14:paraId="144400DF" w14:textId="77777777" w:rsidR="008A64F3" w:rsidRPr="007D7FC5" w:rsidRDefault="008A64F3" w:rsidP="00A40483">
            <w:pPr>
              <w:rPr>
                <w:rFonts w:cs="Arial"/>
                <w:sz w:val="20"/>
                <w:szCs w:val="20"/>
              </w:rPr>
            </w:pPr>
            <w:r w:rsidRPr="007D7FC5">
              <w:rPr>
                <w:rFonts w:cs="Calibri"/>
                <w:color w:val="000000"/>
                <w:sz w:val="20"/>
                <w:szCs w:val="20"/>
              </w:rPr>
              <w:t>0.0044</w:t>
            </w:r>
          </w:p>
        </w:tc>
        <w:tc>
          <w:tcPr>
            <w:tcW w:w="990" w:type="dxa"/>
            <w:vAlign w:val="bottom"/>
          </w:tcPr>
          <w:p w14:paraId="0FE21546" w14:textId="77777777" w:rsidR="008A64F3" w:rsidRPr="007D7FC5" w:rsidRDefault="008A64F3" w:rsidP="00A40483">
            <w:pPr>
              <w:rPr>
                <w:rFonts w:cs="Arial"/>
                <w:sz w:val="20"/>
                <w:szCs w:val="20"/>
              </w:rPr>
            </w:pPr>
            <w:r w:rsidRPr="007D7FC5">
              <w:rPr>
                <w:rFonts w:cs="Calibri"/>
                <w:color w:val="000000"/>
                <w:sz w:val="20"/>
                <w:szCs w:val="20"/>
              </w:rPr>
              <w:t>0.0048</w:t>
            </w:r>
          </w:p>
        </w:tc>
        <w:tc>
          <w:tcPr>
            <w:tcW w:w="990" w:type="dxa"/>
            <w:vAlign w:val="bottom"/>
          </w:tcPr>
          <w:p w14:paraId="6F56E2FD" w14:textId="77777777" w:rsidR="008A64F3" w:rsidRPr="007D7FC5" w:rsidRDefault="008A64F3" w:rsidP="00A40483">
            <w:pPr>
              <w:rPr>
                <w:rFonts w:cs="Arial"/>
                <w:sz w:val="20"/>
                <w:szCs w:val="20"/>
              </w:rPr>
            </w:pPr>
            <w:r w:rsidRPr="007D7FC5">
              <w:rPr>
                <w:rFonts w:cs="Calibri"/>
                <w:color w:val="000000"/>
                <w:sz w:val="20"/>
                <w:szCs w:val="20"/>
              </w:rPr>
              <w:t>0.0053</w:t>
            </w:r>
          </w:p>
        </w:tc>
        <w:tc>
          <w:tcPr>
            <w:tcW w:w="917" w:type="dxa"/>
            <w:vMerge w:val="restart"/>
          </w:tcPr>
          <w:p w14:paraId="734EE577" w14:textId="77777777" w:rsidR="008A64F3" w:rsidRPr="007D7FC5" w:rsidRDefault="008A64F3" w:rsidP="00A40483">
            <w:pPr>
              <w:rPr>
                <w:rFonts w:cs="Arial"/>
                <w:sz w:val="20"/>
                <w:szCs w:val="20"/>
              </w:rPr>
            </w:pPr>
            <w:r w:rsidRPr="007D7FC5">
              <w:rPr>
                <w:rFonts w:cs="Arial"/>
                <w:sz w:val="20"/>
                <w:szCs w:val="20"/>
              </w:rPr>
              <w:t>632</w:t>
            </w:r>
          </w:p>
        </w:tc>
      </w:tr>
      <w:tr w:rsidR="008A64F3" w:rsidRPr="007D7FC5" w14:paraId="6EFD162D" w14:textId="77777777" w:rsidTr="00C4003F">
        <w:tc>
          <w:tcPr>
            <w:tcW w:w="990" w:type="dxa"/>
            <w:vMerge/>
          </w:tcPr>
          <w:p w14:paraId="2911C32E"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97988E4"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368549C0" w14:textId="77777777" w:rsidR="008A64F3" w:rsidRPr="007D7FC5" w:rsidRDefault="008A64F3" w:rsidP="00A40483">
            <w:pPr>
              <w:rPr>
                <w:rFonts w:cs="Arial"/>
                <w:sz w:val="20"/>
                <w:szCs w:val="20"/>
              </w:rPr>
            </w:pPr>
          </w:p>
        </w:tc>
        <w:tc>
          <w:tcPr>
            <w:tcW w:w="812" w:type="dxa"/>
            <w:vMerge/>
          </w:tcPr>
          <w:p w14:paraId="326B2A0F" w14:textId="77777777" w:rsidR="008A64F3" w:rsidRPr="007D7FC5" w:rsidRDefault="008A64F3" w:rsidP="00A40483">
            <w:pPr>
              <w:rPr>
                <w:rFonts w:cs="Arial"/>
                <w:sz w:val="20"/>
                <w:szCs w:val="20"/>
              </w:rPr>
            </w:pPr>
          </w:p>
        </w:tc>
        <w:tc>
          <w:tcPr>
            <w:tcW w:w="810" w:type="dxa"/>
          </w:tcPr>
          <w:p w14:paraId="54395D16"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37B4F474" w14:textId="77777777" w:rsidR="008A64F3" w:rsidRPr="007D7FC5" w:rsidRDefault="008A64F3" w:rsidP="00A40483">
            <w:pPr>
              <w:rPr>
                <w:rFonts w:cs="Arial"/>
                <w:sz w:val="20"/>
                <w:szCs w:val="20"/>
              </w:rPr>
            </w:pPr>
            <w:r w:rsidRPr="007D7FC5">
              <w:rPr>
                <w:rFonts w:cs="Calibri"/>
                <w:color w:val="000000"/>
                <w:sz w:val="20"/>
                <w:szCs w:val="20"/>
              </w:rPr>
              <w:t>0.0044</w:t>
            </w:r>
          </w:p>
        </w:tc>
        <w:tc>
          <w:tcPr>
            <w:tcW w:w="1080" w:type="dxa"/>
            <w:vAlign w:val="bottom"/>
          </w:tcPr>
          <w:p w14:paraId="3412C95A" w14:textId="77777777" w:rsidR="008A64F3" w:rsidRPr="007D7FC5" w:rsidRDefault="008A64F3" w:rsidP="00A40483">
            <w:pPr>
              <w:rPr>
                <w:rFonts w:cs="Arial"/>
                <w:sz w:val="20"/>
                <w:szCs w:val="20"/>
              </w:rPr>
            </w:pPr>
            <w:r w:rsidRPr="007D7FC5">
              <w:rPr>
                <w:rFonts w:cs="Calibri"/>
                <w:color w:val="000000"/>
                <w:sz w:val="20"/>
                <w:szCs w:val="20"/>
              </w:rPr>
              <w:t>0.0038</w:t>
            </w:r>
          </w:p>
        </w:tc>
        <w:tc>
          <w:tcPr>
            <w:tcW w:w="990" w:type="dxa"/>
            <w:vAlign w:val="bottom"/>
          </w:tcPr>
          <w:p w14:paraId="4FC358E9" w14:textId="77777777" w:rsidR="008A64F3" w:rsidRPr="007D7FC5" w:rsidRDefault="008A64F3" w:rsidP="00A40483">
            <w:pPr>
              <w:rPr>
                <w:rFonts w:cs="Arial"/>
                <w:sz w:val="20"/>
                <w:szCs w:val="20"/>
              </w:rPr>
            </w:pPr>
            <w:r w:rsidRPr="007D7FC5">
              <w:rPr>
                <w:rFonts w:cs="Calibri"/>
                <w:color w:val="000000"/>
                <w:sz w:val="20"/>
                <w:szCs w:val="20"/>
              </w:rPr>
              <w:t>0.0044</w:t>
            </w:r>
          </w:p>
        </w:tc>
        <w:tc>
          <w:tcPr>
            <w:tcW w:w="990" w:type="dxa"/>
            <w:vAlign w:val="bottom"/>
          </w:tcPr>
          <w:p w14:paraId="1436CCF9" w14:textId="77777777" w:rsidR="008A64F3" w:rsidRPr="007D7FC5" w:rsidRDefault="008A64F3" w:rsidP="00A40483">
            <w:pPr>
              <w:rPr>
                <w:rFonts w:cs="Arial"/>
                <w:sz w:val="20"/>
                <w:szCs w:val="20"/>
              </w:rPr>
            </w:pPr>
            <w:r w:rsidRPr="007D7FC5">
              <w:rPr>
                <w:rFonts w:cs="Calibri"/>
                <w:color w:val="000000"/>
                <w:sz w:val="20"/>
                <w:szCs w:val="20"/>
              </w:rPr>
              <w:t>0.005</w:t>
            </w:r>
          </w:p>
        </w:tc>
        <w:tc>
          <w:tcPr>
            <w:tcW w:w="917" w:type="dxa"/>
            <w:vMerge/>
          </w:tcPr>
          <w:p w14:paraId="15621645" w14:textId="77777777" w:rsidR="008A64F3" w:rsidRPr="007D7FC5" w:rsidRDefault="008A64F3" w:rsidP="00A40483">
            <w:pPr>
              <w:rPr>
                <w:rFonts w:cs="Arial"/>
                <w:sz w:val="20"/>
                <w:szCs w:val="20"/>
              </w:rPr>
            </w:pPr>
          </w:p>
        </w:tc>
      </w:tr>
      <w:tr w:rsidR="008A64F3" w:rsidRPr="007D7FC5" w14:paraId="4E3BB9C3" w14:textId="77777777" w:rsidTr="00C4003F">
        <w:tc>
          <w:tcPr>
            <w:tcW w:w="990" w:type="dxa"/>
            <w:vMerge/>
          </w:tcPr>
          <w:p w14:paraId="7E48B6A1"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4693291C"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169D034C" w14:textId="77777777" w:rsidR="008A64F3" w:rsidRPr="007D7FC5" w:rsidRDefault="008A64F3" w:rsidP="00A40483">
            <w:pPr>
              <w:rPr>
                <w:rFonts w:cs="Arial"/>
                <w:sz w:val="20"/>
                <w:szCs w:val="20"/>
              </w:rPr>
            </w:pPr>
          </w:p>
        </w:tc>
        <w:tc>
          <w:tcPr>
            <w:tcW w:w="812" w:type="dxa"/>
            <w:vMerge/>
          </w:tcPr>
          <w:p w14:paraId="20943235" w14:textId="77777777" w:rsidR="008A64F3" w:rsidRPr="007D7FC5" w:rsidRDefault="008A64F3" w:rsidP="00A40483">
            <w:pPr>
              <w:rPr>
                <w:rFonts w:cs="Arial"/>
                <w:sz w:val="20"/>
                <w:szCs w:val="20"/>
              </w:rPr>
            </w:pPr>
          </w:p>
        </w:tc>
        <w:tc>
          <w:tcPr>
            <w:tcW w:w="810" w:type="dxa"/>
          </w:tcPr>
          <w:p w14:paraId="7056EC8C"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51BDBA22" w14:textId="77777777" w:rsidR="008A64F3" w:rsidRPr="007D7FC5" w:rsidRDefault="008A64F3" w:rsidP="00A40483">
            <w:pPr>
              <w:rPr>
                <w:rFonts w:cs="Arial"/>
                <w:sz w:val="20"/>
                <w:szCs w:val="20"/>
              </w:rPr>
            </w:pPr>
            <w:r w:rsidRPr="007D7FC5">
              <w:rPr>
                <w:rFonts w:cs="Calibri"/>
                <w:color w:val="000000"/>
                <w:sz w:val="20"/>
                <w:szCs w:val="20"/>
              </w:rPr>
              <w:t>0.0036</w:t>
            </w:r>
          </w:p>
        </w:tc>
        <w:tc>
          <w:tcPr>
            <w:tcW w:w="1080" w:type="dxa"/>
            <w:vAlign w:val="bottom"/>
          </w:tcPr>
          <w:p w14:paraId="769A8D2E" w14:textId="77777777" w:rsidR="008A64F3" w:rsidRPr="007D7FC5" w:rsidRDefault="008A64F3" w:rsidP="00A40483">
            <w:pPr>
              <w:rPr>
                <w:rFonts w:cs="Arial"/>
                <w:sz w:val="20"/>
                <w:szCs w:val="20"/>
              </w:rPr>
            </w:pPr>
            <w:r w:rsidRPr="007D7FC5">
              <w:rPr>
                <w:rFonts w:cs="Calibri"/>
                <w:color w:val="000000"/>
                <w:sz w:val="20"/>
                <w:szCs w:val="20"/>
              </w:rPr>
              <w:t>0.0031</w:t>
            </w:r>
          </w:p>
        </w:tc>
        <w:tc>
          <w:tcPr>
            <w:tcW w:w="990" w:type="dxa"/>
            <w:vAlign w:val="bottom"/>
          </w:tcPr>
          <w:p w14:paraId="22270DF5" w14:textId="77777777" w:rsidR="008A64F3" w:rsidRPr="007D7FC5" w:rsidRDefault="008A64F3" w:rsidP="00A40483">
            <w:pPr>
              <w:rPr>
                <w:rFonts w:cs="Arial"/>
                <w:sz w:val="20"/>
                <w:szCs w:val="20"/>
              </w:rPr>
            </w:pPr>
            <w:r w:rsidRPr="007D7FC5">
              <w:rPr>
                <w:rFonts w:cs="Calibri"/>
                <w:color w:val="000000"/>
                <w:sz w:val="20"/>
                <w:szCs w:val="20"/>
              </w:rPr>
              <w:t>0.0035</w:t>
            </w:r>
          </w:p>
        </w:tc>
        <w:tc>
          <w:tcPr>
            <w:tcW w:w="990" w:type="dxa"/>
            <w:vAlign w:val="bottom"/>
          </w:tcPr>
          <w:p w14:paraId="4F4F2760" w14:textId="77777777" w:rsidR="008A64F3" w:rsidRPr="007D7FC5" w:rsidRDefault="008A64F3" w:rsidP="00A40483">
            <w:pPr>
              <w:rPr>
                <w:rFonts w:cs="Arial"/>
                <w:sz w:val="20"/>
                <w:szCs w:val="20"/>
              </w:rPr>
            </w:pPr>
            <w:r w:rsidRPr="007D7FC5">
              <w:rPr>
                <w:rFonts w:cs="Calibri"/>
                <w:color w:val="000000"/>
                <w:sz w:val="20"/>
                <w:szCs w:val="20"/>
              </w:rPr>
              <w:t>0.004</w:t>
            </w:r>
          </w:p>
        </w:tc>
        <w:tc>
          <w:tcPr>
            <w:tcW w:w="917" w:type="dxa"/>
            <w:vMerge/>
          </w:tcPr>
          <w:p w14:paraId="2AA670A2" w14:textId="77777777" w:rsidR="008A64F3" w:rsidRPr="007D7FC5" w:rsidRDefault="008A64F3" w:rsidP="00A40483">
            <w:pPr>
              <w:rPr>
                <w:rFonts w:cs="Arial"/>
                <w:sz w:val="20"/>
                <w:szCs w:val="20"/>
              </w:rPr>
            </w:pPr>
          </w:p>
        </w:tc>
      </w:tr>
      <w:tr w:rsidR="008A64F3" w:rsidRPr="007D7FC5" w14:paraId="1CE3FCF3" w14:textId="77777777" w:rsidTr="00C4003F">
        <w:tc>
          <w:tcPr>
            <w:tcW w:w="990" w:type="dxa"/>
            <w:vMerge/>
          </w:tcPr>
          <w:p w14:paraId="64524F8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44C2824E" w14:textId="77777777" w:rsidR="008A64F3" w:rsidRPr="007D7FC5" w:rsidRDefault="008A64F3" w:rsidP="00A40483">
            <w:pPr>
              <w:rPr>
                <w:rFonts w:cs="Arial"/>
                <w:sz w:val="20"/>
                <w:szCs w:val="20"/>
              </w:rPr>
            </w:pPr>
            <w:proofErr w:type="spellStart"/>
            <w:r w:rsidRPr="007D7FC5">
              <w:rPr>
                <w:rFonts w:eastAsia="Times New Roman" w:cs="Times New Roman"/>
                <w:color w:val="000000"/>
                <w:kern w:val="0"/>
                <w:sz w:val="20"/>
                <w:szCs w:val="20"/>
                <w14:ligatures w14:val="none"/>
              </w:rPr>
              <w:t>MidTemp</w:t>
            </w:r>
            <w:proofErr w:type="spellEnd"/>
          </w:p>
        </w:tc>
        <w:tc>
          <w:tcPr>
            <w:tcW w:w="720" w:type="dxa"/>
            <w:vMerge w:val="restart"/>
          </w:tcPr>
          <w:p w14:paraId="750DB902" w14:textId="77777777" w:rsidR="008A64F3" w:rsidRPr="007D7FC5" w:rsidRDefault="008A64F3" w:rsidP="00A40483">
            <w:pPr>
              <w:rPr>
                <w:rFonts w:cs="Arial"/>
                <w:sz w:val="20"/>
                <w:szCs w:val="20"/>
              </w:rPr>
            </w:pPr>
            <w:r w:rsidRPr="007D7FC5">
              <w:rPr>
                <w:rFonts w:cs="Arial"/>
                <w:sz w:val="20"/>
                <w:szCs w:val="20"/>
              </w:rPr>
              <w:t>1965</w:t>
            </w:r>
          </w:p>
        </w:tc>
        <w:tc>
          <w:tcPr>
            <w:tcW w:w="812" w:type="dxa"/>
            <w:vMerge w:val="restart"/>
          </w:tcPr>
          <w:p w14:paraId="2A7F774A" w14:textId="77777777" w:rsidR="008A64F3" w:rsidRPr="007D7FC5" w:rsidRDefault="008A64F3" w:rsidP="00A40483">
            <w:pPr>
              <w:rPr>
                <w:rFonts w:cs="Arial"/>
                <w:sz w:val="20"/>
                <w:szCs w:val="20"/>
              </w:rPr>
            </w:pPr>
            <w:r w:rsidRPr="007D7FC5">
              <w:rPr>
                <w:rFonts w:cs="Arial"/>
                <w:sz w:val="20"/>
                <w:szCs w:val="20"/>
              </w:rPr>
              <w:t>1127</w:t>
            </w:r>
          </w:p>
        </w:tc>
        <w:tc>
          <w:tcPr>
            <w:tcW w:w="810" w:type="dxa"/>
          </w:tcPr>
          <w:p w14:paraId="77102B92"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42646A23" w14:textId="77777777" w:rsidR="008A64F3" w:rsidRPr="007D7FC5" w:rsidRDefault="008A64F3" w:rsidP="00A40483">
            <w:pPr>
              <w:rPr>
                <w:rFonts w:cs="Arial"/>
                <w:sz w:val="20"/>
                <w:szCs w:val="20"/>
              </w:rPr>
            </w:pPr>
            <w:r w:rsidRPr="007D7FC5">
              <w:rPr>
                <w:rFonts w:cs="Calibri"/>
                <w:color w:val="000000"/>
                <w:sz w:val="20"/>
                <w:szCs w:val="20"/>
              </w:rPr>
              <w:t>0.0132</w:t>
            </w:r>
          </w:p>
        </w:tc>
        <w:tc>
          <w:tcPr>
            <w:tcW w:w="1080" w:type="dxa"/>
            <w:vAlign w:val="bottom"/>
          </w:tcPr>
          <w:p w14:paraId="2148A259" w14:textId="77777777" w:rsidR="008A64F3" w:rsidRPr="007D7FC5" w:rsidRDefault="008A64F3" w:rsidP="00A40483">
            <w:pPr>
              <w:rPr>
                <w:rFonts w:cs="Arial"/>
                <w:sz w:val="20"/>
                <w:szCs w:val="20"/>
              </w:rPr>
            </w:pPr>
            <w:r w:rsidRPr="007D7FC5">
              <w:rPr>
                <w:rFonts w:cs="Calibri"/>
                <w:color w:val="000000"/>
                <w:sz w:val="20"/>
                <w:szCs w:val="20"/>
              </w:rPr>
              <w:t>0.0121</w:t>
            </w:r>
          </w:p>
        </w:tc>
        <w:tc>
          <w:tcPr>
            <w:tcW w:w="990" w:type="dxa"/>
            <w:vAlign w:val="bottom"/>
          </w:tcPr>
          <w:p w14:paraId="7A88FDCE" w14:textId="77777777" w:rsidR="008A64F3" w:rsidRPr="007D7FC5" w:rsidRDefault="008A64F3" w:rsidP="00A40483">
            <w:pPr>
              <w:rPr>
                <w:rFonts w:cs="Arial"/>
                <w:sz w:val="20"/>
                <w:szCs w:val="20"/>
              </w:rPr>
            </w:pPr>
            <w:r w:rsidRPr="007D7FC5">
              <w:rPr>
                <w:rFonts w:cs="Calibri"/>
                <w:color w:val="000000"/>
                <w:sz w:val="20"/>
                <w:szCs w:val="20"/>
              </w:rPr>
              <w:t>0.0131</w:t>
            </w:r>
          </w:p>
        </w:tc>
        <w:tc>
          <w:tcPr>
            <w:tcW w:w="990" w:type="dxa"/>
            <w:vAlign w:val="bottom"/>
          </w:tcPr>
          <w:p w14:paraId="747DC0FE" w14:textId="77777777" w:rsidR="008A64F3" w:rsidRPr="007D7FC5" w:rsidRDefault="008A64F3" w:rsidP="00A40483">
            <w:pPr>
              <w:rPr>
                <w:rFonts w:cs="Arial"/>
                <w:sz w:val="20"/>
                <w:szCs w:val="20"/>
              </w:rPr>
            </w:pPr>
            <w:r w:rsidRPr="007D7FC5">
              <w:rPr>
                <w:rFonts w:cs="Calibri"/>
                <w:color w:val="000000"/>
                <w:sz w:val="20"/>
                <w:szCs w:val="20"/>
              </w:rPr>
              <w:t>0.0142</w:t>
            </w:r>
          </w:p>
        </w:tc>
        <w:tc>
          <w:tcPr>
            <w:tcW w:w="917" w:type="dxa"/>
            <w:vMerge w:val="restart"/>
          </w:tcPr>
          <w:p w14:paraId="1761C58A" w14:textId="77777777" w:rsidR="008A64F3" w:rsidRPr="007D7FC5" w:rsidRDefault="008A64F3" w:rsidP="00A40483">
            <w:pPr>
              <w:rPr>
                <w:rFonts w:cs="Arial"/>
                <w:sz w:val="20"/>
                <w:szCs w:val="20"/>
              </w:rPr>
            </w:pPr>
            <w:r w:rsidRPr="007D7FC5">
              <w:rPr>
                <w:rFonts w:cs="Arial"/>
                <w:sz w:val="20"/>
                <w:szCs w:val="20"/>
              </w:rPr>
              <w:t>838</w:t>
            </w:r>
          </w:p>
        </w:tc>
      </w:tr>
      <w:tr w:rsidR="008A64F3" w:rsidRPr="007D7FC5" w14:paraId="5889F37A" w14:textId="77777777" w:rsidTr="00C4003F">
        <w:tc>
          <w:tcPr>
            <w:tcW w:w="990" w:type="dxa"/>
            <w:vMerge/>
          </w:tcPr>
          <w:p w14:paraId="716BCA7E"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4F444A4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9E214B5" w14:textId="77777777" w:rsidR="008A64F3" w:rsidRPr="007D7FC5" w:rsidRDefault="008A64F3" w:rsidP="00A40483">
            <w:pPr>
              <w:rPr>
                <w:rFonts w:cs="Arial"/>
                <w:sz w:val="20"/>
                <w:szCs w:val="20"/>
              </w:rPr>
            </w:pPr>
          </w:p>
        </w:tc>
        <w:tc>
          <w:tcPr>
            <w:tcW w:w="812" w:type="dxa"/>
            <w:vMerge/>
          </w:tcPr>
          <w:p w14:paraId="41411CD9" w14:textId="77777777" w:rsidR="008A64F3" w:rsidRPr="007D7FC5" w:rsidRDefault="008A64F3" w:rsidP="00A40483">
            <w:pPr>
              <w:rPr>
                <w:rFonts w:cs="Arial"/>
                <w:sz w:val="20"/>
                <w:szCs w:val="20"/>
              </w:rPr>
            </w:pPr>
          </w:p>
        </w:tc>
        <w:tc>
          <w:tcPr>
            <w:tcW w:w="810" w:type="dxa"/>
          </w:tcPr>
          <w:p w14:paraId="79FC9A67"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6ABC5EFF" w14:textId="77777777" w:rsidR="008A64F3" w:rsidRPr="007D7FC5" w:rsidRDefault="008A64F3" w:rsidP="00A40483">
            <w:pPr>
              <w:rPr>
                <w:rFonts w:cs="Arial"/>
                <w:sz w:val="20"/>
                <w:szCs w:val="20"/>
              </w:rPr>
            </w:pPr>
            <w:r w:rsidRPr="007D7FC5">
              <w:rPr>
                <w:rFonts w:cs="Calibri"/>
                <w:color w:val="000000"/>
                <w:sz w:val="20"/>
                <w:szCs w:val="20"/>
              </w:rPr>
              <w:t>0.0127</w:t>
            </w:r>
          </w:p>
        </w:tc>
        <w:tc>
          <w:tcPr>
            <w:tcW w:w="1080" w:type="dxa"/>
            <w:vAlign w:val="bottom"/>
          </w:tcPr>
          <w:p w14:paraId="579546F5" w14:textId="77777777" w:rsidR="008A64F3" w:rsidRPr="007D7FC5" w:rsidRDefault="008A64F3" w:rsidP="00A40483">
            <w:pPr>
              <w:rPr>
                <w:rFonts w:cs="Arial"/>
                <w:sz w:val="20"/>
                <w:szCs w:val="20"/>
              </w:rPr>
            </w:pPr>
            <w:r w:rsidRPr="007D7FC5">
              <w:rPr>
                <w:rFonts w:cs="Calibri"/>
                <w:color w:val="000000"/>
                <w:sz w:val="20"/>
                <w:szCs w:val="20"/>
              </w:rPr>
              <w:t>0.0115</w:t>
            </w:r>
          </w:p>
        </w:tc>
        <w:tc>
          <w:tcPr>
            <w:tcW w:w="990" w:type="dxa"/>
            <w:vAlign w:val="bottom"/>
          </w:tcPr>
          <w:p w14:paraId="14D01B8B" w14:textId="77777777" w:rsidR="008A64F3" w:rsidRPr="007D7FC5" w:rsidRDefault="008A64F3" w:rsidP="00A40483">
            <w:pPr>
              <w:rPr>
                <w:rFonts w:cs="Arial"/>
                <w:sz w:val="20"/>
                <w:szCs w:val="20"/>
              </w:rPr>
            </w:pPr>
            <w:r w:rsidRPr="007D7FC5">
              <w:rPr>
                <w:rFonts w:cs="Calibri"/>
                <w:color w:val="000000"/>
                <w:sz w:val="20"/>
                <w:szCs w:val="20"/>
              </w:rPr>
              <w:t>0.0127</w:t>
            </w:r>
          </w:p>
        </w:tc>
        <w:tc>
          <w:tcPr>
            <w:tcW w:w="990" w:type="dxa"/>
            <w:vAlign w:val="bottom"/>
          </w:tcPr>
          <w:p w14:paraId="0EBD649D" w14:textId="77777777" w:rsidR="008A64F3" w:rsidRPr="007D7FC5" w:rsidRDefault="008A64F3" w:rsidP="00A40483">
            <w:pPr>
              <w:rPr>
                <w:rFonts w:cs="Arial"/>
                <w:sz w:val="20"/>
                <w:szCs w:val="20"/>
              </w:rPr>
            </w:pPr>
            <w:r w:rsidRPr="007D7FC5">
              <w:rPr>
                <w:rFonts w:cs="Calibri"/>
                <w:color w:val="000000"/>
                <w:sz w:val="20"/>
                <w:szCs w:val="20"/>
              </w:rPr>
              <w:t>0.0139</w:t>
            </w:r>
          </w:p>
        </w:tc>
        <w:tc>
          <w:tcPr>
            <w:tcW w:w="917" w:type="dxa"/>
            <w:vMerge/>
          </w:tcPr>
          <w:p w14:paraId="12C98898" w14:textId="77777777" w:rsidR="008A64F3" w:rsidRPr="007D7FC5" w:rsidRDefault="008A64F3" w:rsidP="00A40483">
            <w:pPr>
              <w:rPr>
                <w:rFonts w:cs="Arial"/>
                <w:sz w:val="20"/>
                <w:szCs w:val="20"/>
              </w:rPr>
            </w:pPr>
          </w:p>
        </w:tc>
      </w:tr>
      <w:tr w:rsidR="008A64F3" w:rsidRPr="007D7FC5" w14:paraId="36B3D425" w14:textId="77777777" w:rsidTr="00C4003F">
        <w:tc>
          <w:tcPr>
            <w:tcW w:w="990" w:type="dxa"/>
            <w:vMerge/>
          </w:tcPr>
          <w:p w14:paraId="3F4E7B5E"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40DF9C24"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5D75E67F" w14:textId="77777777" w:rsidR="008A64F3" w:rsidRPr="007D7FC5" w:rsidRDefault="008A64F3" w:rsidP="00A40483">
            <w:pPr>
              <w:rPr>
                <w:rFonts w:cs="Arial"/>
                <w:sz w:val="20"/>
                <w:szCs w:val="20"/>
              </w:rPr>
            </w:pPr>
          </w:p>
        </w:tc>
        <w:tc>
          <w:tcPr>
            <w:tcW w:w="812" w:type="dxa"/>
            <w:vMerge/>
          </w:tcPr>
          <w:p w14:paraId="0F1872AD" w14:textId="77777777" w:rsidR="008A64F3" w:rsidRPr="007D7FC5" w:rsidRDefault="008A64F3" w:rsidP="00A40483">
            <w:pPr>
              <w:rPr>
                <w:rFonts w:cs="Arial"/>
                <w:sz w:val="20"/>
                <w:szCs w:val="20"/>
              </w:rPr>
            </w:pPr>
          </w:p>
        </w:tc>
        <w:tc>
          <w:tcPr>
            <w:tcW w:w="810" w:type="dxa"/>
          </w:tcPr>
          <w:p w14:paraId="37F416D6"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2A1CEE3A" w14:textId="77777777" w:rsidR="008A64F3" w:rsidRPr="007D7FC5" w:rsidRDefault="008A64F3" w:rsidP="00A40483">
            <w:pPr>
              <w:rPr>
                <w:rFonts w:cs="Arial"/>
                <w:sz w:val="20"/>
                <w:szCs w:val="20"/>
              </w:rPr>
            </w:pPr>
            <w:r w:rsidRPr="007D7FC5">
              <w:rPr>
                <w:rFonts w:cs="Calibri"/>
                <w:color w:val="000000"/>
                <w:sz w:val="20"/>
                <w:szCs w:val="20"/>
              </w:rPr>
              <w:t>0.0108</w:t>
            </w:r>
          </w:p>
        </w:tc>
        <w:tc>
          <w:tcPr>
            <w:tcW w:w="1080" w:type="dxa"/>
            <w:vAlign w:val="bottom"/>
          </w:tcPr>
          <w:p w14:paraId="32EC02C9" w14:textId="77777777" w:rsidR="008A64F3" w:rsidRPr="007D7FC5" w:rsidRDefault="008A64F3" w:rsidP="00A40483">
            <w:pPr>
              <w:rPr>
                <w:rFonts w:cs="Arial"/>
                <w:sz w:val="20"/>
                <w:szCs w:val="20"/>
              </w:rPr>
            </w:pPr>
            <w:r w:rsidRPr="007D7FC5">
              <w:rPr>
                <w:rFonts w:cs="Calibri"/>
                <w:color w:val="000000"/>
                <w:sz w:val="20"/>
                <w:szCs w:val="20"/>
              </w:rPr>
              <w:t>0.0096</w:t>
            </w:r>
          </w:p>
        </w:tc>
        <w:tc>
          <w:tcPr>
            <w:tcW w:w="990" w:type="dxa"/>
            <w:vAlign w:val="bottom"/>
          </w:tcPr>
          <w:p w14:paraId="23339916" w14:textId="77777777" w:rsidR="008A64F3" w:rsidRPr="007D7FC5" w:rsidRDefault="008A64F3" w:rsidP="00A40483">
            <w:pPr>
              <w:rPr>
                <w:rFonts w:cs="Arial"/>
                <w:sz w:val="20"/>
                <w:szCs w:val="20"/>
              </w:rPr>
            </w:pPr>
            <w:r w:rsidRPr="007D7FC5">
              <w:rPr>
                <w:rFonts w:cs="Calibri"/>
                <w:color w:val="000000"/>
                <w:sz w:val="20"/>
                <w:szCs w:val="20"/>
              </w:rPr>
              <w:t>0.0107</w:t>
            </w:r>
          </w:p>
        </w:tc>
        <w:tc>
          <w:tcPr>
            <w:tcW w:w="990" w:type="dxa"/>
            <w:vAlign w:val="bottom"/>
          </w:tcPr>
          <w:p w14:paraId="0D84A016" w14:textId="77777777" w:rsidR="008A64F3" w:rsidRPr="007D7FC5" w:rsidRDefault="008A64F3" w:rsidP="00A40483">
            <w:pPr>
              <w:rPr>
                <w:rFonts w:cs="Arial"/>
                <w:sz w:val="20"/>
                <w:szCs w:val="20"/>
              </w:rPr>
            </w:pPr>
            <w:r w:rsidRPr="007D7FC5">
              <w:rPr>
                <w:rFonts w:cs="Calibri"/>
                <w:color w:val="000000"/>
                <w:sz w:val="20"/>
                <w:szCs w:val="20"/>
              </w:rPr>
              <w:t>0.0118</w:t>
            </w:r>
          </w:p>
        </w:tc>
        <w:tc>
          <w:tcPr>
            <w:tcW w:w="917" w:type="dxa"/>
            <w:vMerge/>
          </w:tcPr>
          <w:p w14:paraId="33FE1D39" w14:textId="77777777" w:rsidR="008A64F3" w:rsidRPr="007D7FC5" w:rsidRDefault="008A64F3" w:rsidP="00A40483">
            <w:pPr>
              <w:rPr>
                <w:rFonts w:cs="Arial"/>
                <w:sz w:val="20"/>
                <w:szCs w:val="20"/>
              </w:rPr>
            </w:pPr>
          </w:p>
        </w:tc>
      </w:tr>
      <w:tr w:rsidR="008A64F3" w:rsidRPr="007D7FC5" w14:paraId="459BA0F0" w14:textId="77777777" w:rsidTr="00C4003F">
        <w:tc>
          <w:tcPr>
            <w:tcW w:w="990" w:type="dxa"/>
            <w:vMerge/>
          </w:tcPr>
          <w:p w14:paraId="2BDE7160"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0FB032DD"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Entorhinal</w:t>
            </w:r>
          </w:p>
        </w:tc>
        <w:tc>
          <w:tcPr>
            <w:tcW w:w="720" w:type="dxa"/>
            <w:vMerge w:val="restart"/>
          </w:tcPr>
          <w:p w14:paraId="759C0A98" w14:textId="77777777" w:rsidR="008A64F3" w:rsidRPr="007D7FC5" w:rsidRDefault="008A64F3" w:rsidP="00A40483">
            <w:pPr>
              <w:rPr>
                <w:rFonts w:cs="Arial"/>
                <w:sz w:val="20"/>
                <w:szCs w:val="20"/>
              </w:rPr>
            </w:pPr>
            <w:r w:rsidRPr="007D7FC5">
              <w:rPr>
                <w:rFonts w:cs="Arial"/>
                <w:sz w:val="20"/>
                <w:szCs w:val="20"/>
              </w:rPr>
              <w:t>1965</w:t>
            </w:r>
          </w:p>
        </w:tc>
        <w:tc>
          <w:tcPr>
            <w:tcW w:w="812" w:type="dxa"/>
            <w:vMerge w:val="restart"/>
          </w:tcPr>
          <w:p w14:paraId="7E4F5FE7" w14:textId="77777777" w:rsidR="008A64F3" w:rsidRPr="007D7FC5" w:rsidRDefault="008A64F3" w:rsidP="00A40483">
            <w:pPr>
              <w:rPr>
                <w:rFonts w:cs="Arial"/>
                <w:sz w:val="20"/>
                <w:szCs w:val="20"/>
              </w:rPr>
            </w:pPr>
            <w:r w:rsidRPr="007D7FC5">
              <w:rPr>
                <w:rFonts w:cs="Arial"/>
                <w:sz w:val="20"/>
                <w:szCs w:val="20"/>
              </w:rPr>
              <w:t>1127</w:t>
            </w:r>
          </w:p>
        </w:tc>
        <w:tc>
          <w:tcPr>
            <w:tcW w:w="810" w:type="dxa"/>
          </w:tcPr>
          <w:p w14:paraId="461F1655"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31A886A2" w14:textId="77777777" w:rsidR="008A64F3" w:rsidRPr="007D7FC5" w:rsidRDefault="008A64F3" w:rsidP="00A40483">
            <w:pPr>
              <w:rPr>
                <w:rFonts w:cs="Arial"/>
                <w:sz w:val="20"/>
                <w:szCs w:val="20"/>
              </w:rPr>
            </w:pPr>
            <w:r w:rsidRPr="007D7FC5">
              <w:rPr>
                <w:rFonts w:cs="Calibri"/>
                <w:color w:val="000000"/>
                <w:sz w:val="20"/>
                <w:szCs w:val="20"/>
              </w:rPr>
              <w:t>0.0025</w:t>
            </w:r>
          </w:p>
        </w:tc>
        <w:tc>
          <w:tcPr>
            <w:tcW w:w="1080" w:type="dxa"/>
            <w:vAlign w:val="bottom"/>
          </w:tcPr>
          <w:p w14:paraId="2941C0D5" w14:textId="77777777" w:rsidR="008A64F3" w:rsidRPr="007D7FC5" w:rsidRDefault="008A64F3" w:rsidP="00A40483">
            <w:pPr>
              <w:rPr>
                <w:rFonts w:cs="Arial"/>
                <w:sz w:val="20"/>
                <w:szCs w:val="20"/>
              </w:rPr>
            </w:pPr>
            <w:r w:rsidRPr="007D7FC5">
              <w:rPr>
                <w:rFonts w:cs="Calibri"/>
                <w:color w:val="000000"/>
                <w:sz w:val="20"/>
                <w:szCs w:val="20"/>
              </w:rPr>
              <w:t>0.0023</w:t>
            </w:r>
          </w:p>
        </w:tc>
        <w:tc>
          <w:tcPr>
            <w:tcW w:w="990" w:type="dxa"/>
            <w:vAlign w:val="bottom"/>
          </w:tcPr>
          <w:p w14:paraId="5A8F65E6" w14:textId="77777777" w:rsidR="008A64F3" w:rsidRPr="007D7FC5" w:rsidRDefault="008A64F3" w:rsidP="00A40483">
            <w:pPr>
              <w:rPr>
                <w:rFonts w:cs="Arial"/>
                <w:sz w:val="20"/>
                <w:szCs w:val="20"/>
              </w:rPr>
            </w:pPr>
            <w:r w:rsidRPr="007D7FC5">
              <w:rPr>
                <w:rFonts w:cs="Calibri"/>
                <w:color w:val="000000"/>
                <w:sz w:val="20"/>
                <w:szCs w:val="20"/>
              </w:rPr>
              <w:t>0.0025</w:t>
            </w:r>
          </w:p>
        </w:tc>
        <w:tc>
          <w:tcPr>
            <w:tcW w:w="990" w:type="dxa"/>
            <w:vAlign w:val="bottom"/>
          </w:tcPr>
          <w:p w14:paraId="4A44FD13" w14:textId="77777777" w:rsidR="008A64F3" w:rsidRPr="007D7FC5" w:rsidRDefault="008A64F3" w:rsidP="00A40483">
            <w:pPr>
              <w:rPr>
                <w:rFonts w:cs="Arial"/>
                <w:sz w:val="20"/>
                <w:szCs w:val="20"/>
              </w:rPr>
            </w:pPr>
            <w:r w:rsidRPr="007D7FC5">
              <w:rPr>
                <w:rFonts w:cs="Calibri"/>
                <w:color w:val="000000"/>
                <w:sz w:val="20"/>
                <w:szCs w:val="20"/>
              </w:rPr>
              <w:t>0.0028</w:t>
            </w:r>
          </w:p>
        </w:tc>
        <w:tc>
          <w:tcPr>
            <w:tcW w:w="917" w:type="dxa"/>
            <w:vMerge w:val="restart"/>
          </w:tcPr>
          <w:p w14:paraId="53AD978B" w14:textId="77777777" w:rsidR="008A64F3" w:rsidRPr="007D7FC5" w:rsidRDefault="008A64F3" w:rsidP="00A40483">
            <w:pPr>
              <w:rPr>
                <w:rFonts w:cs="Arial"/>
                <w:sz w:val="20"/>
                <w:szCs w:val="20"/>
              </w:rPr>
            </w:pPr>
            <w:r w:rsidRPr="007D7FC5">
              <w:rPr>
                <w:rFonts w:cs="Arial"/>
                <w:sz w:val="20"/>
                <w:szCs w:val="20"/>
              </w:rPr>
              <w:t>838</w:t>
            </w:r>
          </w:p>
        </w:tc>
      </w:tr>
      <w:tr w:rsidR="008A64F3" w:rsidRPr="007D7FC5" w14:paraId="5E28FE07" w14:textId="77777777" w:rsidTr="00C4003F">
        <w:tc>
          <w:tcPr>
            <w:tcW w:w="990" w:type="dxa"/>
            <w:vMerge/>
          </w:tcPr>
          <w:p w14:paraId="7E79F12C"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7262AF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7E4ACA26" w14:textId="77777777" w:rsidR="008A64F3" w:rsidRPr="007D7FC5" w:rsidRDefault="008A64F3" w:rsidP="00A40483">
            <w:pPr>
              <w:rPr>
                <w:rFonts w:cs="Arial"/>
                <w:sz w:val="20"/>
                <w:szCs w:val="20"/>
              </w:rPr>
            </w:pPr>
          </w:p>
        </w:tc>
        <w:tc>
          <w:tcPr>
            <w:tcW w:w="812" w:type="dxa"/>
            <w:vMerge/>
          </w:tcPr>
          <w:p w14:paraId="163A0925" w14:textId="77777777" w:rsidR="008A64F3" w:rsidRPr="007D7FC5" w:rsidRDefault="008A64F3" w:rsidP="00A40483">
            <w:pPr>
              <w:rPr>
                <w:rFonts w:cs="Arial"/>
                <w:sz w:val="20"/>
                <w:szCs w:val="20"/>
              </w:rPr>
            </w:pPr>
          </w:p>
        </w:tc>
        <w:tc>
          <w:tcPr>
            <w:tcW w:w="810" w:type="dxa"/>
          </w:tcPr>
          <w:p w14:paraId="4B7D954D"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2BD5820A" w14:textId="77777777" w:rsidR="008A64F3" w:rsidRPr="007D7FC5" w:rsidRDefault="008A64F3" w:rsidP="00A40483">
            <w:pPr>
              <w:rPr>
                <w:rFonts w:cs="Arial"/>
                <w:sz w:val="20"/>
                <w:szCs w:val="20"/>
              </w:rPr>
            </w:pPr>
            <w:r w:rsidRPr="007D7FC5">
              <w:rPr>
                <w:rFonts w:cs="Calibri"/>
                <w:color w:val="000000"/>
                <w:sz w:val="20"/>
                <w:szCs w:val="20"/>
              </w:rPr>
              <w:t>0.0023</w:t>
            </w:r>
          </w:p>
        </w:tc>
        <w:tc>
          <w:tcPr>
            <w:tcW w:w="1080" w:type="dxa"/>
            <w:vAlign w:val="bottom"/>
          </w:tcPr>
          <w:p w14:paraId="38EA9605" w14:textId="77777777" w:rsidR="008A64F3" w:rsidRPr="007D7FC5" w:rsidRDefault="008A64F3" w:rsidP="00A40483">
            <w:pPr>
              <w:rPr>
                <w:rFonts w:cs="Arial"/>
                <w:sz w:val="20"/>
                <w:szCs w:val="20"/>
              </w:rPr>
            </w:pPr>
            <w:r w:rsidRPr="007D7FC5">
              <w:rPr>
                <w:rFonts w:cs="Calibri"/>
                <w:color w:val="000000"/>
                <w:sz w:val="20"/>
                <w:szCs w:val="20"/>
              </w:rPr>
              <w:t>0.0019</w:t>
            </w:r>
          </w:p>
        </w:tc>
        <w:tc>
          <w:tcPr>
            <w:tcW w:w="990" w:type="dxa"/>
            <w:vAlign w:val="bottom"/>
          </w:tcPr>
          <w:p w14:paraId="1A8A163C" w14:textId="77777777" w:rsidR="008A64F3" w:rsidRPr="007D7FC5" w:rsidRDefault="008A64F3" w:rsidP="00A40483">
            <w:pPr>
              <w:rPr>
                <w:rFonts w:cs="Arial"/>
                <w:sz w:val="20"/>
                <w:szCs w:val="20"/>
              </w:rPr>
            </w:pPr>
            <w:r w:rsidRPr="007D7FC5">
              <w:rPr>
                <w:rFonts w:cs="Calibri"/>
                <w:color w:val="000000"/>
                <w:sz w:val="20"/>
                <w:szCs w:val="20"/>
              </w:rPr>
              <w:t>0.0023</w:t>
            </w:r>
          </w:p>
        </w:tc>
        <w:tc>
          <w:tcPr>
            <w:tcW w:w="990" w:type="dxa"/>
            <w:vAlign w:val="bottom"/>
          </w:tcPr>
          <w:p w14:paraId="3E83BC29" w14:textId="77777777" w:rsidR="008A64F3" w:rsidRPr="007D7FC5" w:rsidRDefault="008A64F3" w:rsidP="00A40483">
            <w:pPr>
              <w:rPr>
                <w:rFonts w:cs="Arial"/>
                <w:sz w:val="20"/>
                <w:szCs w:val="20"/>
              </w:rPr>
            </w:pPr>
            <w:r w:rsidRPr="007D7FC5">
              <w:rPr>
                <w:rFonts w:cs="Calibri"/>
                <w:color w:val="000000"/>
                <w:sz w:val="20"/>
                <w:szCs w:val="20"/>
              </w:rPr>
              <w:t>0.0026</w:t>
            </w:r>
          </w:p>
        </w:tc>
        <w:tc>
          <w:tcPr>
            <w:tcW w:w="917" w:type="dxa"/>
            <w:vMerge/>
          </w:tcPr>
          <w:p w14:paraId="5ED64BDB" w14:textId="77777777" w:rsidR="008A64F3" w:rsidRPr="007D7FC5" w:rsidRDefault="008A64F3" w:rsidP="00A40483">
            <w:pPr>
              <w:rPr>
                <w:rFonts w:cs="Arial"/>
                <w:sz w:val="20"/>
                <w:szCs w:val="20"/>
              </w:rPr>
            </w:pPr>
          </w:p>
        </w:tc>
      </w:tr>
      <w:tr w:rsidR="008A64F3" w:rsidRPr="007D7FC5" w14:paraId="17771307" w14:textId="77777777" w:rsidTr="00C4003F">
        <w:tc>
          <w:tcPr>
            <w:tcW w:w="990" w:type="dxa"/>
            <w:vMerge/>
          </w:tcPr>
          <w:p w14:paraId="65A63AD7"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352C4451"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7E4594B7" w14:textId="77777777" w:rsidR="008A64F3" w:rsidRPr="007D7FC5" w:rsidRDefault="008A64F3" w:rsidP="00A40483">
            <w:pPr>
              <w:rPr>
                <w:rFonts w:cs="Arial"/>
                <w:sz w:val="20"/>
                <w:szCs w:val="20"/>
              </w:rPr>
            </w:pPr>
          </w:p>
        </w:tc>
        <w:tc>
          <w:tcPr>
            <w:tcW w:w="812" w:type="dxa"/>
            <w:vMerge/>
          </w:tcPr>
          <w:p w14:paraId="4E6720A6" w14:textId="77777777" w:rsidR="008A64F3" w:rsidRPr="007D7FC5" w:rsidRDefault="008A64F3" w:rsidP="00A40483">
            <w:pPr>
              <w:rPr>
                <w:rFonts w:cs="Arial"/>
                <w:sz w:val="20"/>
                <w:szCs w:val="20"/>
              </w:rPr>
            </w:pPr>
          </w:p>
        </w:tc>
        <w:tc>
          <w:tcPr>
            <w:tcW w:w="810" w:type="dxa"/>
          </w:tcPr>
          <w:p w14:paraId="655C56FF"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2282548C" w14:textId="77777777" w:rsidR="008A64F3" w:rsidRPr="007D7FC5" w:rsidRDefault="008A64F3" w:rsidP="00A40483">
            <w:pPr>
              <w:rPr>
                <w:rFonts w:cs="Arial"/>
                <w:sz w:val="20"/>
                <w:szCs w:val="20"/>
              </w:rPr>
            </w:pPr>
            <w:r w:rsidRPr="007D7FC5">
              <w:rPr>
                <w:rFonts w:cs="Calibri"/>
                <w:color w:val="000000"/>
                <w:sz w:val="20"/>
                <w:szCs w:val="20"/>
              </w:rPr>
              <w:t>0.0018</w:t>
            </w:r>
          </w:p>
        </w:tc>
        <w:tc>
          <w:tcPr>
            <w:tcW w:w="1080" w:type="dxa"/>
            <w:vAlign w:val="bottom"/>
          </w:tcPr>
          <w:p w14:paraId="7CF24583" w14:textId="77777777" w:rsidR="008A64F3" w:rsidRPr="007D7FC5" w:rsidRDefault="008A64F3" w:rsidP="00A40483">
            <w:pPr>
              <w:rPr>
                <w:rFonts w:cs="Arial"/>
                <w:sz w:val="20"/>
                <w:szCs w:val="20"/>
              </w:rPr>
            </w:pPr>
            <w:r w:rsidRPr="007D7FC5">
              <w:rPr>
                <w:rFonts w:cs="Calibri"/>
                <w:color w:val="000000"/>
                <w:sz w:val="20"/>
                <w:szCs w:val="20"/>
              </w:rPr>
              <w:t>0.0014</w:t>
            </w:r>
          </w:p>
        </w:tc>
        <w:tc>
          <w:tcPr>
            <w:tcW w:w="990" w:type="dxa"/>
            <w:vAlign w:val="bottom"/>
          </w:tcPr>
          <w:p w14:paraId="7561BDCE" w14:textId="77777777" w:rsidR="008A64F3" w:rsidRPr="007D7FC5" w:rsidRDefault="008A64F3" w:rsidP="00A40483">
            <w:pPr>
              <w:rPr>
                <w:rFonts w:cs="Arial"/>
                <w:sz w:val="20"/>
                <w:szCs w:val="20"/>
              </w:rPr>
            </w:pPr>
            <w:r w:rsidRPr="007D7FC5">
              <w:rPr>
                <w:rFonts w:cs="Calibri"/>
                <w:color w:val="000000"/>
                <w:sz w:val="20"/>
                <w:szCs w:val="20"/>
              </w:rPr>
              <w:t>0.0017</w:t>
            </w:r>
          </w:p>
        </w:tc>
        <w:tc>
          <w:tcPr>
            <w:tcW w:w="990" w:type="dxa"/>
            <w:vAlign w:val="bottom"/>
          </w:tcPr>
          <w:p w14:paraId="41BB748F" w14:textId="77777777" w:rsidR="008A64F3" w:rsidRPr="007D7FC5" w:rsidRDefault="008A64F3" w:rsidP="00A40483">
            <w:pPr>
              <w:rPr>
                <w:rFonts w:cs="Arial"/>
                <w:sz w:val="20"/>
                <w:szCs w:val="20"/>
              </w:rPr>
            </w:pPr>
            <w:r w:rsidRPr="007D7FC5">
              <w:rPr>
                <w:rFonts w:cs="Calibri"/>
                <w:color w:val="000000"/>
                <w:sz w:val="20"/>
                <w:szCs w:val="20"/>
              </w:rPr>
              <w:t>0.002</w:t>
            </w:r>
          </w:p>
        </w:tc>
        <w:tc>
          <w:tcPr>
            <w:tcW w:w="917" w:type="dxa"/>
            <w:vMerge/>
          </w:tcPr>
          <w:p w14:paraId="4F735B01" w14:textId="77777777" w:rsidR="008A64F3" w:rsidRPr="007D7FC5" w:rsidRDefault="008A64F3" w:rsidP="00A40483">
            <w:pPr>
              <w:rPr>
                <w:rFonts w:cs="Arial"/>
                <w:sz w:val="20"/>
                <w:szCs w:val="20"/>
              </w:rPr>
            </w:pPr>
          </w:p>
        </w:tc>
      </w:tr>
      <w:tr w:rsidR="008A64F3" w:rsidRPr="007D7FC5" w14:paraId="69DC0110" w14:textId="77777777" w:rsidTr="00C4003F">
        <w:tc>
          <w:tcPr>
            <w:tcW w:w="990" w:type="dxa"/>
            <w:vMerge/>
          </w:tcPr>
          <w:p w14:paraId="4E21A8F7"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7C5BF91F"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Fusiform</w:t>
            </w:r>
          </w:p>
        </w:tc>
        <w:tc>
          <w:tcPr>
            <w:tcW w:w="720" w:type="dxa"/>
            <w:vMerge w:val="restart"/>
          </w:tcPr>
          <w:p w14:paraId="6F7121F4" w14:textId="77777777" w:rsidR="008A64F3" w:rsidRPr="007D7FC5" w:rsidRDefault="008A64F3" w:rsidP="00A40483">
            <w:pPr>
              <w:rPr>
                <w:rFonts w:cs="Arial"/>
                <w:sz w:val="20"/>
                <w:szCs w:val="20"/>
              </w:rPr>
            </w:pPr>
            <w:r w:rsidRPr="007D7FC5">
              <w:rPr>
                <w:rFonts w:cs="Arial"/>
                <w:sz w:val="20"/>
                <w:szCs w:val="20"/>
              </w:rPr>
              <w:t>1965</w:t>
            </w:r>
          </w:p>
        </w:tc>
        <w:tc>
          <w:tcPr>
            <w:tcW w:w="812" w:type="dxa"/>
            <w:vMerge w:val="restart"/>
          </w:tcPr>
          <w:p w14:paraId="62308C0B" w14:textId="77777777" w:rsidR="008A64F3" w:rsidRPr="007D7FC5" w:rsidRDefault="008A64F3" w:rsidP="00A40483">
            <w:pPr>
              <w:rPr>
                <w:rFonts w:cs="Arial"/>
                <w:sz w:val="20"/>
                <w:szCs w:val="20"/>
              </w:rPr>
            </w:pPr>
            <w:r w:rsidRPr="007D7FC5">
              <w:rPr>
                <w:rFonts w:cs="Arial"/>
                <w:sz w:val="20"/>
                <w:szCs w:val="20"/>
              </w:rPr>
              <w:t>1127</w:t>
            </w:r>
          </w:p>
        </w:tc>
        <w:tc>
          <w:tcPr>
            <w:tcW w:w="810" w:type="dxa"/>
          </w:tcPr>
          <w:p w14:paraId="7B796C51"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7C3D55F6" w14:textId="77777777" w:rsidR="008A64F3" w:rsidRPr="007D7FC5" w:rsidRDefault="008A64F3" w:rsidP="00A40483">
            <w:pPr>
              <w:rPr>
                <w:rFonts w:cs="Arial"/>
                <w:sz w:val="20"/>
                <w:szCs w:val="20"/>
              </w:rPr>
            </w:pPr>
            <w:r w:rsidRPr="007D7FC5">
              <w:rPr>
                <w:rFonts w:cs="Calibri"/>
                <w:color w:val="000000"/>
                <w:sz w:val="20"/>
                <w:szCs w:val="20"/>
              </w:rPr>
              <w:t>0.0117</w:t>
            </w:r>
          </w:p>
        </w:tc>
        <w:tc>
          <w:tcPr>
            <w:tcW w:w="1080" w:type="dxa"/>
            <w:vAlign w:val="bottom"/>
          </w:tcPr>
          <w:p w14:paraId="5817A5FE" w14:textId="77777777" w:rsidR="008A64F3" w:rsidRPr="007D7FC5" w:rsidRDefault="008A64F3" w:rsidP="00A40483">
            <w:pPr>
              <w:rPr>
                <w:rFonts w:cs="Arial"/>
                <w:sz w:val="20"/>
                <w:szCs w:val="20"/>
              </w:rPr>
            </w:pPr>
            <w:r w:rsidRPr="007D7FC5">
              <w:rPr>
                <w:rFonts w:cs="Calibri"/>
                <w:color w:val="000000"/>
                <w:sz w:val="20"/>
                <w:szCs w:val="20"/>
              </w:rPr>
              <w:t>0.0107</w:t>
            </w:r>
          </w:p>
        </w:tc>
        <w:tc>
          <w:tcPr>
            <w:tcW w:w="990" w:type="dxa"/>
            <w:vAlign w:val="bottom"/>
          </w:tcPr>
          <w:p w14:paraId="1E47E335" w14:textId="77777777" w:rsidR="008A64F3" w:rsidRPr="007D7FC5" w:rsidRDefault="008A64F3" w:rsidP="00A40483">
            <w:pPr>
              <w:rPr>
                <w:rFonts w:cs="Arial"/>
                <w:sz w:val="20"/>
                <w:szCs w:val="20"/>
              </w:rPr>
            </w:pPr>
            <w:r w:rsidRPr="007D7FC5">
              <w:rPr>
                <w:rFonts w:cs="Calibri"/>
                <w:color w:val="000000"/>
                <w:sz w:val="20"/>
                <w:szCs w:val="20"/>
              </w:rPr>
              <w:t>0.0116</w:t>
            </w:r>
          </w:p>
        </w:tc>
        <w:tc>
          <w:tcPr>
            <w:tcW w:w="990" w:type="dxa"/>
            <w:vAlign w:val="bottom"/>
          </w:tcPr>
          <w:p w14:paraId="46E42B3D" w14:textId="77777777" w:rsidR="008A64F3" w:rsidRPr="007D7FC5" w:rsidRDefault="008A64F3" w:rsidP="00A40483">
            <w:pPr>
              <w:rPr>
                <w:rFonts w:cs="Arial"/>
                <w:sz w:val="20"/>
                <w:szCs w:val="20"/>
              </w:rPr>
            </w:pPr>
            <w:r w:rsidRPr="007D7FC5">
              <w:rPr>
                <w:rFonts w:cs="Calibri"/>
                <w:color w:val="000000"/>
                <w:sz w:val="20"/>
                <w:szCs w:val="20"/>
              </w:rPr>
              <w:t>0.0127</w:t>
            </w:r>
          </w:p>
        </w:tc>
        <w:tc>
          <w:tcPr>
            <w:tcW w:w="917" w:type="dxa"/>
            <w:vMerge w:val="restart"/>
          </w:tcPr>
          <w:p w14:paraId="3A5BABD6" w14:textId="77777777" w:rsidR="008A64F3" w:rsidRPr="007D7FC5" w:rsidRDefault="008A64F3" w:rsidP="00A40483">
            <w:pPr>
              <w:rPr>
                <w:rFonts w:cs="Arial"/>
                <w:sz w:val="20"/>
                <w:szCs w:val="20"/>
              </w:rPr>
            </w:pPr>
            <w:r w:rsidRPr="007D7FC5">
              <w:rPr>
                <w:rFonts w:cs="Arial"/>
                <w:sz w:val="20"/>
                <w:szCs w:val="20"/>
              </w:rPr>
              <w:t>838</w:t>
            </w:r>
          </w:p>
        </w:tc>
      </w:tr>
      <w:tr w:rsidR="008A64F3" w:rsidRPr="007D7FC5" w14:paraId="1E167AA2" w14:textId="77777777" w:rsidTr="00C4003F">
        <w:tc>
          <w:tcPr>
            <w:tcW w:w="990" w:type="dxa"/>
            <w:vMerge/>
          </w:tcPr>
          <w:p w14:paraId="3821B83A"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00A554C1"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61B10EC2" w14:textId="77777777" w:rsidR="008A64F3" w:rsidRPr="007D7FC5" w:rsidRDefault="008A64F3" w:rsidP="00A40483">
            <w:pPr>
              <w:rPr>
                <w:rFonts w:cs="Arial"/>
                <w:sz w:val="20"/>
                <w:szCs w:val="20"/>
              </w:rPr>
            </w:pPr>
          </w:p>
        </w:tc>
        <w:tc>
          <w:tcPr>
            <w:tcW w:w="812" w:type="dxa"/>
            <w:vMerge/>
          </w:tcPr>
          <w:p w14:paraId="60900D7B" w14:textId="77777777" w:rsidR="008A64F3" w:rsidRPr="007D7FC5" w:rsidRDefault="008A64F3" w:rsidP="00A40483">
            <w:pPr>
              <w:rPr>
                <w:rFonts w:cs="Arial"/>
                <w:sz w:val="20"/>
                <w:szCs w:val="20"/>
              </w:rPr>
            </w:pPr>
          </w:p>
        </w:tc>
        <w:tc>
          <w:tcPr>
            <w:tcW w:w="810" w:type="dxa"/>
          </w:tcPr>
          <w:p w14:paraId="1162074C"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78BE9964" w14:textId="77777777" w:rsidR="008A64F3" w:rsidRPr="007D7FC5" w:rsidRDefault="008A64F3" w:rsidP="00A40483">
            <w:pPr>
              <w:rPr>
                <w:rFonts w:cs="Arial"/>
                <w:sz w:val="20"/>
                <w:szCs w:val="20"/>
              </w:rPr>
            </w:pPr>
            <w:r w:rsidRPr="007D7FC5">
              <w:rPr>
                <w:rFonts w:cs="Calibri"/>
                <w:color w:val="000000"/>
                <w:sz w:val="20"/>
                <w:szCs w:val="20"/>
              </w:rPr>
              <w:t>0.0114</w:t>
            </w:r>
          </w:p>
        </w:tc>
        <w:tc>
          <w:tcPr>
            <w:tcW w:w="1080" w:type="dxa"/>
            <w:vAlign w:val="bottom"/>
          </w:tcPr>
          <w:p w14:paraId="430F86AA" w14:textId="77777777" w:rsidR="008A64F3" w:rsidRPr="007D7FC5" w:rsidRDefault="008A64F3" w:rsidP="00A40483">
            <w:pPr>
              <w:rPr>
                <w:rFonts w:cs="Arial"/>
                <w:sz w:val="20"/>
                <w:szCs w:val="20"/>
              </w:rPr>
            </w:pPr>
            <w:r w:rsidRPr="007D7FC5">
              <w:rPr>
                <w:rFonts w:cs="Calibri"/>
                <w:color w:val="000000"/>
                <w:sz w:val="20"/>
                <w:szCs w:val="20"/>
              </w:rPr>
              <w:t>0.0102</w:t>
            </w:r>
          </w:p>
        </w:tc>
        <w:tc>
          <w:tcPr>
            <w:tcW w:w="990" w:type="dxa"/>
            <w:vAlign w:val="bottom"/>
          </w:tcPr>
          <w:p w14:paraId="45AE12FB" w14:textId="77777777" w:rsidR="008A64F3" w:rsidRPr="007D7FC5" w:rsidRDefault="008A64F3" w:rsidP="00A40483">
            <w:pPr>
              <w:rPr>
                <w:rFonts w:cs="Arial"/>
                <w:sz w:val="20"/>
                <w:szCs w:val="20"/>
              </w:rPr>
            </w:pPr>
            <w:r w:rsidRPr="007D7FC5">
              <w:rPr>
                <w:rFonts w:cs="Calibri"/>
                <w:color w:val="000000"/>
                <w:sz w:val="20"/>
                <w:szCs w:val="20"/>
              </w:rPr>
              <w:t>0.0113</w:t>
            </w:r>
          </w:p>
        </w:tc>
        <w:tc>
          <w:tcPr>
            <w:tcW w:w="990" w:type="dxa"/>
            <w:vAlign w:val="bottom"/>
          </w:tcPr>
          <w:p w14:paraId="421AFE40" w14:textId="77777777" w:rsidR="008A64F3" w:rsidRPr="007D7FC5" w:rsidRDefault="008A64F3" w:rsidP="00A40483">
            <w:pPr>
              <w:rPr>
                <w:rFonts w:cs="Arial"/>
                <w:sz w:val="20"/>
                <w:szCs w:val="20"/>
              </w:rPr>
            </w:pPr>
            <w:r w:rsidRPr="007D7FC5">
              <w:rPr>
                <w:rFonts w:cs="Calibri"/>
                <w:color w:val="000000"/>
                <w:sz w:val="20"/>
                <w:szCs w:val="20"/>
              </w:rPr>
              <w:t>0.0125</w:t>
            </w:r>
          </w:p>
        </w:tc>
        <w:tc>
          <w:tcPr>
            <w:tcW w:w="917" w:type="dxa"/>
            <w:vMerge/>
          </w:tcPr>
          <w:p w14:paraId="2098B9A4" w14:textId="77777777" w:rsidR="008A64F3" w:rsidRPr="007D7FC5" w:rsidRDefault="008A64F3" w:rsidP="00A40483">
            <w:pPr>
              <w:rPr>
                <w:rFonts w:cs="Arial"/>
                <w:sz w:val="20"/>
                <w:szCs w:val="20"/>
              </w:rPr>
            </w:pPr>
          </w:p>
        </w:tc>
      </w:tr>
      <w:tr w:rsidR="008A64F3" w:rsidRPr="007D7FC5" w14:paraId="0D792259" w14:textId="77777777" w:rsidTr="00C4003F">
        <w:tc>
          <w:tcPr>
            <w:tcW w:w="990" w:type="dxa"/>
            <w:vMerge/>
          </w:tcPr>
          <w:p w14:paraId="5F6B5937"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344A6DF2"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2668A406" w14:textId="77777777" w:rsidR="008A64F3" w:rsidRPr="007D7FC5" w:rsidRDefault="008A64F3" w:rsidP="00A40483">
            <w:pPr>
              <w:rPr>
                <w:rFonts w:cs="Arial"/>
                <w:sz w:val="20"/>
                <w:szCs w:val="20"/>
              </w:rPr>
            </w:pPr>
          </w:p>
        </w:tc>
        <w:tc>
          <w:tcPr>
            <w:tcW w:w="812" w:type="dxa"/>
            <w:vMerge/>
          </w:tcPr>
          <w:p w14:paraId="17693C1F" w14:textId="77777777" w:rsidR="008A64F3" w:rsidRPr="007D7FC5" w:rsidRDefault="008A64F3" w:rsidP="00A40483">
            <w:pPr>
              <w:rPr>
                <w:rFonts w:cs="Arial"/>
                <w:sz w:val="20"/>
                <w:szCs w:val="20"/>
              </w:rPr>
            </w:pPr>
          </w:p>
        </w:tc>
        <w:tc>
          <w:tcPr>
            <w:tcW w:w="810" w:type="dxa"/>
          </w:tcPr>
          <w:p w14:paraId="3B341EBE"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598C42AD" w14:textId="77777777" w:rsidR="008A64F3" w:rsidRPr="007D7FC5" w:rsidRDefault="008A64F3" w:rsidP="00A40483">
            <w:pPr>
              <w:rPr>
                <w:rFonts w:cs="Arial"/>
                <w:sz w:val="20"/>
                <w:szCs w:val="20"/>
              </w:rPr>
            </w:pPr>
            <w:r w:rsidRPr="007D7FC5">
              <w:rPr>
                <w:rFonts w:cs="Calibri"/>
                <w:color w:val="000000"/>
                <w:sz w:val="20"/>
                <w:szCs w:val="20"/>
              </w:rPr>
              <w:t>0.0097</w:t>
            </w:r>
          </w:p>
        </w:tc>
        <w:tc>
          <w:tcPr>
            <w:tcW w:w="1080" w:type="dxa"/>
            <w:vAlign w:val="bottom"/>
          </w:tcPr>
          <w:p w14:paraId="74E6D703" w14:textId="77777777" w:rsidR="008A64F3" w:rsidRPr="007D7FC5" w:rsidRDefault="008A64F3" w:rsidP="00A40483">
            <w:pPr>
              <w:rPr>
                <w:rFonts w:cs="Arial"/>
                <w:sz w:val="20"/>
                <w:szCs w:val="20"/>
              </w:rPr>
            </w:pPr>
            <w:r w:rsidRPr="007D7FC5">
              <w:rPr>
                <w:rFonts w:cs="Calibri"/>
                <w:color w:val="000000"/>
                <w:sz w:val="20"/>
                <w:szCs w:val="20"/>
              </w:rPr>
              <w:t>0.0087</w:t>
            </w:r>
          </w:p>
        </w:tc>
        <w:tc>
          <w:tcPr>
            <w:tcW w:w="990" w:type="dxa"/>
            <w:vAlign w:val="bottom"/>
          </w:tcPr>
          <w:p w14:paraId="56D38B12" w14:textId="77777777" w:rsidR="008A64F3" w:rsidRPr="007D7FC5" w:rsidRDefault="008A64F3" w:rsidP="00A40483">
            <w:pPr>
              <w:rPr>
                <w:rFonts w:cs="Arial"/>
                <w:sz w:val="20"/>
                <w:szCs w:val="20"/>
              </w:rPr>
            </w:pPr>
            <w:r w:rsidRPr="007D7FC5">
              <w:rPr>
                <w:rFonts w:cs="Calibri"/>
                <w:color w:val="000000"/>
                <w:sz w:val="20"/>
                <w:szCs w:val="20"/>
              </w:rPr>
              <w:t>0.0097</w:t>
            </w:r>
          </w:p>
        </w:tc>
        <w:tc>
          <w:tcPr>
            <w:tcW w:w="990" w:type="dxa"/>
            <w:vAlign w:val="bottom"/>
          </w:tcPr>
          <w:p w14:paraId="0C8B0A7B" w14:textId="77777777" w:rsidR="008A64F3" w:rsidRPr="007D7FC5" w:rsidRDefault="008A64F3" w:rsidP="00A40483">
            <w:pPr>
              <w:rPr>
                <w:rFonts w:cs="Arial"/>
                <w:sz w:val="20"/>
                <w:szCs w:val="20"/>
              </w:rPr>
            </w:pPr>
            <w:r w:rsidRPr="007D7FC5">
              <w:rPr>
                <w:rFonts w:cs="Calibri"/>
                <w:color w:val="000000"/>
                <w:sz w:val="20"/>
                <w:szCs w:val="20"/>
              </w:rPr>
              <w:t>0.0108</w:t>
            </w:r>
          </w:p>
        </w:tc>
        <w:tc>
          <w:tcPr>
            <w:tcW w:w="917" w:type="dxa"/>
            <w:vMerge/>
          </w:tcPr>
          <w:p w14:paraId="4D1DDB76" w14:textId="77777777" w:rsidR="008A64F3" w:rsidRPr="007D7FC5" w:rsidRDefault="008A64F3" w:rsidP="00A40483">
            <w:pPr>
              <w:rPr>
                <w:rFonts w:cs="Arial"/>
                <w:sz w:val="20"/>
                <w:szCs w:val="20"/>
              </w:rPr>
            </w:pPr>
          </w:p>
        </w:tc>
      </w:tr>
      <w:tr w:rsidR="008A64F3" w:rsidRPr="007D7FC5" w14:paraId="125FE05D" w14:textId="77777777" w:rsidTr="00C4003F">
        <w:tc>
          <w:tcPr>
            <w:tcW w:w="990" w:type="dxa"/>
            <w:vMerge/>
          </w:tcPr>
          <w:p w14:paraId="7B277A0F"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34828776" w14:textId="77777777" w:rsidR="008A64F3" w:rsidRPr="007D7FC5" w:rsidRDefault="008A64F3" w:rsidP="00A40483">
            <w:pPr>
              <w:rPr>
                <w:rFonts w:cs="Arial"/>
                <w:sz w:val="20"/>
                <w:szCs w:val="20"/>
              </w:rPr>
            </w:pPr>
            <w:proofErr w:type="spellStart"/>
            <w:r w:rsidRPr="007D7FC5">
              <w:rPr>
                <w:rFonts w:eastAsia="Times New Roman" w:cs="Times New Roman"/>
                <w:color w:val="000000"/>
                <w:kern w:val="0"/>
                <w:sz w:val="20"/>
                <w:szCs w:val="20"/>
                <w14:ligatures w14:val="none"/>
              </w:rPr>
              <w:t>WholeBrain</w:t>
            </w:r>
            <w:proofErr w:type="spellEnd"/>
          </w:p>
        </w:tc>
        <w:tc>
          <w:tcPr>
            <w:tcW w:w="720" w:type="dxa"/>
            <w:vMerge w:val="restart"/>
          </w:tcPr>
          <w:p w14:paraId="0E939702" w14:textId="77777777" w:rsidR="008A64F3" w:rsidRPr="007D7FC5" w:rsidRDefault="008A64F3" w:rsidP="00A40483">
            <w:pPr>
              <w:rPr>
                <w:rFonts w:cs="Arial"/>
                <w:sz w:val="20"/>
                <w:szCs w:val="20"/>
              </w:rPr>
            </w:pPr>
            <w:r w:rsidRPr="007D7FC5">
              <w:rPr>
                <w:rFonts w:cs="Arial"/>
                <w:sz w:val="20"/>
                <w:szCs w:val="20"/>
              </w:rPr>
              <w:t>1185</w:t>
            </w:r>
          </w:p>
        </w:tc>
        <w:tc>
          <w:tcPr>
            <w:tcW w:w="812" w:type="dxa"/>
            <w:vMerge w:val="restart"/>
          </w:tcPr>
          <w:p w14:paraId="4F14D2BC" w14:textId="77777777" w:rsidR="008A64F3" w:rsidRPr="007D7FC5" w:rsidRDefault="008A64F3" w:rsidP="00A40483">
            <w:pPr>
              <w:rPr>
                <w:rFonts w:cs="Arial"/>
                <w:sz w:val="20"/>
                <w:szCs w:val="20"/>
              </w:rPr>
            </w:pPr>
            <w:r w:rsidRPr="007D7FC5">
              <w:rPr>
                <w:rFonts w:cs="Arial"/>
                <w:sz w:val="20"/>
                <w:szCs w:val="20"/>
              </w:rPr>
              <w:t>944</w:t>
            </w:r>
          </w:p>
        </w:tc>
        <w:tc>
          <w:tcPr>
            <w:tcW w:w="810" w:type="dxa"/>
          </w:tcPr>
          <w:p w14:paraId="6CE55A2D"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35C14F0F" w14:textId="77777777" w:rsidR="008A64F3" w:rsidRPr="007D7FC5" w:rsidRDefault="008A64F3" w:rsidP="00A40483">
            <w:pPr>
              <w:rPr>
                <w:rFonts w:cs="Arial"/>
                <w:sz w:val="20"/>
                <w:szCs w:val="20"/>
              </w:rPr>
            </w:pPr>
            <w:r w:rsidRPr="007D7FC5">
              <w:rPr>
                <w:rFonts w:cs="Calibri"/>
                <w:color w:val="000000"/>
                <w:sz w:val="20"/>
                <w:szCs w:val="20"/>
              </w:rPr>
              <w:t>0.6717</w:t>
            </w:r>
          </w:p>
        </w:tc>
        <w:tc>
          <w:tcPr>
            <w:tcW w:w="1080" w:type="dxa"/>
            <w:vAlign w:val="bottom"/>
          </w:tcPr>
          <w:p w14:paraId="5402BCB4" w14:textId="77777777" w:rsidR="008A64F3" w:rsidRPr="007D7FC5" w:rsidRDefault="008A64F3" w:rsidP="00A40483">
            <w:pPr>
              <w:rPr>
                <w:rFonts w:cs="Arial"/>
                <w:sz w:val="20"/>
                <w:szCs w:val="20"/>
              </w:rPr>
            </w:pPr>
            <w:r w:rsidRPr="007D7FC5">
              <w:rPr>
                <w:rFonts w:cs="Calibri"/>
                <w:color w:val="000000"/>
                <w:sz w:val="20"/>
                <w:szCs w:val="20"/>
              </w:rPr>
              <w:t>0.6383</w:t>
            </w:r>
          </w:p>
        </w:tc>
        <w:tc>
          <w:tcPr>
            <w:tcW w:w="990" w:type="dxa"/>
            <w:vAlign w:val="bottom"/>
          </w:tcPr>
          <w:p w14:paraId="080E1F75" w14:textId="77777777" w:rsidR="008A64F3" w:rsidRPr="007D7FC5" w:rsidRDefault="008A64F3" w:rsidP="00A40483">
            <w:pPr>
              <w:rPr>
                <w:rFonts w:cs="Arial"/>
                <w:sz w:val="20"/>
                <w:szCs w:val="20"/>
              </w:rPr>
            </w:pPr>
            <w:r w:rsidRPr="007D7FC5">
              <w:rPr>
                <w:rFonts w:cs="Calibri"/>
                <w:color w:val="000000"/>
                <w:sz w:val="20"/>
                <w:szCs w:val="20"/>
              </w:rPr>
              <w:t>0.6732</w:t>
            </w:r>
          </w:p>
        </w:tc>
        <w:tc>
          <w:tcPr>
            <w:tcW w:w="990" w:type="dxa"/>
            <w:vAlign w:val="bottom"/>
          </w:tcPr>
          <w:p w14:paraId="20D98BB8" w14:textId="77777777" w:rsidR="008A64F3" w:rsidRPr="007D7FC5" w:rsidRDefault="008A64F3" w:rsidP="00A40483">
            <w:pPr>
              <w:rPr>
                <w:rFonts w:cs="Arial"/>
                <w:sz w:val="20"/>
                <w:szCs w:val="20"/>
              </w:rPr>
            </w:pPr>
            <w:r w:rsidRPr="007D7FC5">
              <w:rPr>
                <w:rFonts w:cs="Calibri"/>
                <w:color w:val="000000"/>
                <w:sz w:val="20"/>
                <w:szCs w:val="20"/>
              </w:rPr>
              <w:t>0.7025</w:t>
            </w:r>
          </w:p>
        </w:tc>
        <w:tc>
          <w:tcPr>
            <w:tcW w:w="917" w:type="dxa"/>
            <w:vMerge w:val="restart"/>
          </w:tcPr>
          <w:p w14:paraId="54D1DEDE" w14:textId="77777777" w:rsidR="008A64F3" w:rsidRPr="007D7FC5" w:rsidRDefault="008A64F3" w:rsidP="00A40483">
            <w:pPr>
              <w:rPr>
                <w:rFonts w:cs="Arial"/>
                <w:sz w:val="20"/>
                <w:szCs w:val="20"/>
              </w:rPr>
            </w:pPr>
            <w:r w:rsidRPr="007D7FC5">
              <w:rPr>
                <w:rFonts w:cs="Arial"/>
                <w:sz w:val="20"/>
                <w:szCs w:val="20"/>
              </w:rPr>
              <w:t>241</w:t>
            </w:r>
          </w:p>
        </w:tc>
      </w:tr>
      <w:tr w:rsidR="008A64F3" w:rsidRPr="007D7FC5" w14:paraId="294D39D6" w14:textId="77777777" w:rsidTr="00C4003F">
        <w:tc>
          <w:tcPr>
            <w:tcW w:w="990" w:type="dxa"/>
            <w:vMerge/>
          </w:tcPr>
          <w:p w14:paraId="032F10FA"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3FAAFB58"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1D79457A" w14:textId="77777777" w:rsidR="008A64F3" w:rsidRPr="007D7FC5" w:rsidRDefault="008A64F3" w:rsidP="00A40483">
            <w:pPr>
              <w:rPr>
                <w:rFonts w:cs="Arial"/>
                <w:sz w:val="20"/>
                <w:szCs w:val="20"/>
              </w:rPr>
            </w:pPr>
          </w:p>
        </w:tc>
        <w:tc>
          <w:tcPr>
            <w:tcW w:w="812" w:type="dxa"/>
            <w:vMerge/>
          </w:tcPr>
          <w:p w14:paraId="506B1004" w14:textId="77777777" w:rsidR="008A64F3" w:rsidRPr="007D7FC5" w:rsidRDefault="008A64F3" w:rsidP="00A40483">
            <w:pPr>
              <w:rPr>
                <w:rFonts w:cs="Arial"/>
                <w:sz w:val="20"/>
                <w:szCs w:val="20"/>
              </w:rPr>
            </w:pPr>
          </w:p>
        </w:tc>
        <w:tc>
          <w:tcPr>
            <w:tcW w:w="810" w:type="dxa"/>
          </w:tcPr>
          <w:p w14:paraId="36525A39"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105BFE59" w14:textId="77777777" w:rsidR="008A64F3" w:rsidRPr="007D7FC5" w:rsidRDefault="008A64F3" w:rsidP="00A40483">
            <w:pPr>
              <w:rPr>
                <w:rFonts w:cs="Arial"/>
                <w:sz w:val="20"/>
                <w:szCs w:val="20"/>
              </w:rPr>
            </w:pPr>
            <w:r w:rsidRPr="007D7FC5">
              <w:rPr>
                <w:rFonts w:cs="Calibri"/>
                <w:color w:val="000000"/>
                <w:sz w:val="20"/>
                <w:szCs w:val="20"/>
              </w:rPr>
              <w:t>0.6663</w:t>
            </w:r>
          </w:p>
        </w:tc>
        <w:tc>
          <w:tcPr>
            <w:tcW w:w="1080" w:type="dxa"/>
            <w:vAlign w:val="bottom"/>
          </w:tcPr>
          <w:p w14:paraId="3439544E" w14:textId="77777777" w:rsidR="008A64F3" w:rsidRPr="007D7FC5" w:rsidRDefault="008A64F3" w:rsidP="00A40483">
            <w:pPr>
              <w:rPr>
                <w:rFonts w:cs="Arial"/>
                <w:sz w:val="20"/>
                <w:szCs w:val="20"/>
              </w:rPr>
            </w:pPr>
            <w:r w:rsidRPr="007D7FC5">
              <w:rPr>
                <w:rFonts w:cs="Calibri"/>
                <w:color w:val="000000"/>
                <w:sz w:val="20"/>
                <w:szCs w:val="20"/>
              </w:rPr>
              <w:t>0.6277</w:t>
            </w:r>
          </w:p>
        </w:tc>
        <w:tc>
          <w:tcPr>
            <w:tcW w:w="990" w:type="dxa"/>
            <w:vAlign w:val="bottom"/>
          </w:tcPr>
          <w:p w14:paraId="1664021D" w14:textId="77777777" w:rsidR="008A64F3" w:rsidRPr="007D7FC5" w:rsidRDefault="008A64F3" w:rsidP="00A40483">
            <w:pPr>
              <w:rPr>
                <w:rFonts w:cs="Arial"/>
                <w:sz w:val="20"/>
                <w:szCs w:val="20"/>
              </w:rPr>
            </w:pPr>
            <w:r w:rsidRPr="007D7FC5">
              <w:rPr>
                <w:rFonts w:cs="Calibri"/>
                <w:color w:val="000000"/>
                <w:sz w:val="20"/>
                <w:szCs w:val="20"/>
              </w:rPr>
              <w:t>0.6637</w:t>
            </w:r>
          </w:p>
        </w:tc>
        <w:tc>
          <w:tcPr>
            <w:tcW w:w="990" w:type="dxa"/>
            <w:vAlign w:val="bottom"/>
          </w:tcPr>
          <w:p w14:paraId="15B1DAD8" w14:textId="77777777" w:rsidR="008A64F3" w:rsidRPr="007D7FC5" w:rsidRDefault="008A64F3" w:rsidP="00A40483">
            <w:pPr>
              <w:rPr>
                <w:rFonts w:cs="Arial"/>
                <w:sz w:val="20"/>
                <w:szCs w:val="20"/>
              </w:rPr>
            </w:pPr>
            <w:r w:rsidRPr="007D7FC5">
              <w:rPr>
                <w:rFonts w:cs="Calibri"/>
                <w:color w:val="000000"/>
                <w:sz w:val="20"/>
                <w:szCs w:val="20"/>
              </w:rPr>
              <w:t>0.706</w:t>
            </w:r>
          </w:p>
        </w:tc>
        <w:tc>
          <w:tcPr>
            <w:tcW w:w="917" w:type="dxa"/>
            <w:vMerge/>
          </w:tcPr>
          <w:p w14:paraId="63254ECF" w14:textId="77777777" w:rsidR="008A64F3" w:rsidRPr="007D7FC5" w:rsidRDefault="008A64F3" w:rsidP="00A40483">
            <w:pPr>
              <w:rPr>
                <w:rFonts w:cs="Arial"/>
                <w:sz w:val="20"/>
                <w:szCs w:val="20"/>
              </w:rPr>
            </w:pPr>
          </w:p>
        </w:tc>
      </w:tr>
      <w:tr w:rsidR="008A64F3" w:rsidRPr="007D7FC5" w14:paraId="7BF15EFE" w14:textId="77777777" w:rsidTr="00C4003F">
        <w:tc>
          <w:tcPr>
            <w:tcW w:w="990" w:type="dxa"/>
            <w:vMerge/>
          </w:tcPr>
          <w:p w14:paraId="12B08A08"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19AC0CBB"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787121C5" w14:textId="77777777" w:rsidR="008A64F3" w:rsidRPr="007D7FC5" w:rsidRDefault="008A64F3" w:rsidP="00A40483">
            <w:pPr>
              <w:rPr>
                <w:rFonts w:cs="Arial"/>
                <w:sz w:val="20"/>
                <w:szCs w:val="20"/>
              </w:rPr>
            </w:pPr>
          </w:p>
        </w:tc>
        <w:tc>
          <w:tcPr>
            <w:tcW w:w="812" w:type="dxa"/>
            <w:vMerge/>
          </w:tcPr>
          <w:p w14:paraId="2729797B" w14:textId="77777777" w:rsidR="008A64F3" w:rsidRPr="007D7FC5" w:rsidRDefault="008A64F3" w:rsidP="00A40483">
            <w:pPr>
              <w:rPr>
                <w:rFonts w:cs="Arial"/>
                <w:sz w:val="20"/>
                <w:szCs w:val="20"/>
              </w:rPr>
            </w:pPr>
          </w:p>
        </w:tc>
        <w:tc>
          <w:tcPr>
            <w:tcW w:w="810" w:type="dxa"/>
          </w:tcPr>
          <w:p w14:paraId="7D262159"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3ADA3FFB" w14:textId="77777777" w:rsidR="008A64F3" w:rsidRPr="007D7FC5" w:rsidRDefault="008A64F3" w:rsidP="00A40483">
            <w:pPr>
              <w:rPr>
                <w:rFonts w:cs="Arial"/>
                <w:sz w:val="20"/>
                <w:szCs w:val="20"/>
              </w:rPr>
            </w:pPr>
            <w:r w:rsidRPr="007D7FC5">
              <w:rPr>
                <w:rFonts w:cs="Calibri"/>
                <w:color w:val="000000"/>
                <w:sz w:val="20"/>
                <w:szCs w:val="20"/>
              </w:rPr>
              <w:t>0.6229</w:t>
            </w:r>
          </w:p>
        </w:tc>
        <w:tc>
          <w:tcPr>
            <w:tcW w:w="1080" w:type="dxa"/>
            <w:vAlign w:val="bottom"/>
          </w:tcPr>
          <w:p w14:paraId="61D54258" w14:textId="77777777" w:rsidR="008A64F3" w:rsidRPr="007D7FC5" w:rsidRDefault="008A64F3" w:rsidP="00A40483">
            <w:pPr>
              <w:rPr>
                <w:rFonts w:cs="Arial"/>
                <w:sz w:val="20"/>
                <w:szCs w:val="20"/>
              </w:rPr>
            </w:pPr>
            <w:r w:rsidRPr="007D7FC5">
              <w:rPr>
                <w:rFonts w:cs="Calibri"/>
                <w:color w:val="000000"/>
                <w:sz w:val="20"/>
                <w:szCs w:val="20"/>
              </w:rPr>
              <w:t>0.5906</w:t>
            </w:r>
          </w:p>
        </w:tc>
        <w:tc>
          <w:tcPr>
            <w:tcW w:w="990" w:type="dxa"/>
            <w:vAlign w:val="bottom"/>
          </w:tcPr>
          <w:p w14:paraId="4D5F12B8" w14:textId="77777777" w:rsidR="008A64F3" w:rsidRPr="007D7FC5" w:rsidRDefault="008A64F3" w:rsidP="00A40483">
            <w:pPr>
              <w:rPr>
                <w:rFonts w:cs="Arial"/>
                <w:sz w:val="20"/>
                <w:szCs w:val="20"/>
              </w:rPr>
            </w:pPr>
            <w:r w:rsidRPr="007D7FC5">
              <w:rPr>
                <w:rFonts w:cs="Calibri"/>
                <w:color w:val="000000"/>
                <w:sz w:val="20"/>
                <w:szCs w:val="20"/>
              </w:rPr>
              <w:t>0.6199</w:t>
            </w:r>
          </w:p>
        </w:tc>
        <w:tc>
          <w:tcPr>
            <w:tcW w:w="990" w:type="dxa"/>
            <w:vAlign w:val="bottom"/>
          </w:tcPr>
          <w:p w14:paraId="535DF422" w14:textId="77777777" w:rsidR="008A64F3" w:rsidRPr="007D7FC5" w:rsidRDefault="008A64F3" w:rsidP="00A40483">
            <w:pPr>
              <w:rPr>
                <w:rFonts w:cs="Arial"/>
                <w:sz w:val="20"/>
                <w:szCs w:val="20"/>
              </w:rPr>
            </w:pPr>
            <w:r w:rsidRPr="007D7FC5">
              <w:rPr>
                <w:rFonts w:cs="Calibri"/>
                <w:color w:val="000000"/>
                <w:sz w:val="20"/>
                <w:szCs w:val="20"/>
              </w:rPr>
              <w:t>0.6528</w:t>
            </w:r>
          </w:p>
        </w:tc>
        <w:tc>
          <w:tcPr>
            <w:tcW w:w="917" w:type="dxa"/>
            <w:vMerge/>
          </w:tcPr>
          <w:p w14:paraId="566BADA4" w14:textId="77777777" w:rsidR="008A64F3" w:rsidRPr="007D7FC5" w:rsidRDefault="008A64F3" w:rsidP="00A40483">
            <w:pPr>
              <w:rPr>
                <w:rFonts w:cs="Arial"/>
                <w:sz w:val="20"/>
                <w:szCs w:val="20"/>
              </w:rPr>
            </w:pPr>
          </w:p>
        </w:tc>
      </w:tr>
      <w:tr w:rsidR="008A64F3" w:rsidRPr="007D7FC5" w14:paraId="077C9920" w14:textId="77777777" w:rsidTr="00C4003F">
        <w:tc>
          <w:tcPr>
            <w:tcW w:w="990" w:type="dxa"/>
            <w:vMerge w:val="restart"/>
          </w:tcPr>
          <w:p w14:paraId="75D61E1F" w14:textId="77777777" w:rsidR="008A64F3" w:rsidRPr="007D7FC5" w:rsidRDefault="008A64F3" w:rsidP="00A40483">
            <w:pPr>
              <w:rPr>
                <w:rFonts w:eastAsia="Times New Roman" w:cs="Times New Roman"/>
                <w:color w:val="000000"/>
                <w:kern w:val="0"/>
                <w:sz w:val="20"/>
                <w:szCs w:val="20"/>
                <w14:ligatures w14:val="none"/>
              </w:rPr>
            </w:pPr>
          </w:p>
          <w:p w14:paraId="324E822D" w14:textId="77777777" w:rsidR="008A64F3" w:rsidRPr="007D7FC5" w:rsidRDefault="008A64F3" w:rsidP="00A40483">
            <w:pPr>
              <w:rPr>
                <w:rFonts w:eastAsia="Times New Roman" w:cs="Times New Roman"/>
                <w:color w:val="000000"/>
                <w:kern w:val="0"/>
                <w:sz w:val="20"/>
                <w:szCs w:val="20"/>
                <w14:ligatures w14:val="none"/>
              </w:rPr>
            </w:pPr>
          </w:p>
          <w:p w14:paraId="08E4B604"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PET</w:t>
            </w:r>
          </w:p>
        </w:tc>
        <w:tc>
          <w:tcPr>
            <w:tcW w:w="1530" w:type="dxa"/>
            <w:vMerge w:val="restart"/>
          </w:tcPr>
          <w:p w14:paraId="49277DBC"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FDG</w:t>
            </w:r>
          </w:p>
        </w:tc>
        <w:tc>
          <w:tcPr>
            <w:tcW w:w="720" w:type="dxa"/>
            <w:vMerge w:val="restart"/>
          </w:tcPr>
          <w:p w14:paraId="0B0F7DAD" w14:textId="77777777" w:rsidR="008A64F3" w:rsidRPr="007D7FC5" w:rsidRDefault="008A64F3" w:rsidP="00A40483">
            <w:pPr>
              <w:rPr>
                <w:rFonts w:cs="Arial"/>
                <w:sz w:val="20"/>
                <w:szCs w:val="20"/>
              </w:rPr>
            </w:pPr>
            <w:r w:rsidRPr="007D7FC5">
              <w:rPr>
                <w:rFonts w:cs="Arial"/>
                <w:sz w:val="20"/>
                <w:szCs w:val="20"/>
              </w:rPr>
              <w:t>3156</w:t>
            </w:r>
          </w:p>
        </w:tc>
        <w:tc>
          <w:tcPr>
            <w:tcW w:w="812" w:type="dxa"/>
            <w:vMerge w:val="restart"/>
          </w:tcPr>
          <w:p w14:paraId="6C550A4C" w14:textId="77777777" w:rsidR="008A64F3" w:rsidRPr="007D7FC5" w:rsidRDefault="008A64F3" w:rsidP="00A40483">
            <w:pPr>
              <w:rPr>
                <w:rFonts w:cs="Arial"/>
                <w:sz w:val="20"/>
                <w:szCs w:val="20"/>
              </w:rPr>
            </w:pPr>
            <w:r w:rsidRPr="007D7FC5">
              <w:rPr>
                <w:rFonts w:cs="Arial"/>
                <w:sz w:val="20"/>
                <w:szCs w:val="20"/>
              </w:rPr>
              <w:t>486</w:t>
            </w:r>
          </w:p>
        </w:tc>
        <w:tc>
          <w:tcPr>
            <w:tcW w:w="810" w:type="dxa"/>
          </w:tcPr>
          <w:p w14:paraId="1578E525"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59FB86B2" w14:textId="77777777" w:rsidR="008A64F3" w:rsidRPr="007D7FC5" w:rsidRDefault="008A64F3" w:rsidP="00A40483">
            <w:pPr>
              <w:rPr>
                <w:rFonts w:cs="Arial"/>
                <w:sz w:val="20"/>
                <w:szCs w:val="20"/>
              </w:rPr>
            </w:pPr>
            <w:r w:rsidRPr="007D7FC5">
              <w:rPr>
                <w:rFonts w:cs="Calibri"/>
                <w:color w:val="000000"/>
                <w:sz w:val="20"/>
                <w:szCs w:val="20"/>
              </w:rPr>
              <w:t>1.3012</w:t>
            </w:r>
          </w:p>
        </w:tc>
        <w:tc>
          <w:tcPr>
            <w:tcW w:w="1080" w:type="dxa"/>
            <w:vAlign w:val="bottom"/>
          </w:tcPr>
          <w:p w14:paraId="216B34BB" w14:textId="77777777" w:rsidR="008A64F3" w:rsidRPr="007D7FC5" w:rsidRDefault="008A64F3" w:rsidP="00A40483">
            <w:pPr>
              <w:rPr>
                <w:rFonts w:cs="Arial"/>
                <w:sz w:val="20"/>
                <w:szCs w:val="20"/>
              </w:rPr>
            </w:pPr>
            <w:r w:rsidRPr="007D7FC5">
              <w:rPr>
                <w:rFonts w:cs="Calibri"/>
                <w:color w:val="000000"/>
                <w:sz w:val="20"/>
                <w:szCs w:val="20"/>
              </w:rPr>
              <w:t>1.2234</w:t>
            </w:r>
          </w:p>
        </w:tc>
        <w:tc>
          <w:tcPr>
            <w:tcW w:w="990" w:type="dxa"/>
            <w:vAlign w:val="bottom"/>
          </w:tcPr>
          <w:p w14:paraId="28D2AA26" w14:textId="77777777" w:rsidR="008A64F3" w:rsidRPr="007D7FC5" w:rsidRDefault="008A64F3" w:rsidP="00A40483">
            <w:pPr>
              <w:rPr>
                <w:rFonts w:cs="Arial"/>
                <w:sz w:val="20"/>
                <w:szCs w:val="20"/>
              </w:rPr>
            </w:pPr>
            <w:r w:rsidRPr="007D7FC5">
              <w:rPr>
                <w:rFonts w:cs="Calibri"/>
                <w:color w:val="000000"/>
                <w:sz w:val="20"/>
                <w:szCs w:val="20"/>
              </w:rPr>
              <w:t>1.2995</w:t>
            </w:r>
          </w:p>
        </w:tc>
        <w:tc>
          <w:tcPr>
            <w:tcW w:w="990" w:type="dxa"/>
            <w:vAlign w:val="bottom"/>
          </w:tcPr>
          <w:p w14:paraId="34D640D5" w14:textId="77777777" w:rsidR="008A64F3" w:rsidRPr="007D7FC5" w:rsidRDefault="008A64F3" w:rsidP="00A40483">
            <w:pPr>
              <w:rPr>
                <w:rFonts w:cs="Arial"/>
                <w:sz w:val="20"/>
                <w:szCs w:val="20"/>
              </w:rPr>
            </w:pPr>
            <w:r w:rsidRPr="007D7FC5">
              <w:rPr>
                <w:rFonts w:cs="Calibri"/>
                <w:color w:val="000000"/>
                <w:sz w:val="20"/>
                <w:szCs w:val="20"/>
              </w:rPr>
              <w:t>1.3766</w:t>
            </w:r>
          </w:p>
        </w:tc>
        <w:tc>
          <w:tcPr>
            <w:tcW w:w="917" w:type="dxa"/>
            <w:vMerge w:val="restart"/>
          </w:tcPr>
          <w:p w14:paraId="1A81FABB" w14:textId="77777777" w:rsidR="008A64F3" w:rsidRPr="007D7FC5" w:rsidRDefault="008A64F3" w:rsidP="00A40483">
            <w:pPr>
              <w:rPr>
                <w:rFonts w:cs="Arial"/>
                <w:sz w:val="20"/>
                <w:szCs w:val="20"/>
              </w:rPr>
            </w:pPr>
            <w:r w:rsidRPr="007D7FC5">
              <w:rPr>
                <w:rFonts w:cs="Arial"/>
                <w:sz w:val="20"/>
                <w:szCs w:val="20"/>
              </w:rPr>
              <w:t>2670</w:t>
            </w:r>
          </w:p>
        </w:tc>
      </w:tr>
      <w:tr w:rsidR="008A64F3" w:rsidRPr="007D7FC5" w14:paraId="117A186B" w14:textId="77777777" w:rsidTr="00C4003F">
        <w:tc>
          <w:tcPr>
            <w:tcW w:w="990" w:type="dxa"/>
            <w:vMerge/>
          </w:tcPr>
          <w:p w14:paraId="520B1526"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0E37394F"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779E51C1" w14:textId="77777777" w:rsidR="008A64F3" w:rsidRPr="007D7FC5" w:rsidRDefault="008A64F3" w:rsidP="00A40483">
            <w:pPr>
              <w:rPr>
                <w:rFonts w:cs="Arial"/>
                <w:sz w:val="20"/>
                <w:szCs w:val="20"/>
              </w:rPr>
            </w:pPr>
          </w:p>
        </w:tc>
        <w:tc>
          <w:tcPr>
            <w:tcW w:w="812" w:type="dxa"/>
            <w:vMerge/>
          </w:tcPr>
          <w:p w14:paraId="0FB352F3" w14:textId="77777777" w:rsidR="008A64F3" w:rsidRPr="007D7FC5" w:rsidRDefault="008A64F3" w:rsidP="00A40483">
            <w:pPr>
              <w:rPr>
                <w:rFonts w:cs="Arial"/>
                <w:sz w:val="20"/>
                <w:szCs w:val="20"/>
              </w:rPr>
            </w:pPr>
          </w:p>
        </w:tc>
        <w:tc>
          <w:tcPr>
            <w:tcW w:w="810" w:type="dxa"/>
          </w:tcPr>
          <w:p w14:paraId="6D81F53D"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2DAA1182" w14:textId="77777777" w:rsidR="008A64F3" w:rsidRPr="007D7FC5" w:rsidRDefault="008A64F3" w:rsidP="00A40483">
            <w:pPr>
              <w:rPr>
                <w:rFonts w:cs="Arial"/>
                <w:sz w:val="20"/>
                <w:szCs w:val="20"/>
              </w:rPr>
            </w:pPr>
            <w:r w:rsidRPr="007D7FC5">
              <w:rPr>
                <w:rFonts w:cs="Calibri"/>
                <w:color w:val="000000"/>
                <w:sz w:val="20"/>
                <w:szCs w:val="20"/>
              </w:rPr>
              <w:t>1.2395</w:t>
            </w:r>
          </w:p>
        </w:tc>
        <w:tc>
          <w:tcPr>
            <w:tcW w:w="1080" w:type="dxa"/>
            <w:vAlign w:val="bottom"/>
          </w:tcPr>
          <w:p w14:paraId="706E74E0" w14:textId="77777777" w:rsidR="008A64F3" w:rsidRPr="007D7FC5" w:rsidRDefault="008A64F3" w:rsidP="00A40483">
            <w:pPr>
              <w:rPr>
                <w:rFonts w:cs="Arial"/>
                <w:sz w:val="20"/>
                <w:szCs w:val="20"/>
              </w:rPr>
            </w:pPr>
            <w:r w:rsidRPr="007D7FC5">
              <w:rPr>
                <w:rFonts w:cs="Calibri"/>
                <w:color w:val="000000"/>
                <w:sz w:val="20"/>
                <w:szCs w:val="20"/>
              </w:rPr>
              <w:t>1.1536</w:t>
            </w:r>
          </w:p>
        </w:tc>
        <w:tc>
          <w:tcPr>
            <w:tcW w:w="990" w:type="dxa"/>
            <w:vAlign w:val="bottom"/>
          </w:tcPr>
          <w:p w14:paraId="5886AE9C" w14:textId="77777777" w:rsidR="008A64F3" w:rsidRPr="007D7FC5" w:rsidRDefault="008A64F3" w:rsidP="00A40483">
            <w:pPr>
              <w:rPr>
                <w:rFonts w:cs="Arial"/>
                <w:sz w:val="20"/>
                <w:szCs w:val="20"/>
              </w:rPr>
            </w:pPr>
            <w:r w:rsidRPr="007D7FC5">
              <w:rPr>
                <w:rFonts w:cs="Calibri"/>
                <w:color w:val="000000"/>
                <w:sz w:val="20"/>
                <w:szCs w:val="20"/>
              </w:rPr>
              <w:t>1.2444</w:t>
            </w:r>
          </w:p>
        </w:tc>
        <w:tc>
          <w:tcPr>
            <w:tcW w:w="990" w:type="dxa"/>
            <w:vAlign w:val="bottom"/>
          </w:tcPr>
          <w:p w14:paraId="41E56C9D" w14:textId="77777777" w:rsidR="008A64F3" w:rsidRPr="007D7FC5" w:rsidRDefault="008A64F3" w:rsidP="00A40483">
            <w:pPr>
              <w:rPr>
                <w:rFonts w:cs="Arial"/>
                <w:sz w:val="20"/>
                <w:szCs w:val="20"/>
              </w:rPr>
            </w:pPr>
            <w:r w:rsidRPr="007D7FC5">
              <w:rPr>
                <w:rFonts w:cs="Calibri"/>
                <w:color w:val="000000"/>
                <w:sz w:val="20"/>
                <w:szCs w:val="20"/>
              </w:rPr>
              <w:t>1.32</w:t>
            </w:r>
          </w:p>
        </w:tc>
        <w:tc>
          <w:tcPr>
            <w:tcW w:w="917" w:type="dxa"/>
            <w:vMerge/>
          </w:tcPr>
          <w:p w14:paraId="1984A9FD" w14:textId="77777777" w:rsidR="008A64F3" w:rsidRPr="007D7FC5" w:rsidRDefault="008A64F3" w:rsidP="00A40483">
            <w:pPr>
              <w:rPr>
                <w:rFonts w:cs="Arial"/>
                <w:sz w:val="20"/>
                <w:szCs w:val="20"/>
              </w:rPr>
            </w:pPr>
          </w:p>
        </w:tc>
      </w:tr>
      <w:tr w:rsidR="008A64F3" w:rsidRPr="007D7FC5" w14:paraId="4B8E91C8" w14:textId="77777777" w:rsidTr="00C4003F">
        <w:tc>
          <w:tcPr>
            <w:tcW w:w="990" w:type="dxa"/>
            <w:vMerge/>
          </w:tcPr>
          <w:p w14:paraId="14077B9E"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7E1E1F7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64A9BB25" w14:textId="77777777" w:rsidR="008A64F3" w:rsidRPr="007D7FC5" w:rsidRDefault="008A64F3" w:rsidP="00A40483">
            <w:pPr>
              <w:rPr>
                <w:rFonts w:cs="Arial"/>
                <w:sz w:val="20"/>
                <w:szCs w:val="20"/>
              </w:rPr>
            </w:pPr>
          </w:p>
        </w:tc>
        <w:tc>
          <w:tcPr>
            <w:tcW w:w="812" w:type="dxa"/>
            <w:vMerge/>
          </w:tcPr>
          <w:p w14:paraId="5E7D6D28" w14:textId="77777777" w:rsidR="008A64F3" w:rsidRPr="007D7FC5" w:rsidRDefault="008A64F3" w:rsidP="00A40483">
            <w:pPr>
              <w:rPr>
                <w:rFonts w:cs="Arial"/>
                <w:sz w:val="20"/>
                <w:szCs w:val="20"/>
              </w:rPr>
            </w:pPr>
          </w:p>
        </w:tc>
        <w:tc>
          <w:tcPr>
            <w:tcW w:w="810" w:type="dxa"/>
          </w:tcPr>
          <w:p w14:paraId="0CD174E5"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5A7E351B" w14:textId="77777777" w:rsidR="008A64F3" w:rsidRPr="007D7FC5" w:rsidRDefault="008A64F3" w:rsidP="00A40483">
            <w:pPr>
              <w:rPr>
                <w:rFonts w:cs="Arial"/>
                <w:sz w:val="20"/>
                <w:szCs w:val="20"/>
              </w:rPr>
            </w:pPr>
            <w:r w:rsidRPr="007D7FC5">
              <w:rPr>
                <w:rFonts w:cs="Calibri"/>
                <w:color w:val="000000"/>
                <w:sz w:val="20"/>
                <w:szCs w:val="20"/>
              </w:rPr>
              <w:t>1.0546</w:t>
            </w:r>
          </w:p>
        </w:tc>
        <w:tc>
          <w:tcPr>
            <w:tcW w:w="1080" w:type="dxa"/>
            <w:vAlign w:val="bottom"/>
          </w:tcPr>
          <w:p w14:paraId="36C82453" w14:textId="77777777" w:rsidR="008A64F3" w:rsidRPr="007D7FC5" w:rsidRDefault="008A64F3" w:rsidP="00A40483">
            <w:pPr>
              <w:rPr>
                <w:rFonts w:cs="Arial"/>
                <w:sz w:val="20"/>
                <w:szCs w:val="20"/>
              </w:rPr>
            </w:pPr>
            <w:r w:rsidRPr="007D7FC5">
              <w:rPr>
                <w:rFonts w:cs="Calibri"/>
                <w:color w:val="000000"/>
                <w:sz w:val="20"/>
                <w:szCs w:val="20"/>
              </w:rPr>
              <w:t>0.9544</w:t>
            </w:r>
          </w:p>
        </w:tc>
        <w:tc>
          <w:tcPr>
            <w:tcW w:w="990" w:type="dxa"/>
            <w:vAlign w:val="bottom"/>
          </w:tcPr>
          <w:p w14:paraId="372663FD" w14:textId="77777777" w:rsidR="008A64F3" w:rsidRPr="007D7FC5" w:rsidRDefault="008A64F3" w:rsidP="00A40483">
            <w:pPr>
              <w:rPr>
                <w:rFonts w:cs="Arial"/>
                <w:sz w:val="20"/>
                <w:szCs w:val="20"/>
              </w:rPr>
            </w:pPr>
            <w:r w:rsidRPr="007D7FC5">
              <w:rPr>
                <w:rFonts w:cs="Calibri"/>
                <w:color w:val="000000"/>
                <w:sz w:val="20"/>
                <w:szCs w:val="20"/>
              </w:rPr>
              <w:t>1.0618</w:t>
            </w:r>
          </w:p>
        </w:tc>
        <w:tc>
          <w:tcPr>
            <w:tcW w:w="990" w:type="dxa"/>
            <w:vAlign w:val="bottom"/>
          </w:tcPr>
          <w:p w14:paraId="56D6A099" w14:textId="77777777" w:rsidR="008A64F3" w:rsidRPr="007D7FC5" w:rsidRDefault="008A64F3" w:rsidP="00A40483">
            <w:pPr>
              <w:rPr>
                <w:rFonts w:cs="Arial"/>
                <w:sz w:val="20"/>
                <w:szCs w:val="20"/>
              </w:rPr>
            </w:pPr>
            <w:r w:rsidRPr="007D7FC5">
              <w:rPr>
                <w:rFonts w:cs="Calibri"/>
                <w:color w:val="000000"/>
                <w:sz w:val="20"/>
                <w:szCs w:val="20"/>
              </w:rPr>
              <w:t>1.159</w:t>
            </w:r>
          </w:p>
        </w:tc>
        <w:tc>
          <w:tcPr>
            <w:tcW w:w="917" w:type="dxa"/>
            <w:vMerge/>
          </w:tcPr>
          <w:p w14:paraId="02DBF690" w14:textId="77777777" w:rsidR="008A64F3" w:rsidRPr="007D7FC5" w:rsidRDefault="008A64F3" w:rsidP="00A40483">
            <w:pPr>
              <w:rPr>
                <w:rFonts w:cs="Arial"/>
                <w:sz w:val="20"/>
                <w:szCs w:val="20"/>
              </w:rPr>
            </w:pPr>
          </w:p>
        </w:tc>
      </w:tr>
      <w:tr w:rsidR="008A64F3" w:rsidRPr="007D7FC5" w14:paraId="07543CAF" w14:textId="77777777" w:rsidTr="00C4003F">
        <w:tc>
          <w:tcPr>
            <w:tcW w:w="990" w:type="dxa"/>
            <w:vMerge/>
          </w:tcPr>
          <w:p w14:paraId="377B8A96"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198080AD"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AV45</w:t>
            </w:r>
          </w:p>
        </w:tc>
        <w:tc>
          <w:tcPr>
            <w:tcW w:w="720" w:type="dxa"/>
            <w:vMerge w:val="restart"/>
          </w:tcPr>
          <w:p w14:paraId="71D51AB3" w14:textId="77777777" w:rsidR="008A64F3" w:rsidRPr="007D7FC5" w:rsidRDefault="008A64F3" w:rsidP="00A40483">
            <w:pPr>
              <w:rPr>
                <w:rFonts w:cs="Arial"/>
                <w:sz w:val="20"/>
                <w:szCs w:val="20"/>
              </w:rPr>
            </w:pPr>
            <w:r w:rsidRPr="007D7FC5">
              <w:rPr>
                <w:rFonts w:cs="Arial"/>
                <w:sz w:val="20"/>
                <w:szCs w:val="20"/>
              </w:rPr>
              <w:t>3992</w:t>
            </w:r>
          </w:p>
        </w:tc>
        <w:tc>
          <w:tcPr>
            <w:tcW w:w="812" w:type="dxa"/>
            <w:vMerge w:val="restart"/>
          </w:tcPr>
          <w:p w14:paraId="176E4B87" w14:textId="77777777" w:rsidR="008A64F3" w:rsidRPr="007D7FC5" w:rsidRDefault="008A64F3" w:rsidP="00A40483">
            <w:pPr>
              <w:rPr>
                <w:rFonts w:cs="Arial"/>
                <w:sz w:val="20"/>
                <w:szCs w:val="20"/>
              </w:rPr>
            </w:pPr>
            <w:r w:rsidRPr="007D7FC5">
              <w:rPr>
                <w:rFonts w:cs="Arial"/>
                <w:sz w:val="20"/>
                <w:szCs w:val="20"/>
              </w:rPr>
              <w:t>780</w:t>
            </w:r>
          </w:p>
        </w:tc>
        <w:tc>
          <w:tcPr>
            <w:tcW w:w="810" w:type="dxa"/>
          </w:tcPr>
          <w:p w14:paraId="7D542F50"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21A815E3" w14:textId="77777777" w:rsidR="008A64F3" w:rsidRPr="007D7FC5" w:rsidRDefault="008A64F3" w:rsidP="00A40483">
            <w:pPr>
              <w:rPr>
                <w:rFonts w:cs="Arial"/>
                <w:sz w:val="20"/>
                <w:szCs w:val="20"/>
              </w:rPr>
            </w:pPr>
            <w:r w:rsidRPr="007D7FC5">
              <w:rPr>
                <w:rFonts w:cs="Calibri"/>
                <w:color w:val="000000"/>
                <w:sz w:val="20"/>
                <w:szCs w:val="20"/>
              </w:rPr>
              <w:t>1.0955</w:t>
            </w:r>
          </w:p>
        </w:tc>
        <w:tc>
          <w:tcPr>
            <w:tcW w:w="1080" w:type="dxa"/>
            <w:vAlign w:val="bottom"/>
          </w:tcPr>
          <w:p w14:paraId="485C68D3" w14:textId="77777777" w:rsidR="008A64F3" w:rsidRPr="007D7FC5" w:rsidRDefault="008A64F3" w:rsidP="00A40483">
            <w:pPr>
              <w:rPr>
                <w:rFonts w:cs="Arial"/>
                <w:sz w:val="20"/>
                <w:szCs w:val="20"/>
              </w:rPr>
            </w:pPr>
            <w:r w:rsidRPr="007D7FC5">
              <w:rPr>
                <w:rFonts w:cs="Calibri"/>
                <w:color w:val="000000"/>
                <w:sz w:val="20"/>
                <w:szCs w:val="20"/>
              </w:rPr>
              <w:t>0.9864</w:t>
            </w:r>
          </w:p>
        </w:tc>
        <w:tc>
          <w:tcPr>
            <w:tcW w:w="990" w:type="dxa"/>
            <w:vAlign w:val="bottom"/>
          </w:tcPr>
          <w:p w14:paraId="1C2E4BCF" w14:textId="77777777" w:rsidR="008A64F3" w:rsidRPr="007D7FC5" w:rsidRDefault="008A64F3" w:rsidP="00A40483">
            <w:pPr>
              <w:rPr>
                <w:rFonts w:cs="Arial"/>
                <w:sz w:val="20"/>
                <w:szCs w:val="20"/>
              </w:rPr>
            </w:pPr>
            <w:r w:rsidRPr="007D7FC5">
              <w:rPr>
                <w:rFonts w:cs="Calibri"/>
                <w:color w:val="000000"/>
                <w:sz w:val="20"/>
                <w:szCs w:val="20"/>
              </w:rPr>
              <w:t>1.0366</w:t>
            </w:r>
          </w:p>
        </w:tc>
        <w:tc>
          <w:tcPr>
            <w:tcW w:w="990" w:type="dxa"/>
            <w:vAlign w:val="bottom"/>
          </w:tcPr>
          <w:p w14:paraId="371EFFEB" w14:textId="77777777" w:rsidR="008A64F3" w:rsidRPr="007D7FC5" w:rsidRDefault="008A64F3" w:rsidP="00A40483">
            <w:pPr>
              <w:rPr>
                <w:rFonts w:cs="Arial"/>
                <w:sz w:val="20"/>
                <w:szCs w:val="20"/>
              </w:rPr>
            </w:pPr>
            <w:r w:rsidRPr="007D7FC5">
              <w:rPr>
                <w:rFonts w:cs="Calibri"/>
                <w:color w:val="000000"/>
                <w:sz w:val="20"/>
                <w:szCs w:val="20"/>
              </w:rPr>
              <w:t>1.1468</w:t>
            </w:r>
          </w:p>
        </w:tc>
        <w:tc>
          <w:tcPr>
            <w:tcW w:w="917" w:type="dxa"/>
            <w:vMerge w:val="restart"/>
          </w:tcPr>
          <w:p w14:paraId="3B4CAB4B" w14:textId="77777777" w:rsidR="008A64F3" w:rsidRPr="007D7FC5" w:rsidRDefault="008A64F3" w:rsidP="00A40483">
            <w:pPr>
              <w:rPr>
                <w:rFonts w:cs="Arial"/>
                <w:sz w:val="20"/>
                <w:szCs w:val="20"/>
              </w:rPr>
            </w:pPr>
            <w:r w:rsidRPr="007D7FC5">
              <w:rPr>
                <w:rFonts w:cs="Arial"/>
                <w:sz w:val="20"/>
                <w:szCs w:val="20"/>
              </w:rPr>
              <w:t>3212</w:t>
            </w:r>
          </w:p>
        </w:tc>
      </w:tr>
      <w:tr w:rsidR="008A64F3" w:rsidRPr="007D7FC5" w14:paraId="56C49A31" w14:textId="77777777" w:rsidTr="00C4003F">
        <w:tc>
          <w:tcPr>
            <w:tcW w:w="990" w:type="dxa"/>
            <w:vMerge/>
          </w:tcPr>
          <w:p w14:paraId="45A8B049"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737FA886"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3710BE1" w14:textId="77777777" w:rsidR="008A64F3" w:rsidRPr="007D7FC5" w:rsidRDefault="008A64F3" w:rsidP="00A40483">
            <w:pPr>
              <w:rPr>
                <w:rFonts w:cs="Arial"/>
                <w:sz w:val="20"/>
                <w:szCs w:val="20"/>
              </w:rPr>
            </w:pPr>
          </w:p>
        </w:tc>
        <w:tc>
          <w:tcPr>
            <w:tcW w:w="812" w:type="dxa"/>
            <w:vMerge/>
          </w:tcPr>
          <w:p w14:paraId="22E15922" w14:textId="77777777" w:rsidR="008A64F3" w:rsidRPr="007D7FC5" w:rsidRDefault="008A64F3" w:rsidP="00A40483">
            <w:pPr>
              <w:rPr>
                <w:rFonts w:cs="Arial"/>
                <w:sz w:val="20"/>
                <w:szCs w:val="20"/>
              </w:rPr>
            </w:pPr>
          </w:p>
        </w:tc>
        <w:tc>
          <w:tcPr>
            <w:tcW w:w="810" w:type="dxa"/>
          </w:tcPr>
          <w:p w14:paraId="3A252F24"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3F8E3DFD" w14:textId="77777777" w:rsidR="008A64F3" w:rsidRPr="007D7FC5" w:rsidRDefault="008A64F3" w:rsidP="00A40483">
            <w:pPr>
              <w:rPr>
                <w:rFonts w:cs="Arial"/>
                <w:sz w:val="20"/>
                <w:szCs w:val="20"/>
              </w:rPr>
            </w:pPr>
            <w:r w:rsidRPr="007D7FC5">
              <w:rPr>
                <w:rFonts w:cs="Calibri"/>
                <w:color w:val="000000"/>
                <w:sz w:val="20"/>
                <w:szCs w:val="20"/>
              </w:rPr>
              <w:t>1.1764</w:t>
            </w:r>
          </w:p>
        </w:tc>
        <w:tc>
          <w:tcPr>
            <w:tcW w:w="1080" w:type="dxa"/>
            <w:vAlign w:val="bottom"/>
          </w:tcPr>
          <w:p w14:paraId="4EECD871" w14:textId="77777777" w:rsidR="008A64F3" w:rsidRPr="007D7FC5" w:rsidRDefault="008A64F3" w:rsidP="00A40483">
            <w:pPr>
              <w:rPr>
                <w:rFonts w:cs="Arial"/>
                <w:sz w:val="20"/>
                <w:szCs w:val="20"/>
              </w:rPr>
            </w:pPr>
            <w:r w:rsidRPr="007D7FC5">
              <w:rPr>
                <w:rFonts w:cs="Calibri"/>
                <w:color w:val="000000"/>
                <w:sz w:val="20"/>
                <w:szCs w:val="20"/>
              </w:rPr>
              <w:t>1.0052</w:t>
            </w:r>
          </w:p>
        </w:tc>
        <w:tc>
          <w:tcPr>
            <w:tcW w:w="990" w:type="dxa"/>
            <w:vAlign w:val="bottom"/>
          </w:tcPr>
          <w:p w14:paraId="6F385677" w14:textId="77777777" w:rsidR="008A64F3" w:rsidRPr="007D7FC5" w:rsidRDefault="008A64F3" w:rsidP="00A40483">
            <w:pPr>
              <w:rPr>
                <w:rFonts w:cs="Arial"/>
                <w:sz w:val="20"/>
                <w:szCs w:val="20"/>
              </w:rPr>
            </w:pPr>
            <w:r w:rsidRPr="007D7FC5">
              <w:rPr>
                <w:rFonts w:cs="Calibri"/>
                <w:color w:val="000000"/>
                <w:sz w:val="20"/>
                <w:szCs w:val="20"/>
              </w:rPr>
              <w:t>1.089</w:t>
            </w:r>
          </w:p>
        </w:tc>
        <w:tc>
          <w:tcPr>
            <w:tcW w:w="990" w:type="dxa"/>
            <w:vAlign w:val="bottom"/>
          </w:tcPr>
          <w:p w14:paraId="5F5A1741" w14:textId="77777777" w:rsidR="008A64F3" w:rsidRPr="007D7FC5" w:rsidRDefault="008A64F3" w:rsidP="00A40483">
            <w:pPr>
              <w:rPr>
                <w:rFonts w:cs="Arial"/>
                <w:sz w:val="20"/>
                <w:szCs w:val="20"/>
              </w:rPr>
            </w:pPr>
            <w:r w:rsidRPr="007D7FC5">
              <w:rPr>
                <w:rFonts w:cs="Calibri"/>
                <w:color w:val="000000"/>
                <w:sz w:val="20"/>
                <w:szCs w:val="20"/>
              </w:rPr>
              <w:t>1.3256</w:t>
            </w:r>
          </w:p>
        </w:tc>
        <w:tc>
          <w:tcPr>
            <w:tcW w:w="917" w:type="dxa"/>
            <w:vMerge/>
          </w:tcPr>
          <w:p w14:paraId="1E3AF48D" w14:textId="77777777" w:rsidR="008A64F3" w:rsidRPr="007D7FC5" w:rsidRDefault="008A64F3" w:rsidP="00A40483">
            <w:pPr>
              <w:rPr>
                <w:rFonts w:cs="Arial"/>
                <w:sz w:val="20"/>
                <w:szCs w:val="20"/>
              </w:rPr>
            </w:pPr>
          </w:p>
        </w:tc>
      </w:tr>
      <w:tr w:rsidR="008A64F3" w:rsidRPr="007D7FC5" w14:paraId="3CA3FAE9" w14:textId="77777777" w:rsidTr="00C4003F">
        <w:tc>
          <w:tcPr>
            <w:tcW w:w="990" w:type="dxa"/>
            <w:vMerge/>
          </w:tcPr>
          <w:p w14:paraId="4F5C22E4"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1CB35D8C"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281879BC" w14:textId="77777777" w:rsidR="008A64F3" w:rsidRPr="007D7FC5" w:rsidRDefault="008A64F3" w:rsidP="00A40483">
            <w:pPr>
              <w:rPr>
                <w:rFonts w:cs="Arial"/>
                <w:sz w:val="20"/>
                <w:szCs w:val="20"/>
              </w:rPr>
            </w:pPr>
          </w:p>
        </w:tc>
        <w:tc>
          <w:tcPr>
            <w:tcW w:w="812" w:type="dxa"/>
            <w:vMerge/>
          </w:tcPr>
          <w:p w14:paraId="4E02EBC6" w14:textId="77777777" w:rsidR="008A64F3" w:rsidRPr="007D7FC5" w:rsidRDefault="008A64F3" w:rsidP="00A40483">
            <w:pPr>
              <w:rPr>
                <w:rFonts w:cs="Arial"/>
                <w:sz w:val="20"/>
                <w:szCs w:val="20"/>
              </w:rPr>
            </w:pPr>
          </w:p>
        </w:tc>
        <w:tc>
          <w:tcPr>
            <w:tcW w:w="810" w:type="dxa"/>
          </w:tcPr>
          <w:p w14:paraId="611BF9E6"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094EC6C6" w14:textId="77777777" w:rsidR="008A64F3" w:rsidRPr="007D7FC5" w:rsidRDefault="008A64F3" w:rsidP="00A40483">
            <w:pPr>
              <w:rPr>
                <w:rFonts w:cs="Arial"/>
                <w:sz w:val="20"/>
                <w:szCs w:val="20"/>
              </w:rPr>
            </w:pPr>
            <w:r w:rsidRPr="007D7FC5">
              <w:rPr>
                <w:rFonts w:cs="Calibri"/>
                <w:color w:val="000000"/>
                <w:sz w:val="20"/>
                <w:szCs w:val="20"/>
              </w:rPr>
              <w:t>1.379</w:t>
            </w:r>
          </w:p>
        </w:tc>
        <w:tc>
          <w:tcPr>
            <w:tcW w:w="1080" w:type="dxa"/>
            <w:vAlign w:val="bottom"/>
          </w:tcPr>
          <w:p w14:paraId="2E2C41B8" w14:textId="77777777" w:rsidR="008A64F3" w:rsidRPr="007D7FC5" w:rsidRDefault="008A64F3" w:rsidP="00A40483">
            <w:pPr>
              <w:rPr>
                <w:rFonts w:cs="Arial"/>
                <w:sz w:val="20"/>
                <w:szCs w:val="20"/>
              </w:rPr>
            </w:pPr>
            <w:r w:rsidRPr="007D7FC5">
              <w:rPr>
                <w:rFonts w:cs="Calibri"/>
                <w:color w:val="000000"/>
                <w:sz w:val="20"/>
                <w:szCs w:val="20"/>
              </w:rPr>
              <w:t>1.249</w:t>
            </w:r>
          </w:p>
        </w:tc>
        <w:tc>
          <w:tcPr>
            <w:tcW w:w="990" w:type="dxa"/>
            <w:vAlign w:val="bottom"/>
          </w:tcPr>
          <w:p w14:paraId="72E1F4A0" w14:textId="77777777" w:rsidR="008A64F3" w:rsidRPr="007D7FC5" w:rsidRDefault="008A64F3" w:rsidP="00A40483">
            <w:pPr>
              <w:rPr>
                <w:rFonts w:cs="Arial"/>
                <w:sz w:val="20"/>
                <w:szCs w:val="20"/>
              </w:rPr>
            </w:pPr>
            <w:r w:rsidRPr="007D7FC5">
              <w:rPr>
                <w:rFonts w:cs="Calibri"/>
                <w:color w:val="000000"/>
                <w:sz w:val="20"/>
                <w:szCs w:val="20"/>
              </w:rPr>
              <w:t>1.3814</w:t>
            </w:r>
          </w:p>
        </w:tc>
        <w:tc>
          <w:tcPr>
            <w:tcW w:w="990" w:type="dxa"/>
            <w:vAlign w:val="bottom"/>
          </w:tcPr>
          <w:p w14:paraId="61729496" w14:textId="77777777" w:rsidR="008A64F3" w:rsidRPr="007D7FC5" w:rsidRDefault="008A64F3" w:rsidP="00A40483">
            <w:pPr>
              <w:rPr>
                <w:rFonts w:cs="Arial"/>
                <w:sz w:val="20"/>
                <w:szCs w:val="20"/>
              </w:rPr>
            </w:pPr>
            <w:r w:rsidRPr="007D7FC5">
              <w:rPr>
                <w:rFonts w:cs="Calibri"/>
                <w:color w:val="000000"/>
                <w:sz w:val="20"/>
                <w:szCs w:val="20"/>
              </w:rPr>
              <w:t>1.5283</w:t>
            </w:r>
          </w:p>
        </w:tc>
        <w:tc>
          <w:tcPr>
            <w:tcW w:w="917" w:type="dxa"/>
            <w:vMerge/>
          </w:tcPr>
          <w:p w14:paraId="03BB1F14" w14:textId="77777777" w:rsidR="008A64F3" w:rsidRPr="007D7FC5" w:rsidRDefault="008A64F3" w:rsidP="00A40483">
            <w:pPr>
              <w:rPr>
                <w:rFonts w:cs="Arial"/>
                <w:sz w:val="20"/>
                <w:szCs w:val="20"/>
              </w:rPr>
            </w:pPr>
          </w:p>
        </w:tc>
      </w:tr>
      <w:tr w:rsidR="008A64F3" w:rsidRPr="007D7FC5" w14:paraId="708BAFE8" w14:textId="77777777" w:rsidTr="00C4003F">
        <w:tc>
          <w:tcPr>
            <w:tcW w:w="990" w:type="dxa"/>
            <w:vMerge w:val="restart"/>
          </w:tcPr>
          <w:p w14:paraId="79DDA2C5"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r>
          </w:p>
          <w:p w14:paraId="46BA4F82" w14:textId="77777777" w:rsidR="008A64F3" w:rsidRPr="007D7FC5" w:rsidRDefault="008A64F3" w:rsidP="00A40483">
            <w:pPr>
              <w:rPr>
                <w:rFonts w:eastAsia="Times New Roman" w:cs="Times New Roman"/>
                <w:color w:val="000000"/>
                <w:kern w:val="0"/>
                <w:sz w:val="20"/>
                <w:szCs w:val="20"/>
                <w14:ligatures w14:val="none"/>
              </w:rPr>
            </w:pPr>
          </w:p>
          <w:p w14:paraId="74891673"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COG</w:t>
            </w:r>
          </w:p>
        </w:tc>
        <w:tc>
          <w:tcPr>
            <w:tcW w:w="1530" w:type="dxa"/>
            <w:vMerge w:val="restart"/>
          </w:tcPr>
          <w:p w14:paraId="4A2F2D04"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CDRSB</w:t>
            </w:r>
          </w:p>
        </w:tc>
        <w:tc>
          <w:tcPr>
            <w:tcW w:w="720" w:type="dxa"/>
            <w:vMerge w:val="restart"/>
          </w:tcPr>
          <w:p w14:paraId="0EDEDA62" w14:textId="77777777" w:rsidR="008A64F3" w:rsidRPr="007D7FC5" w:rsidRDefault="008A64F3" w:rsidP="00A40483">
            <w:pPr>
              <w:rPr>
                <w:rFonts w:cs="Arial"/>
                <w:sz w:val="20"/>
                <w:szCs w:val="20"/>
              </w:rPr>
            </w:pPr>
            <w:r w:rsidRPr="007D7FC5">
              <w:rPr>
                <w:rFonts w:cs="Arial"/>
                <w:sz w:val="20"/>
                <w:szCs w:val="20"/>
              </w:rPr>
              <w:t>46</w:t>
            </w:r>
          </w:p>
        </w:tc>
        <w:tc>
          <w:tcPr>
            <w:tcW w:w="812" w:type="dxa"/>
            <w:vMerge w:val="restart"/>
          </w:tcPr>
          <w:p w14:paraId="166C929C" w14:textId="77777777" w:rsidR="008A64F3" w:rsidRPr="007D7FC5" w:rsidRDefault="008A64F3" w:rsidP="00A40483">
            <w:pPr>
              <w:rPr>
                <w:rFonts w:cs="Arial"/>
                <w:sz w:val="20"/>
                <w:szCs w:val="20"/>
              </w:rPr>
            </w:pPr>
            <w:r w:rsidRPr="007D7FC5">
              <w:rPr>
                <w:rFonts w:cs="Arial"/>
                <w:sz w:val="20"/>
                <w:szCs w:val="20"/>
              </w:rPr>
              <w:t>40</w:t>
            </w:r>
          </w:p>
        </w:tc>
        <w:tc>
          <w:tcPr>
            <w:tcW w:w="810" w:type="dxa"/>
          </w:tcPr>
          <w:p w14:paraId="5E411634"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01FDB730" w14:textId="77777777" w:rsidR="008A64F3" w:rsidRPr="007D7FC5" w:rsidRDefault="008A64F3" w:rsidP="00A40483">
            <w:pPr>
              <w:rPr>
                <w:rFonts w:cs="Arial"/>
                <w:sz w:val="20"/>
                <w:szCs w:val="20"/>
              </w:rPr>
            </w:pPr>
            <w:r w:rsidRPr="007D7FC5">
              <w:rPr>
                <w:rFonts w:cs="Calibri"/>
                <w:color w:val="000000"/>
                <w:sz w:val="20"/>
                <w:szCs w:val="20"/>
              </w:rPr>
              <w:t>0.0771</w:t>
            </w:r>
          </w:p>
        </w:tc>
        <w:tc>
          <w:tcPr>
            <w:tcW w:w="1080" w:type="dxa"/>
            <w:vAlign w:val="bottom"/>
          </w:tcPr>
          <w:p w14:paraId="7D696E4C"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50B94CDA"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6FC61FAF" w14:textId="77777777" w:rsidR="008A64F3" w:rsidRPr="007D7FC5" w:rsidRDefault="008A64F3" w:rsidP="00A40483">
            <w:pPr>
              <w:rPr>
                <w:rFonts w:cs="Arial"/>
                <w:sz w:val="20"/>
                <w:szCs w:val="20"/>
              </w:rPr>
            </w:pPr>
            <w:r w:rsidRPr="007D7FC5">
              <w:rPr>
                <w:rFonts w:cs="Calibri"/>
                <w:color w:val="000000"/>
                <w:sz w:val="20"/>
                <w:szCs w:val="20"/>
              </w:rPr>
              <w:t>0</w:t>
            </w:r>
          </w:p>
        </w:tc>
        <w:tc>
          <w:tcPr>
            <w:tcW w:w="917" w:type="dxa"/>
            <w:vMerge w:val="restart"/>
          </w:tcPr>
          <w:p w14:paraId="1EBA6A46" w14:textId="77777777" w:rsidR="008A64F3" w:rsidRPr="007D7FC5" w:rsidRDefault="008A64F3" w:rsidP="00A40483">
            <w:pPr>
              <w:rPr>
                <w:rFonts w:cs="Arial"/>
                <w:sz w:val="20"/>
                <w:szCs w:val="20"/>
              </w:rPr>
            </w:pPr>
            <w:r w:rsidRPr="007D7FC5">
              <w:rPr>
                <w:rFonts w:cs="Arial"/>
                <w:sz w:val="20"/>
                <w:szCs w:val="20"/>
              </w:rPr>
              <w:t>6</w:t>
            </w:r>
          </w:p>
        </w:tc>
      </w:tr>
      <w:tr w:rsidR="008A64F3" w:rsidRPr="007D7FC5" w14:paraId="7C420B4B" w14:textId="77777777" w:rsidTr="00C4003F">
        <w:tc>
          <w:tcPr>
            <w:tcW w:w="990" w:type="dxa"/>
            <w:vMerge/>
          </w:tcPr>
          <w:p w14:paraId="39E84520"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1EB0C18E"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7DFE31C2" w14:textId="77777777" w:rsidR="008A64F3" w:rsidRPr="007D7FC5" w:rsidRDefault="008A64F3" w:rsidP="00A40483">
            <w:pPr>
              <w:rPr>
                <w:rFonts w:cs="Arial"/>
                <w:sz w:val="20"/>
                <w:szCs w:val="20"/>
              </w:rPr>
            </w:pPr>
          </w:p>
        </w:tc>
        <w:tc>
          <w:tcPr>
            <w:tcW w:w="812" w:type="dxa"/>
            <w:vMerge/>
          </w:tcPr>
          <w:p w14:paraId="1BC7E321" w14:textId="77777777" w:rsidR="008A64F3" w:rsidRPr="007D7FC5" w:rsidRDefault="008A64F3" w:rsidP="00A40483">
            <w:pPr>
              <w:rPr>
                <w:rFonts w:cs="Arial"/>
                <w:sz w:val="20"/>
                <w:szCs w:val="20"/>
              </w:rPr>
            </w:pPr>
          </w:p>
        </w:tc>
        <w:tc>
          <w:tcPr>
            <w:tcW w:w="810" w:type="dxa"/>
          </w:tcPr>
          <w:p w14:paraId="5E612202"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4F628955" w14:textId="77777777" w:rsidR="008A64F3" w:rsidRPr="007D7FC5" w:rsidRDefault="008A64F3" w:rsidP="00A40483">
            <w:pPr>
              <w:rPr>
                <w:rFonts w:cs="Arial"/>
                <w:sz w:val="20"/>
                <w:szCs w:val="20"/>
              </w:rPr>
            </w:pPr>
            <w:r w:rsidRPr="007D7FC5">
              <w:rPr>
                <w:rFonts w:cs="Calibri"/>
                <w:color w:val="000000"/>
                <w:sz w:val="20"/>
                <w:szCs w:val="20"/>
              </w:rPr>
              <w:t>1.5465</w:t>
            </w:r>
          </w:p>
        </w:tc>
        <w:tc>
          <w:tcPr>
            <w:tcW w:w="1080" w:type="dxa"/>
            <w:vAlign w:val="bottom"/>
          </w:tcPr>
          <w:p w14:paraId="123B5D38" w14:textId="77777777" w:rsidR="008A64F3" w:rsidRPr="007D7FC5" w:rsidRDefault="008A64F3" w:rsidP="00A40483">
            <w:pPr>
              <w:rPr>
                <w:rFonts w:cs="Arial"/>
                <w:sz w:val="20"/>
                <w:szCs w:val="20"/>
              </w:rPr>
            </w:pPr>
            <w:r w:rsidRPr="007D7FC5">
              <w:rPr>
                <w:rFonts w:cs="Calibri"/>
                <w:color w:val="000000"/>
                <w:sz w:val="20"/>
                <w:szCs w:val="20"/>
              </w:rPr>
              <w:t>0.5</w:t>
            </w:r>
          </w:p>
        </w:tc>
        <w:tc>
          <w:tcPr>
            <w:tcW w:w="990" w:type="dxa"/>
            <w:vAlign w:val="bottom"/>
          </w:tcPr>
          <w:p w14:paraId="0A73F0EF" w14:textId="77777777" w:rsidR="008A64F3" w:rsidRPr="007D7FC5" w:rsidRDefault="008A64F3" w:rsidP="00A40483">
            <w:pPr>
              <w:rPr>
                <w:rFonts w:cs="Arial"/>
                <w:sz w:val="20"/>
                <w:szCs w:val="20"/>
              </w:rPr>
            </w:pPr>
            <w:r w:rsidRPr="007D7FC5">
              <w:rPr>
                <w:rFonts w:cs="Calibri"/>
                <w:color w:val="000000"/>
                <w:sz w:val="20"/>
                <w:szCs w:val="20"/>
              </w:rPr>
              <w:t>1.5</w:t>
            </w:r>
          </w:p>
        </w:tc>
        <w:tc>
          <w:tcPr>
            <w:tcW w:w="990" w:type="dxa"/>
            <w:vAlign w:val="bottom"/>
          </w:tcPr>
          <w:p w14:paraId="1CEEAE29" w14:textId="77777777" w:rsidR="008A64F3" w:rsidRPr="007D7FC5" w:rsidRDefault="008A64F3" w:rsidP="00A40483">
            <w:pPr>
              <w:rPr>
                <w:rFonts w:cs="Arial"/>
                <w:sz w:val="20"/>
                <w:szCs w:val="20"/>
              </w:rPr>
            </w:pPr>
            <w:r w:rsidRPr="007D7FC5">
              <w:rPr>
                <w:rFonts w:cs="Calibri"/>
                <w:color w:val="000000"/>
                <w:sz w:val="20"/>
                <w:szCs w:val="20"/>
              </w:rPr>
              <w:t>2</w:t>
            </w:r>
          </w:p>
        </w:tc>
        <w:tc>
          <w:tcPr>
            <w:tcW w:w="917" w:type="dxa"/>
            <w:vMerge/>
          </w:tcPr>
          <w:p w14:paraId="0B9C0A41" w14:textId="77777777" w:rsidR="008A64F3" w:rsidRPr="007D7FC5" w:rsidRDefault="008A64F3" w:rsidP="00A40483">
            <w:pPr>
              <w:rPr>
                <w:rFonts w:cs="Arial"/>
                <w:sz w:val="20"/>
                <w:szCs w:val="20"/>
              </w:rPr>
            </w:pPr>
          </w:p>
        </w:tc>
      </w:tr>
      <w:tr w:rsidR="008A64F3" w:rsidRPr="007D7FC5" w14:paraId="38F36AA1" w14:textId="77777777" w:rsidTr="00C4003F">
        <w:tc>
          <w:tcPr>
            <w:tcW w:w="990" w:type="dxa"/>
            <w:vMerge/>
          </w:tcPr>
          <w:p w14:paraId="0CB8387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125B807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5B5BBDB4" w14:textId="77777777" w:rsidR="008A64F3" w:rsidRPr="007D7FC5" w:rsidRDefault="008A64F3" w:rsidP="00A40483">
            <w:pPr>
              <w:rPr>
                <w:rFonts w:cs="Arial"/>
                <w:sz w:val="20"/>
                <w:szCs w:val="20"/>
              </w:rPr>
            </w:pPr>
          </w:p>
        </w:tc>
        <w:tc>
          <w:tcPr>
            <w:tcW w:w="812" w:type="dxa"/>
            <w:vMerge/>
          </w:tcPr>
          <w:p w14:paraId="69897AE1" w14:textId="77777777" w:rsidR="008A64F3" w:rsidRPr="007D7FC5" w:rsidRDefault="008A64F3" w:rsidP="00A40483">
            <w:pPr>
              <w:rPr>
                <w:rFonts w:cs="Arial"/>
                <w:sz w:val="20"/>
                <w:szCs w:val="20"/>
              </w:rPr>
            </w:pPr>
          </w:p>
        </w:tc>
        <w:tc>
          <w:tcPr>
            <w:tcW w:w="810" w:type="dxa"/>
          </w:tcPr>
          <w:p w14:paraId="5A3BF76F"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4990342A" w14:textId="77777777" w:rsidR="008A64F3" w:rsidRPr="007D7FC5" w:rsidRDefault="008A64F3" w:rsidP="00A40483">
            <w:pPr>
              <w:rPr>
                <w:rFonts w:cs="Arial"/>
                <w:sz w:val="20"/>
                <w:szCs w:val="20"/>
              </w:rPr>
            </w:pPr>
            <w:r w:rsidRPr="007D7FC5">
              <w:rPr>
                <w:rFonts w:cs="Calibri"/>
                <w:color w:val="000000"/>
                <w:sz w:val="20"/>
                <w:szCs w:val="20"/>
              </w:rPr>
              <w:t>5.8167</w:t>
            </w:r>
          </w:p>
        </w:tc>
        <w:tc>
          <w:tcPr>
            <w:tcW w:w="1080" w:type="dxa"/>
            <w:vAlign w:val="bottom"/>
          </w:tcPr>
          <w:p w14:paraId="3C2E1D1A" w14:textId="77777777" w:rsidR="008A64F3" w:rsidRPr="007D7FC5" w:rsidRDefault="008A64F3" w:rsidP="00A40483">
            <w:pPr>
              <w:rPr>
                <w:rFonts w:cs="Arial"/>
                <w:sz w:val="20"/>
                <w:szCs w:val="20"/>
              </w:rPr>
            </w:pPr>
            <w:r w:rsidRPr="007D7FC5">
              <w:rPr>
                <w:rFonts w:cs="Calibri"/>
                <w:color w:val="000000"/>
                <w:sz w:val="20"/>
                <w:szCs w:val="20"/>
              </w:rPr>
              <w:t>4</w:t>
            </w:r>
          </w:p>
        </w:tc>
        <w:tc>
          <w:tcPr>
            <w:tcW w:w="990" w:type="dxa"/>
            <w:vAlign w:val="bottom"/>
          </w:tcPr>
          <w:p w14:paraId="501F5339" w14:textId="77777777" w:rsidR="008A64F3" w:rsidRPr="007D7FC5" w:rsidRDefault="008A64F3" w:rsidP="00A40483">
            <w:pPr>
              <w:rPr>
                <w:rFonts w:cs="Arial"/>
                <w:sz w:val="20"/>
                <w:szCs w:val="20"/>
              </w:rPr>
            </w:pPr>
            <w:r w:rsidRPr="007D7FC5">
              <w:rPr>
                <w:rFonts w:cs="Calibri"/>
                <w:color w:val="000000"/>
                <w:sz w:val="20"/>
                <w:szCs w:val="20"/>
              </w:rPr>
              <w:t>5</w:t>
            </w:r>
          </w:p>
        </w:tc>
        <w:tc>
          <w:tcPr>
            <w:tcW w:w="990" w:type="dxa"/>
            <w:vAlign w:val="bottom"/>
          </w:tcPr>
          <w:p w14:paraId="5CC8974F" w14:textId="77777777" w:rsidR="008A64F3" w:rsidRPr="007D7FC5" w:rsidRDefault="008A64F3" w:rsidP="00A40483">
            <w:pPr>
              <w:rPr>
                <w:rFonts w:cs="Arial"/>
                <w:sz w:val="20"/>
                <w:szCs w:val="20"/>
              </w:rPr>
            </w:pPr>
            <w:r w:rsidRPr="007D7FC5">
              <w:rPr>
                <w:rFonts w:cs="Calibri"/>
                <w:color w:val="000000"/>
                <w:sz w:val="20"/>
                <w:szCs w:val="20"/>
              </w:rPr>
              <w:t>7</w:t>
            </w:r>
          </w:p>
        </w:tc>
        <w:tc>
          <w:tcPr>
            <w:tcW w:w="917" w:type="dxa"/>
            <w:vMerge/>
          </w:tcPr>
          <w:p w14:paraId="1661973B" w14:textId="77777777" w:rsidR="008A64F3" w:rsidRPr="007D7FC5" w:rsidRDefault="008A64F3" w:rsidP="00A40483">
            <w:pPr>
              <w:rPr>
                <w:rFonts w:cs="Arial"/>
                <w:sz w:val="20"/>
                <w:szCs w:val="20"/>
              </w:rPr>
            </w:pPr>
          </w:p>
        </w:tc>
      </w:tr>
      <w:tr w:rsidR="008A64F3" w:rsidRPr="007D7FC5" w14:paraId="6C72B8EF" w14:textId="77777777" w:rsidTr="00C4003F">
        <w:tc>
          <w:tcPr>
            <w:tcW w:w="990" w:type="dxa"/>
            <w:vMerge/>
          </w:tcPr>
          <w:p w14:paraId="6D4E852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7857A4ED"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MMSE</w:t>
            </w:r>
          </w:p>
        </w:tc>
        <w:tc>
          <w:tcPr>
            <w:tcW w:w="720" w:type="dxa"/>
            <w:vMerge w:val="restart"/>
          </w:tcPr>
          <w:p w14:paraId="555EFDED" w14:textId="77777777" w:rsidR="008A64F3" w:rsidRPr="007D7FC5" w:rsidRDefault="008A64F3" w:rsidP="00A40483">
            <w:pPr>
              <w:rPr>
                <w:rFonts w:cs="Arial"/>
                <w:sz w:val="20"/>
                <w:szCs w:val="20"/>
              </w:rPr>
            </w:pPr>
            <w:r w:rsidRPr="007D7FC5">
              <w:rPr>
                <w:rFonts w:cs="Arial"/>
                <w:sz w:val="20"/>
                <w:szCs w:val="20"/>
              </w:rPr>
              <w:t>29</w:t>
            </w:r>
          </w:p>
        </w:tc>
        <w:tc>
          <w:tcPr>
            <w:tcW w:w="812" w:type="dxa"/>
            <w:vMerge w:val="restart"/>
          </w:tcPr>
          <w:p w14:paraId="3840413E" w14:textId="77777777" w:rsidR="008A64F3" w:rsidRPr="007D7FC5" w:rsidRDefault="008A64F3" w:rsidP="00A40483">
            <w:pPr>
              <w:rPr>
                <w:rFonts w:cs="Arial"/>
                <w:sz w:val="20"/>
                <w:szCs w:val="20"/>
              </w:rPr>
            </w:pPr>
            <w:r w:rsidRPr="007D7FC5">
              <w:rPr>
                <w:rFonts w:cs="Arial"/>
                <w:sz w:val="20"/>
                <w:szCs w:val="20"/>
              </w:rPr>
              <w:t>25</w:t>
            </w:r>
          </w:p>
        </w:tc>
        <w:tc>
          <w:tcPr>
            <w:tcW w:w="810" w:type="dxa"/>
          </w:tcPr>
          <w:p w14:paraId="1413C0B1"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54D3FF9F" w14:textId="77777777" w:rsidR="008A64F3" w:rsidRPr="007D7FC5" w:rsidRDefault="008A64F3" w:rsidP="00A40483">
            <w:pPr>
              <w:rPr>
                <w:rFonts w:cs="Arial"/>
                <w:sz w:val="20"/>
                <w:szCs w:val="20"/>
              </w:rPr>
            </w:pPr>
            <w:r w:rsidRPr="007D7FC5">
              <w:rPr>
                <w:rFonts w:cs="Calibri"/>
                <w:color w:val="000000"/>
                <w:sz w:val="20"/>
                <w:szCs w:val="20"/>
              </w:rPr>
              <w:t>29.1164</w:t>
            </w:r>
          </w:p>
        </w:tc>
        <w:tc>
          <w:tcPr>
            <w:tcW w:w="1080" w:type="dxa"/>
            <w:vAlign w:val="bottom"/>
          </w:tcPr>
          <w:p w14:paraId="64024EE0" w14:textId="77777777" w:rsidR="008A64F3" w:rsidRPr="007D7FC5" w:rsidRDefault="008A64F3" w:rsidP="00A40483">
            <w:pPr>
              <w:rPr>
                <w:rFonts w:cs="Arial"/>
                <w:sz w:val="20"/>
                <w:szCs w:val="20"/>
              </w:rPr>
            </w:pPr>
            <w:r w:rsidRPr="007D7FC5">
              <w:rPr>
                <w:rFonts w:cs="Calibri"/>
                <w:color w:val="000000"/>
                <w:sz w:val="20"/>
                <w:szCs w:val="20"/>
              </w:rPr>
              <w:t>29</w:t>
            </w:r>
          </w:p>
        </w:tc>
        <w:tc>
          <w:tcPr>
            <w:tcW w:w="990" w:type="dxa"/>
            <w:vAlign w:val="bottom"/>
          </w:tcPr>
          <w:p w14:paraId="4798D897" w14:textId="77777777" w:rsidR="008A64F3" w:rsidRPr="007D7FC5" w:rsidRDefault="008A64F3" w:rsidP="00A40483">
            <w:pPr>
              <w:rPr>
                <w:rFonts w:cs="Arial"/>
                <w:sz w:val="20"/>
                <w:szCs w:val="20"/>
              </w:rPr>
            </w:pPr>
            <w:r w:rsidRPr="007D7FC5">
              <w:rPr>
                <w:rFonts w:cs="Calibri"/>
                <w:color w:val="000000"/>
                <w:sz w:val="20"/>
                <w:szCs w:val="20"/>
              </w:rPr>
              <w:t>29</w:t>
            </w:r>
          </w:p>
        </w:tc>
        <w:tc>
          <w:tcPr>
            <w:tcW w:w="990" w:type="dxa"/>
            <w:vAlign w:val="bottom"/>
          </w:tcPr>
          <w:p w14:paraId="4DBA044D" w14:textId="77777777" w:rsidR="008A64F3" w:rsidRPr="007D7FC5" w:rsidRDefault="008A64F3" w:rsidP="00A40483">
            <w:pPr>
              <w:rPr>
                <w:rFonts w:cs="Arial"/>
                <w:sz w:val="20"/>
                <w:szCs w:val="20"/>
              </w:rPr>
            </w:pPr>
            <w:r w:rsidRPr="007D7FC5">
              <w:rPr>
                <w:rFonts w:cs="Calibri"/>
                <w:color w:val="000000"/>
                <w:sz w:val="20"/>
                <w:szCs w:val="20"/>
              </w:rPr>
              <w:t>30</w:t>
            </w:r>
          </w:p>
        </w:tc>
        <w:tc>
          <w:tcPr>
            <w:tcW w:w="917" w:type="dxa"/>
            <w:vMerge w:val="restart"/>
          </w:tcPr>
          <w:p w14:paraId="7443E9F1" w14:textId="77777777" w:rsidR="008A64F3" w:rsidRPr="007D7FC5" w:rsidRDefault="008A64F3" w:rsidP="00A40483">
            <w:pPr>
              <w:rPr>
                <w:rFonts w:cs="Arial"/>
                <w:sz w:val="20"/>
                <w:szCs w:val="20"/>
              </w:rPr>
            </w:pPr>
            <w:r w:rsidRPr="007D7FC5">
              <w:rPr>
                <w:rFonts w:cs="Arial"/>
                <w:sz w:val="20"/>
                <w:szCs w:val="20"/>
              </w:rPr>
              <w:t>4</w:t>
            </w:r>
          </w:p>
        </w:tc>
      </w:tr>
      <w:tr w:rsidR="008A64F3" w:rsidRPr="007D7FC5" w14:paraId="6E1A6C4F" w14:textId="77777777" w:rsidTr="00C4003F">
        <w:tc>
          <w:tcPr>
            <w:tcW w:w="990" w:type="dxa"/>
            <w:vMerge/>
          </w:tcPr>
          <w:p w14:paraId="082DA8B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5AAEC3CE"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7D9AA6AD" w14:textId="77777777" w:rsidR="008A64F3" w:rsidRPr="007D7FC5" w:rsidRDefault="008A64F3" w:rsidP="00A40483">
            <w:pPr>
              <w:rPr>
                <w:rFonts w:cs="Arial"/>
                <w:sz w:val="20"/>
                <w:szCs w:val="20"/>
              </w:rPr>
            </w:pPr>
          </w:p>
        </w:tc>
        <w:tc>
          <w:tcPr>
            <w:tcW w:w="812" w:type="dxa"/>
            <w:vMerge/>
          </w:tcPr>
          <w:p w14:paraId="30F929D1" w14:textId="77777777" w:rsidR="008A64F3" w:rsidRPr="007D7FC5" w:rsidRDefault="008A64F3" w:rsidP="00A40483">
            <w:pPr>
              <w:rPr>
                <w:rFonts w:cs="Arial"/>
                <w:sz w:val="20"/>
                <w:szCs w:val="20"/>
              </w:rPr>
            </w:pPr>
          </w:p>
        </w:tc>
        <w:tc>
          <w:tcPr>
            <w:tcW w:w="810" w:type="dxa"/>
          </w:tcPr>
          <w:p w14:paraId="61C61136"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068F401A" w14:textId="77777777" w:rsidR="008A64F3" w:rsidRPr="007D7FC5" w:rsidRDefault="008A64F3" w:rsidP="00A40483">
            <w:pPr>
              <w:rPr>
                <w:rFonts w:cs="Arial"/>
                <w:sz w:val="20"/>
                <w:szCs w:val="20"/>
              </w:rPr>
            </w:pPr>
            <w:r w:rsidRPr="007D7FC5">
              <w:rPr>
                <w:rFonts w:cs="Calibri"/>
                <w:color w:val="000000"/>
                <w:sz w:val="20"/>
                <w:szCs w:val="20"/>
              </w:rPr>
              <w:t>27.599</w:t>
            </w:r>
          </w:p>
        </w:tc>
        <w:tc>
          <w:tcPr>
            <w:tcW w:w="1080" w:type="dxa"/>
            <w:vAlign w:val="bottom"/>
          </w:tcPr>
          <w:p w14:paraId="409AE61C" w14:textId="77777777" w:rsidR="008A64F3" w:rsidRPr="007D7FC5" w:rsidRDefault="008A64F3" w:rsidP="00A40483">
            <w:pPr>
              <w:rPr>
                <w:rFonts w:cs="Arial"/>
                <w:sz w:val="20"/>
                <w:szCs w:val="20"/>
              </w:rPr>
            </w:pPr>
            <w:r w:rsidRPr="007D7FC5">
              <w:rPr>
                <w:rFonts w:cs="Calibri"/>
                <w:color w:val="000000"/>
                <w:sz w:val="20"/>
                <w:szCs w:val="20"/>
              </w:rPr>
              <w:t>26</w:t>
            </w:r>
          </w:p>
        </w:tc>
        <w:tc>
          <w:tcPr>
            <w:tcW w:w="990" w:type="dxa"/>
            <w:vAlign w:val="bottom"/>
          </w:tcPr>
          <w:p w14:paraId="117A90A6" w14:textId="77777777" w:rsidR="008A64F3" w:rsidRPr="007D7FC5" w:rsidRDefault="008A64F3" w:rsidP="00A40483">
            <w:pPr>
              <w:rPr>
                <w:rFonts w:cs="Arial"/>
                <w:sz w:val="20"/>
                <w:szCs w:val="20"/>
              </w:rPr>
            </w:pPr>
            <w:r w:rsidRPr="007D7FC5">
              <w:rPr>
                <w:rFonts w:cs="Calibri"/>
                <w:color w:val="000000"/>
                <w:sz w:val="20"/>
                <w:szCs w:val="20"/>
              </w:rPr>
              <w:t>28</w:t>
            </w:r>
          </w:p>
        </w:tc>
        <w:tc>
          <w:tcPr>
            <w:tcW w:w="990" w:type="dxa"/>
            <w:vAlign w:val="bottom"/>
          </w:tcPr>
          <w:p w14:paraId="260BE6EE" w14:textId="77777777" w:rsidR="008A64F3" w:rsidRPr="007D7FC5" w:rsidRDefault="008A64F3" w:rsidP="00A40483">
            <w:pPr>
              <w:rPr>
                <w:rFonts w:cs="Arial"/>
                <w:sz w:val="20"/>
                <w:szCs w:val="20"/>
              </w:rPr>
            </w:pPr>
            <w:r w:rsidRPr="007D7FC5">
              <w:rPr>
                <w:rFonts w:cs="Calibri"/>
                <w:color w:val="000000"/>
                <w:sz w:val="20"/>
                <w:szCs w:val="20"/>
              </w:rPr>
              <w:t>29</w:t>
            </w:r>
          </w:p>
        </w:tc>
        <w:tc>
          <w:tcPr>
            <w:tcW w:w="917" w:type="dxa"/>
            <w:vMerge/>
          </w:tcPr>
          <w:p w14:paraId="31A6FBE6" w14:textId="77777777" w:rsidR="008A64F3" w:rsidRPr="007D7FC5" w:rsidRDefault="008A64F3" w:rsidP="00A40483">
            <w:pPr>
              <w:rPr>
                <w:rFonts w:cs="Arial"/>
                <w:sz w:val="20"/>
                <w:szCs w:val="20"/>
              </w:rPr>
            </w:pPr>
          </w:p>
        </w:tc>
      </w:tr>
      <w:tr w:rsidR="008A64F3" w:rsidRPr="007D7FC5" w14:paraId="3B1472C3" w14:textId="77777777" w:rsidTr="00C4003F">
        <w:tc>
          <w:tcPr>
            <w:tcW w:w="990" w:type="dxa"/>
            <w:vMerge/>
          </w:tcPr>
          <w:p w14:paraId="06BA1707"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C1212A1"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4C616EF9" w14:textId="77777777" w:rsidR="008A64F3" w:rsidRPr="007D7FC5" w:rsidRDefault="008A64F3" w:rsidP="00A40483">
            <w:pPr>
              <w:rPr>
                <w:rFonts w:cs="Arial"/>
                <w:sz w:val="20"/>
                <w:szCs w:val="20"/>
              </w:rPr>
            </w:pPr>
          </w:p>
        </w:tc>
        <w:tc>
          <w:tcPr>
            <w:tcW w:w="812" w:type="dxa"/>
            <w:vMerge/>
          </w:tcPr>
          <w:p w14:paraId="50EB210B" w14:textId="77777777" w:rsidR="008A64F3" w:rsidRPr="007D7FC5" w:rsidRDefault="008A64F3" w:rsidP="00A40483">
            <w:pPr>
              <w:rPr>
                <w:rFonts w:cs="Arial"/>
                <w:sz w:val="20"/>
                <w:szCs w:val="20"/>
              </w:rPr>
            </w:pPr>
          </w:p>
        </w:tc>
        <w:tc>
          <w:tcPr>
            <w:tcW w:w="810" w:type="dxa"/>
          </w:tcPr>
          <w:p w14:paraId="675F93FC"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58BD2773" w14:textId="77777777" w:rsidR="008A64F3" w:rsidRPr="007D7FC5" w:rsidRDefault="008A64F3" w:rsidP="00A40483">
            <w:pPr>
              <w:rPr>
                <w:rFonts w:cs="Arial"/>
                <w:sz w:val="20"/>
                <w:szCs w:val="20"/>
              </w:rPr>
            </w:pPr>
            <w:r w:rsidRPr="007D7FC5">
              <w:rPr>
                <w:rFonts w:cs="Calibri"/>
                <w:color w:val="000000"/>
                <w:sz w:val="20"/>
                <w:szCs w:val="20"/>
              </w:rPr>
              <w:t>21.5009</w:t>
            </w:r>
          </w:p>
        </w:tc>
        <w:tc>
          <w:tcPr>
            <w:tcW w:w="1080" w:type="dxa"/>
            <w:vAlign w:val="bottom"/>
          </w:tcPr>
          <w:p w14:paraId="6B9F5F1C" w14:textId="77777777" w:rsidR="008A64F3" w:rsidRPr="007D7FC5" w:rsidRDefault="008A64F3" w:rsidP="00A40483">
            <w:pPr>
              <w:rPr>
                <w:rFonts w:cs="Arial"/>
                <w:sz w:val="20"/>
                <w:szCs w:val="20"/>
              </w:rPr>
            </w:pPr>
            <w:r w:rsidRPr="007D7FC5">
              <w:rPr>
                <w:rFonts w:cs="Calibri"/>
                <w:color w:val="000000"/>
                <w:sz w:val="20"/>
                <w:szCs w:val="20"/>
              </w:rPr>
              <w:t>20</w:t>
            </w:r>
          </w:p>
        </w:tc>
        <w:tc>
          <w:tcPr>
            <w:tcW w:w="990" w:type="dxa"/>
            <w:vAlign w:val="bottom"/>
          </w:tcPr>
          <w:p w14:paraId="5C10AA6F" w14:textId="77777777" w:rsidR="008A64F3" w:rsidRPr="007D7FC5" w:rsidRDefault="008A64F3" w:rsidP="00A40483">
            <w:pPr>
              <w:rPr>
                <w:rFonts w:cs="Arial"/>
                <w:sz w:val="20"/>
                <w:szCs w:val="20"/>
              </w:rPr>
            </w:pPr>
            <w:r w:rsidRPr="007D7FC5">
              <w:rPr>
                <w:rFonts w:cs="Calibri"/>
                <w:color w:val="000000"/>
                <w:sz w:val="20"/>
                <w:szCs w:val="20"/>
              </w:rPr>
              <w:t>22</w:t>
            </w:r>
          </w:p>
        </w:tc>
        <w:tc>
          <w:tcPr>
            <w:tcW w:w="990" w:type="dxa"/>
            <w:vAlign w:val="bottom"/>
          </w:tcPr>
          <w:p w14:paraId="06674882" w14:textId="77777777" w:rsidR="008A64F3" w:rsidRPr="007D7FC5" w:rsidRDefault="008A64F3" w:rsidP="00A40483">
            <w:pPr>
              <w:rPr>
                <w:rFonts w:cs="Arial"/>
                <w:sz w:val="20"/>
                <w:szCs w:val="20"/>
              </w:rPr>
            </w:pPr>
            <w:r w:rsidRPr="007D7FC5">
              <w:rPr>
                <w:rFonts w:cs="Calibri"/>
                <w:color w:val="000000"/>
                <w:sz w:val="20"/>
                <w:szCs w:val="20"/>
              </w:rPr>
              <w:t>25</w:t>
            </w:r>
          </w:p>
        </w:tc>
        <w:tc>
          <w:tcPr>
            <w:tcW w:w="917" w:type="dxa"/>
            <w:vMerge/>
          </w:tcPr>
          <w:p w14:paraId="43555115" w14:textId="77777777" w:rsidR="008A64F3" w:rsidRPr="007D7FC5" w:rsidRDefault="008A64F3" w:rsidP="00A40483">
            <w:pPr>
              <w:rPr>
                <w:rFonts w:cs="Arial"/>
                <w:sz w:val="20"/>
                <w:szCs w:val="20"/>
              </w:rPr>
            </w:pPr>
          </w:p>
        </w:tc>
      </w:tr>
      <w:tr w:rsidR="008A64F3" w:rsidRPr="007D7FC5" w14:paraId="6F5BC597" w14:textId="77777777" w:rsidTr="00C4003F">
        <w:tc>
          <w:tcPr>
            <w:tcW w:w="990" w:type="dxa"/>
            <w:vMerge/>
          </w:tcPr>
          <w:p w14:paraId="1A837E68"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4EB86198" w14:textId="77777777" w:rsidR="00C4003F"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RAVLT_</w:t>
            </w:r>
          </w:p>
          <w:p w14:paraId="41950DE9" w14:textId="2E6AB542"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immediate</w:t>
            </w:r>
          </w:p>
        </w:tc>
        <w:tc>
          <w:tcPr>
            <w:tcW w:w="720" w:type="dxa"/>
            <w:vMerge w:val="restart"/>
          </w:tcPr>
          <w:p w14:paraId="0E436AFB" w14:textId="77777777" w:rsidR="008A64F3" w:rsidRPr="007D7FC5" w:rsidRDefault="008A64F3" w:rsidP="00A40483">
            <w:pPr>
              <w:rPr>
                <w:rFonts w:cs="Arial"/>
                <w:sz w:val="20"/>
                <w:szCs w:val="20"/>
              </w:rPr>
            </w:pPr>
            <w:r w:rsidRPr="007D7FC5">
              <w:rPr>
                <w:rFonts w:cs="Arial"/>
                <w:sz w:val="20"/>
                <w:szCs w:val="20"/>
              </w:rPr>
              <w:t>120</w:t>
            </w:r>
          </w:p>
        </w:tc>
        <w:tc>
          <w:tcPr>
            <w:tcW w:w="812" w:type="dxa"/>
            <w:vMerge w:val="restart"/>
          </w:tcPr>
          <w:p w14:paraId="4B6BCFA9" w14:textId="77777777" w:rsidR="008A64F3" w:rsidRPr="007D7FC5" w:rsidRDefault="008A64F3" w:rsidP="00A40483">
            <w:pPr>
              <w:rPr>
                <w:rFonts w:cs="Arial"/>
                <w:sz w:val="20"/>
                <w:szCs w:val="20"/>
              </w:rPr>
            </w:pPr>
            <w:r w:rsidRPr="007D7FC5">
              <w:rPr>
                <w:rFonts w:cs="Arial"/>
                <w:sz w:val="20"/>
                <w:szCs w:val="20"/>
              </w:rPr>
              <w:t>98</w:t>
            </w:r>
          </w:p>
        </w:tc>
        <w:tc>
          <w:tcPr>
            <w:tcW w:w="810" w:type="dxa"/>
          </w:tcPr>
          <w:p w14:paraId="020A743E"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661A2CF0" w14:textId="77777777" w:rsidR="008A64F3" w:rsidRPr="007D7FC5" w:rsidRDefault="008A64F3" w:rsidP="00A40483">
            <w:pPr>
              <w:rPr>
                <w:rFonts w:cs="Arial"/>
                <w:sz w:val="20"/>
                <w:szCs w:val="20"/>
              </w:rPr>
            </w:pPr>
            <w:r w:rsidRPr="007D7FC5">
              <w:rPr>
                <w:rFonts w:cs="Calibri"/>
                <w:color w:val="000000"/>
                <w:sz w:val="20"/>
                <w:szCs w:val="20"/>
              </w:rPr>
              <w:t>45.9193</w:t>
            </w:r>
          </w:p>
        </w:tc>
        <w:tc>
          <w:tcPr>
            <w:tcW w:w="1080" w:type="dxa"/>
            <w:vAlign w:val="bottom"/>
          </w:tcPr>
          <w:p w14:paraId="153AD8CC" w14:textId="77777777" w:rsidR="008A64F3" w:rsidRPr="007D7FC5" w:rsidRDefault="008A64F3" w:rsidP="00A40483">
            <w:pPr>
              <w:rPr>
                <w:rFonts w:cs="Arial"/>
                <w:sz w:val="20"/>
                <w:szCs w:val="20"/>
              </w:rPr>
            </w:pPr>
            <w:r w:rsidRPr="007D7FC5">
              <w:rPr>
                <w:rFonts w:cs="Calibri"/>
                <w:color w:val="000000"/>
                <w:sz w:val="20"/>
                <w:szCs w:val="20"/>
              </w:rPr>
              <w:t>38</w:t>
            </w:r>
          </w:p>
        </w:tc>
        <w:tc>
          <w:tcPr>
            <w:tcW w:w="990" w:type="dxa"/>
            <w:vAlign w:val="bottom"/>
          </w:tcPr>
          <w:p w14:paraId="0D9BB9EB" w14:textId="77777777" w:rsidR="008A64F3" w:rsidRPr="007D7FC5" w:rsidRDefault="008A64F3" w:rsidP="00A40483">
            <w:pPr>
              <w:rPr>
                <w:rFonts w:cs="Arial"/>
                <w:sz w:val="20"/>
                <w:szCs w:val="20"/>
              </w:rPr>
            </w:pPr>
            <w:r w:rsidRPr="007D7FC5">
              <w:rPr>
                <w:rFonts w:cs="Calibri"/>
                <w:color w:val="000000"/>
                <w:sz w:val="20"/>
                <w:szCs w:val="20"/>
              </w:rPr>
              <w:t>45</w:t>
            </w:r>
          </w:p>
        </w:tc>
        <w:tc>
          <w:tcPr>
            <w:tcW w:w="990" w:type="dxa"/>
            <w:vAlign w:val="bottom"/>
          </w:tcPr>
          <w:p w14:paraId="2A381B81" w14:textId="77777777" w:rsidR="008A64F3" w:rsidRPr="007D7FC5" w:rsidRDefault="008A64F3" w:rsidP="00A40483">
            <w:pPr>
              <w:rPr>
                <w:rFonts w:cs="Arial"/>
                <w:sz w:val="20"/>
                <w:szCs w:val="20"/>
              </w:rPr>
            </w:pPr>
            <w:r w:rsidRPr="007D7FC5">
              <w:rPr>
                <w:rFonts w:cs="Calibri"/>
                <w:color w:val="000000"/>
                <w:sz w:val="20"/>
                <w:szCs w:val="20"/>
              </w:rPr>
              <w:t>53</w:t>
            </w:r>
          </w:p>
        </w:tc>
        <w:tc>
          <w:tcPr>
            <w:tcW w:w="917" w:type="dxa"/>
            <w:vMerge w:val="restart"/>
          </w:tcPr>
          <w:p w14:paraId="4583E101" w14:textId="77777777" w:rsidR="008A64F3" w:rsidRPr="007D7FC5" w:rsidRDefault="008A64F3" w:rsidP="00A40483">
            <w:pPr>
              <w:rPr>
                <w:rFonts w:cs="Arial"/>
                <w:sz w:val="20"/>
                <w:szCs w:val="20"/>
              </w:rPr>
            </w:pPr>
            <w:r w:rsidRPr="007D7FC5">
              <w:rPr>
                <w:rFonts w:cs="Arial"/>
                <w:sz w:val="20"/>
                <w:szCs w:val="20"/>
              </w:rPr>
              <w:t>22</w:t>
            </w:r>
          </w:p>
        </w:tc>
      </w:tr>
      <w:tr w:rsidR="008A64F3" w:rsidRPr="007D7FC5" w14:paraId="42858A7A" w14:textId="77777777" w:rsidTr="00C4003F">
        <w:tc>
          <w:tcPr>
            <w:tcW w:w="990" w:type="dxa"/>
            <w:vMerge/>
          </w:tcPr>
          <w:p w14:paraId="2EB83714"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6C25D29B"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20D6412" w14:textId="77777777" w:rsidR="008A64F3" w:rsidRPr="007D7FC5" w:rsidRDefault="008A64F3" w:rsidP="00A40483">
            <w:pPr>
              <w:rPr>
                <w:rFonts w:cs="Arial"/>
                <w:sz w:val="20"/>
                <w:szCs w:val="20"/>
              </w:rPr>
            </w:pPr>
          </w:p>
        </w:tc>
        <w:tc>
          <w:tcPr>
            <w:tcW w:w="812" w:type="dxa"/>
            <w:vMerge/>
          </w:tcPr>
          <w:p w14:paraId="56C4BF69" w14:textId="77777777" w:rsidR="008A64F3" w:rsidRPr="007D7FC5" w:rsidRDefault="008A64F3" w:rsidP="00A40483">
            <w:pPr>
              <w:rPr>
                <w:rFonts w:cs="Arial"/>
                <w:sz w:val="20"/>
                <w:szCs w:val="20"/>
              </w:rPr>
            </w:pPr>
          </w:p>
        </w:tc>
        <w:tc>
          <w:tcPr>
            <w:tcW w:w="810" w:type="dxa"/>
          </w:tcPr>
          <w:p w14:paraId="54EFF3D1"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14696D26" w14:textId="77777777" w:rsidR="008A64F3" w:rsidRPr="007D7FC5" w:rsidRDefault="008A64F3" w:rsidP="00A40483">
            <w:pPr>
              <w:rPr>
                <w:rFonts w:cs="Arial"/>
                <w:sz w:val="20"/>
                <w:szCs w:val="20"/>
              </w:rPr>
            </w:pPr>
            <w:r w:rsidRPr="007D7FC5">
              <w:rPr>
                <w:rFonts w:cs="Calibri"/>
                <w:color w:val="000000"/>
                <w:sz w:val="20"/>
                <w:szCs w:val="20"/>
              </w:rPr>
              <w:t>34.7218</w:t>
            </w:r>
          </w:p>
        </w:tc>
        <w:tc>
          <w:tcPr>
            <w:tcW w:w="1080" w:type="dxa"/>
            <w:vAlign w:val="bottom"/>
          </w:tcPr>
          <w:p w14:paraId="2B8D0493" w14:textId="77777777" w:rsidR="008A64F3" w:rsidRPr="007D7FC5" w:rsidRDefault="008A64F3" w:rsidP="00A40483">
            <w:pPr>
              <w:rPr>
                <w:rFonts w:cs="Arial"/>
                <w:sz w:val="20"/>
                <w:szCs w:val="20"/>
              </w:rPr>
            </w:pPr>
            <w:r w:rsidRPr="007D7FC5">
              <w:rPr>
                <w:rFonts w:cs="Calibri"/>
                <w:color w:val="000000"/>
                <w:sz w:val="20"/>
                <w:szCs w:val="20"/>
              </w:rPr>
              <w:t>27</w:t>
            </w:r>
          </w:p>
        </w:tc>
        <w:tc>
          <w:tcPr>
            <w:tcW w:w="990" w:type="dxa"/>
            <w:vAlign w:val="bottom"/>
          </w:tcPr>
          <w:p w14:paraId="5BF556F7" w14:textId="77777777" w:rsidR="008A64F3" w:rsidRPr="007D7FC5" w:rsidRDefault="008A64F3" w:rsidP="00A40483">
            <w:pPr>
              <w:rPr>
                <w:rFonts w:cs="Arial"/>
                <w:sz w:val="20"/>
                <w:szCs w:val="20"/>
              </w:rPr>
            </w:pPr>
            <w:r w:rsidRPr="007D7FC5">
              <w:rPr>
                <w:rFonts w:cs="Calibri"/>
                <w:color w:val="000000"/>
                <w:sz w:val="20"/>
                <w:szCs w:val="20"/>
              </w:rPr>
              <w:t>33</w:t>
            </w:r>
          </w:p>
        </w:tc>
        <w:tc>
          <w:tcPr>
            <w:tcW w:w="990" w:type="dxa"/>
            <w:vAlign w:val="bottom"/>
          </w:tcPr>
          <w:p w14:paraId="6E161A38" w14:textId="77777777" w:rsidR="008A64F3" w:rsidRPr="007D7FC5" w:rsidRDefault="008A64F3" w:rsidP="00A40483">
            <w:pPr>
              <w:rPr>
                <w:rFonts w:cs="Arial"/>
                <w:sz w:val="20"/>
                <w:szCs w:val="20"/>
              </w:rPr>
            </w:pPr>
            <w:r w:rsidRPr="007D7FC5">
              <w:rPr>
                <w:rFonts w:cs="Calibri"/>
                <w:color w:val="000000"/>
                <w:sz w:val="20"/>
                <w:szCs w:val="20"/>
              </w:rPr>
              <w:t>41</w:t>
            </w:r>
          </w:p>
        </w:tc>
        <w:tc>
          <w:tcPr>
            <w:tcW w:w="917" w:type="dxa"/>
            <w:vMerge/>
          </w:tcPr>
          <w:p w14:paraId="60F8C409" w14:textId="77777777" w:rsidR="008A64F3" w:rsidRPr="007D7FC5" w:rsidRDefault="008A64F3" w:rsidP="00A40483">
            <w:pPr>
              <w:rPr>
                <w:rFonts w:cs="Arial"/>
                <w:sz w:val="20"/>
                <w:szCs w:val="20"/>
              </w:rPr>
            </w:pPr>
          </w:p>
        </w:tc>
      </w:tr>
      <w:tr w:rsidR="008A64F3" w:rsidRPr="007D7FC5" w14:paraId="3EF9BBF7" w14:textId="77777777" w:rsidTr="00C4003F">
        <w:tc>
          <w:tcPr>
            <w:tcW w:w="990" w:type="dxa"/>
            <w:vMerge/>
          </w:tcPr>
          <w:p w14:paraId="181E31CE"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59696A40"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3C1DFEDA" w14:textId="77777777" w:rsidR="008A64F3" w:rsidRPr="007D7FC5" w:rsidRDefault="008A64F3" w:rsidP="00A40483">
            <w:pPr>
              <w:rPr>
                <w:rFonts w:cs="Arial"/>
                <w:sz w:val="20"/>
                <w:szCs w:val="20"/>
              </w:rPr>
            </w:pPr>
          </w:p>
        </w:tc>
        <w:tc>
          <w:tcPr>
            <w:tcW w:w="812" w:type="dxa"/>
            <w:vMerge/>
          </w:tcPr>
          <w:p w14:paraId="65C6D6B9" w14:textId="77777777" w:rsidR="008A64F3" w:rsidRPr="007D7FC5" w:rsidRDefault="008A64F3" w:rsidP="00A40483">
            <w:pPr>
              <w:rPr>
                <w:rFonts w:cs="Arial"/>
                <w:sz w:val="20"/>
                <w:szCs w:val="20"/>
              </w:rPr>
            </w:pPr>
          </w:p>
        </w:tc>
        <w:tc>
          <w:tcPr>
            <w:tcW w:w="810" w:type="dxa"/>
          </w:tcPr>
          <w:p w14:paraId="182855C5"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5E6F22E2" w14:textId="77777777" w:rsidR="008A64F3" w:rsidRPr="007D7FC5" w:rsidRDefault="008A64F3" w:rsidP="00A40483">
            <w:pPr>
              <w:rPr>
                <w:rFonts w:cs="Arial"/>
                <w:sz w:val="20"/>
                <w:szCs w:val="20"/>
              </w:rPr>
            </w:pPr>
            <w:r w:rsidRPr="007D7FC5">
              <w:rPr>
                <w:rFonts w:cs="Calibri"/>
                <w:color w:val="000000"/>
                <w:sz w:val="20"/>
                <w:szCs w:val="20"/>
              </w:rPr>
              <w:t>20.5401</w:t>
            </w:r>
          </w:p>
        </w:tc>
        <w:tc>
          <w:tcPr>
            <w:tcW w:w="1080" w:type="dxa"/>
            <w:vAlign w:val="bottom"/>
          </w:tcPr>
          <w:p w14:paraId="689A1A68" w14:textId="77777777" w:rsidR="008A64F3" w:rsidRPr="007D7FC5" w:rsidRDefault="008A64F3" w:rsidP="00A40483">
            <w:pPr>
              <w:rPr>
                <w:rFonts w:cs="Arial"/>
                <w:sz w:val="20"/>
                <w:szCs w:val="20"/>
              </w:rPr>
            </w:pPr>
            <w:r w:rsidRPr="007D7FC5">
              <w:rPr>
                <w:rFonts w:cs="Calibri"/>
                <w:color w:val="000000"/>
                <w:sz w:val="20"/>
                <w:szCs w:val="20"/>
              </w:rPr>
              <w:t>16</w:t>
            </w:r>
          </w:p>
        </w:tc>
        <w:tc>
          <w:tcPr>
            <w:tcW w:w="990" w:type="dxa"/>
            <w:vAlign w:val="bottom"/>
          </w:tcPr>
          <w:p w14:paraId="7AF3ED9B" w14:textId="77777777" w:rsidR="008A64F3" w:rsidRPr="007D7FC5" w:rsidRDefault="008A64F3" w:rsidP="00A40483">
            <w:pPr>
              <w:rPr>
                <w:rFonts w:cs="Arial"/>
                <w:sz w:val="20"/>
                <w:szCs w:val="20"/>
              </w:rPr>
            </w:pPr>
            <w:r w:rsidRPr="007D7FC5">
              <w:rPr>
                <w:rFonts w:cs="Calibri"/>
                <w:color w:val="000000"/>
                <w:sz w:val="20"/>
                <w:szCs w:val="20"/>
              </w:rPr>
              <w:t>21</w:t>
            </w:r>
          </w:p>
        </w:tc>
        <w:tc>
          <w:tcPr>
            <w:tcW w:w="990" w:type="dxa"/>
            <w:vAlign w:val="bottom"/>
          </w:tcPr>
          <w:p w14:paraId="7AEF4DBD" w14:textId="77777777" w:rsidR="008A64F3" w:rsidRPr="007D7FC5" w:rsidRDefault="008A64F3" w:rsidP="00A40483">
            <w:pPr>
              <w:rPr>
                <w:rFonts w:cs="Arial"/>
                <w:sz w:val="20"/>
                <w:szCs w:val="20"/>
              </w:rPr>
            </w:pPr>
            <w:r w:rsidRPr="007D7FC5">
              <w:rPr>
                <w:rFonts w:cs="Calibri"/>
                <w:color w:val="000000"/>
                <w:sz w:val="20"/>
                <w:szCs w:val="20"/>
              </w:rPr>
              <w:t>26</w:t>
            </w:r>
          </w:p>
        </w:tc>
        <w:tc>
          <w:tcPr>
            <w:tcW w:w="917" w:type="dxa"/>
            <w:vMerge/>
          </w:tcPr>
          <w:p w14:paraId="4986445F" w14:textId="77777777" w:rsidR="008A64F3" w:rsidRPr="007D7FC5" w:rsidRDefault="008A64F3" w:rsidP="00A40483">
            <w:pPr>
              <w:rPr>
                <w:rFonts w:cs="Arial"/>
                <w:sz w:val="20"/>
                <w:szCs w:val="20"/>
              </w:rPr>
            </w:pPr>
          </w:p>
        </w:tc>
      </w:tr>
      <w:tr w:rsidR="008A64F3" w:rsidRPr="007D7FC5" w14:paraId="0027A943" w14:textId="77777777" w:rsidTr="00C4003F">
        <w:tc>
          <w:tcPr>
            <w:tcW w:w="990" w:type="dxa"/>
            <w:vMerge/>
          </w:tcPr>
          <w:p w14:paraId="0DACC933"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102201C9" w14:textId="77777777" w:rsidR="00C4003F"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RAVLT_</w:t>
            </w:r>
          </w:p>
          <w:p w14:paraId="38AF7488" w14:textId="1284EA6D"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learning</w:t>
            </w:r>
          </w:p>
        </w:tc>
        <w:tc>
          <w:tcPr>
            <w:tcW w:w="720" w:type="dxa"/>
            <w:vMerge w:val="restart"/>
          </w:tcPr>
          <w:p w14:paraId="3E16586D" w14:textId="77777777" w:rsidR="008A64F3" w:rsidRPr="007D7FC5" w:rsidRDefault="008A64F3" w:rsidP="00A40483">
            <w:pPr>
              <w:rPr>
                <w:rFonts w:cs="Arial"/>
                <w:sz w:val="20"/>
                <w:szCs w:val="20"/>
              </w:rPr>
            </w:pPr>
            <w:r w:rsidRPr="007D7FC5">
              <w:rPr>
                <w:rFonts w:cs="Arial"/>
                <w:sz w:val="20"/>
                <w:szCs w:val="20"/>
              </w:rPr>
              <w:t>120</w:t>
            </w:r>
          </w:p>
        </w:tc>
        <w:tc>
          <w:tcPr>
            <w:tcW w:w="812" w:type="dxa"/>
            <w:vMerge w:val="restart"/>
          </w:tcPr>
          <w:p w14:paraId="7A4B3153" w14:textId="77777777" w:rsidR="008A64F3" w:rsidRPr="007D7FC5" w:rsidRDefault="008A64F3" w:rsidP="00A40483">
            <w:pPr>
              <w:rPr>
                <w:rFonts w:cs="Arial"/>
                <w:sz w:val="20"/>
                <w:szCs w:val="20"/>
              </w:rPr>
            </w:pPr>
            <w:r w:rsidRPr="007D7FC5">
              <w:rPr>
                <w:rFonts w:cs="Arial"/>
                <w:sz w:val="20"/>
                <w:szCs w:val="20"/>
              </w:rPr>
              <w:t>98</w:t>
            </w:r>
          </w:p>
        </w:tc>
        <w:tc>
          <w:tcPr>
            <w:tcW w:w="810" w:type="dxa"/>
          </w:tcPr>
          <w:p w14:paraId="31B0344A"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4FD2CD87" w14:textId="77777777" w:rsidR="008A64F3" w:rsidRPr="007D7FC5" w:rsidRDefault="008A64F3" w:rsidP="00A40483">
            <w:pPr>
              <w:rPr>
                <w:rFonts w:cs="Arial"/>
                <w:sz w:val="20"/>
                <w:szCs w:val="20"/>
              </w:rPr>
            </w:pPr>
            <w:r w:rsidRPr="007D7FC5">
              <w:rPr>
                <w:rFonts w:cs="Calibri"/>
                <w:color w:val="000000"/>
                <w:sz w:val="20"/>
                <w:szCs w:val="20"/>
              </w:rPr>
              <w:t>5.9334</w:t>
            </w:r>
          </w:p>
        </w:tc>
        <w:tc>
          <w:tcPr>
            <w:tcW w:w="1080" w:type="dxa"/>
            <w:vAlign w:val="bottom"/>
          </w:tcPr>
          <w:p w14:paraId="65239B4B" w14:textId="77777777" w:rsidR="008A64F3" w:rsidRPr="007D7FC5" w:rsidRDefault="008A64F3" w:rsidP="00A40483">
            <w:pPr>
              <w:rPr>
                <w:rFonts w:cs="Arial"/>
                <w:sz w:val="20"/>
                <w:szCs w:val="20"/>
              </w:rPr>
            </w:pPr>
            <w:r w:rsidRPr="007D7FC5">
              <w:rPr>
                <w:rFonts w:cs="Calibri"/>
                <w:color w:val="000000"/>
                <w:sz w:val="20"/>
                <w:szCs w:val="20"/>
              </w:rPr>
              <w:t>4</w:t>
            </w:r>
          </w:p>
        </w:tc>
        <w:tc>
          <w:tcPr>
            <w:tcW w:w="990" w:type="dxa"/>
            <w:vAlign w:val="bottom"/>
          </w:tcPr>
          <w:p w14:paraId="220971A0" w14:textId="77777777" w:rsidR="008A64F3" w:rsidRPr="007D7FC5" w:rsidRDefault="008A64F3" w:rsidP="00A40483">
            <w:pPr>
              <w:rPr>
                <w:rFonts w:cs="Arial"/>
                <w:sz w:val="20"/>
                <w:szCs w:val="20"/>
              </w:rPr>
            </w:pPr>
            <w:r w:rsidRPr="007D7FC5">
              <w:rPr>
                <w:rFonts w:cs="Calibri"/>
                <w:color w:val="000000"/>
                <w:sz w:val="20"/>
                <w:szCs w:val="20"/>
              </w:rPr>
              <w:t>6</w:t>
            </w:r>
          </w:p>
        </w:tc>
        <w:tc>
          <w:tcPr>
            <w:tcW w:w="990" w:type="dxa"/>
            <w:vAlign w:val="bottom"/>
          </w:tcPr>
          <w:p w14:paraId="5F58D7BF" w14:textId="77777777" w:rsidR="008A64F3" w:rsidRPr="007D7FC5" w:rsidRDefault="008A64F3" w:rsidP="00A40483">
            <w:pPr>
              <w:rPr>
                <w:rFonts w:cs="Arial"/>
                <w:sz w:val="20"/>
                <w:szCs w:val="20"/>
              </w:rPr>
            </w:pPr>
            <w:r w:rsidRPr="007D7FC5">
              <w:rPr>
                <w:rFonts w:cs="Calibri"/>
                <w:color w:val="000000"/>
                <w:sz w:val="20"/>
                <w:szCs w:val="20"/>
              </w:rPr>
              <w:t>8</w:t>
            </w:r>
          </w:p>
        </w:tc>
        <w:tc>
          <w:tcPr>
            <w:tcW w:w="917" w:type="dxa"/>
            <w:vMerge w:val="restart"/>
          </w:tcPr>
          <w:p w14:paraId="6E59A54F" w14:textId="77777777" w:rsidR="008A64F3" w:rsidRPr="007D7FC5" w:rsidRDefault="008A64F3" w:rsidP="00A40483">
            <w:pPr>
              <w:rPr>
                <w:rFonts w:cs="Arial"/>
                <w:sz w:val="20"/>
                <w:szCs w:val="20"/>
              </w:rPr>
            </w:pPr>
            <w:r w:rsidRPr="007D7FC5">
              <w:rPr>
                <w:rFonts w:cs="Arial"/>
                <w:sz w:val="20"/>
                <w:szCs w:val="20"/>
              </w:rPr>
              <w:t>22</w:t>
            </w:r>
          </w:p>
        </w:tc>
      </w:tr>
      <w:tr w:rsidR="008A64F3" w:rsidRPr="007D7FC5" w14:paraId="2C14CF9A" w14:textId="77777777" w:rsidTr="00C4003F">
        <w:tc>
          <w:tcPr>
            <w:tcW w:w="990" w:type="dxa"/>
            <w:vMerge/>
          </w:tcPr>
          <w:p w14:paraId="0C950FA3"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4D859EB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1A265A57" w14:textId="77777777" w:rsidR="008A64F3" w:rsidRPr="007D7FC5" w:rsidRDefault="008A64F3" w:rsidP="00A40483">
            <w:pPr>
              <w:rPr>
                <w:rFonts w:cs="Arial"/>
                <w:sz w:val="20"/>
                <w:szCs w:val="20"/>
              </w:rPr>
            </w:pPr>
          </w:p>
        </w:tc>
        <w:tc>
          <w:tcPr>
            <w:tcW w:w="812" w:type="dxa"/>
            <w:vMerge/>
          </w:tcPr>
          <w:p w14:paraId="4C6488EE" w14:textId="77777777" w:rsidR="008A64F3" w:rsidRPr="007D7FC5" w:rsidRDefault="008A64F3" w:rsidP="00A40483">
            <w:pPr>
              <w:rPr>
                <w:rFonts w:cs="Arial"/>
                <w:sz w:val="20"/>
                <w:szCs w:val="20"/>
              </w:rPr>
            </w:pPr>
          </w:p>
        </w:tc>
        <w:tc>
          <w:tcPr>
            <w:tcW w:w="810" w:type="dxa"/>
          </w:tcPr>
          <w:p w14:paraId="47E5FDAF"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5D41F9A4" w14:textId="77777777" w:rsidR="008A64F3" w:rsidRPr="007D7FC5" w:rsidRDefault="008A64F3" w:rsidP="00A40483">
            <w:pPr>
              <w:rPr>
                <w:rFonts w:cs="Arial"/>
                <w:sz w:val="20"/>
                <w:szCs w:val="20"/>
              </w:rPr>
            </w:pPr>
            <w:r w:rsidRPr="007D7FC5">
              <w:rPr>
                <w:rFonts w:cs="Calibri"/>
                <w:color w:val="000000"/>
                <w:sz w:val="20"/>
                <w:szCs w:val="20"/>
              </w:rPr>
              <w:t>4.1468</w:t>
            </w:r>
          </w:p>
        </w:tc>
        <w:tc>
          <w:tcPr>
            <w:tcW w:w="1080" w:type="dxa"/>
            <w:vAlign w:val="bottom"/>
          </w:tcPr>
          <w:p w14:paraId="4712E4F7" w14:textId="77777777" w:rsidR="008A64F3" w:rsidRPr="007D7FC5" w:rsidRDefault="008A64F3" w:rsidP="00A40483">
            <w:pPr>
              <w:rPr>
                <w:rFonts w:cs="Arial"/>
                <w:sz w:val="20"/>
                <w:szCs w:val="20"/>
              </w:rPr>
            </w:pPr>
            <w:r w:rsidRPr="007D7FC5">
              <w:rPr>
                <w:rFonts w:cs="Calibri"/>
                <w:color w:val="000000"/>
                <w:sz w:val="20"/>
                <w:szCs w:val="20"/>
              </w:rPr>
              <w:t>2</w:t>
            </w:r>
          </w:p>
        </w:tc>
        <w:tc>
          <w:tcPr>
            <w:tcW w:w="990" w:type="dxa"/>
            <w:vAlign w:val="bottom"/>
          </w:tcPr>
          <w:p w14:paraId="3AE6B026" w14:textId="77777777" w:rsidR="008A64F3" w:rsidRPr="007D7FC5" w:rsidRDefault="008A64F3" w:rsidP="00A40483">
            <w:pPr>
              <w:rPr>
                <w:rFonts w:cs="Arial"/>
                <w:sz w:val="20"/>
                <w:szCs w:val="20"/>
              </w:rPr>
            </w:pPr>
            <w:r w:rsidRPr="007D7FC5">
              <w:rPr>
                <w:rFonts w:cs="Calibri"/>
                <w:color w:val="000000"/>
                <w:sz w:val="20"/>
                <w:szCs w:val="20"/>
              </w:rPr>
              <w:t>4</w:t>
            </w:r>
          </w:p>
        </w:tc>
        <w:tc>
          <w:tcPr>
            <w:tcW w:w="990" w:type="dxa"/>
            <w:vAlign w:val="bottom"/>
          </w:tcPr>
          <w:p w14:paraId="3F00622B" w14:textId="77777777" w:rsidR="008A64F3" w:rsidRPr="007D7FC5" w:rsidRDefault="008A64F3" w:rsidP="00A40483">
            <w:pPr>
              <w:rPr>
                <w:rFonts w:cs="Arial"/>
                <w:sz w:val="20"/>
                <w:szCs w:val="20"/>
              </w:rPr>
            </w:pPr>
            <w:r w:rsidRPr="007D7FC5">
              <w:rPr>
                <w:rFonts w:cs="Calibri"/>
                <w:color w:val="000000"/>
                <w:sz w:val="20"/>
                <w:szCs w:val="20"/>
              </w:rPr>
              <w:t>6</w:t>
            </w:r>
          </w:p>
        </w:tc>
        <w:tc>
          <w:tcPr>
            <w:tcW w:w="917" w:type="dxa"/>
            <w:vMerge/>
          </w:tcPr>
          <w:p w14:paraId="0CC2E696" w14:textId="77777777" w:rsidR="008A64F3" w:rsidRPr="007D7FC5" w:rsidRDefault="008A64F3" w:rsidP="00A40483">
            <w:pPr>
              <w:rPr>
                <w:rFonts w:cs="Arial"/>
                <w:sz w:val="20"/>
                <w:szCs w:val="20"/>
              </w:rPr>
            </w:pPr>
          </w:p>
        </w:tc>
      </w:tr>
      <w:tr w:rsidR="008A64F3" w:rsidRPr="007D7FC5" w14:paraId="29E09F65" w14:textId="77777777" w:rsidTr="00C4003F">
        <w:tc>
          <w:tcPr>
            <w:tcW w:w="990" w:type="dxa"/>
            <w:vMerge/>
          </w:tcPr>
          <w:p w14:paraId="356D08E2"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32FA99F3"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52F0BC91" w14:textId="77777777" w:rsidR="008A64F3" w:rsidRPr="007D7FC5" w:rsidRDefault="008A64F3" w:rsidP="00A40483">
            <w:pPr>
              <w:rPr>
                <w:rFonts w:cs="Arial"/>
                <w:sz w:val="20"/>
                <w:szCs w:val="20"/>
              </w:rPr>
            </w:pPr>
          </w:p>
        </w:tc>
        <w:tc>
          <w:tcPr>
            <w:tcW w:w="812" w:type="dxa"/>
            <w:vMerge/>
          </w:tcPr>
          <w:p w14:paraId="787EF6D7" w14:textId="77777777" w:rsidR="008A64F3" w:rsidRPr="007D7FC5" w:rsidRDefault="008A64F3" w:rsidP="00A40483">
            <w:pPr>
              <w:rPr>
                <w:rFonts w:cs="Arial"/>
                <w:sz w:val="20"/>
                <w:szCs w:val="20"/>
              </w:rPr>
            </w:pPr>
          </w:p>
        </w:tc>
        <w:tc>
          <w:tcPr>
            <w:tcW w:w="810" w:type="dxa"/>
          </w:tcPr>
          <w:p w14:paraId="39D09316"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11A78BEF" w14:textId="77777777" w:rsidR="008A64F3" w:rsidRPr="007D7FC5" w:rsidRDefault="008A64F3" w:rsidP="00A40483">
            <w:pPr>
              <w:rPr>
                <w:rFonts w:cs="Arial"/>
                <w:sz w:val="20"/>
                <w:szCs w:val="20"/>
              </w:rPr>
            </w:pPr>
            <w:r w:rsidRPr="007D7FC5">
              <w:rPr>
                <w:rFonts w:cs="Calibri"/>
                <w:color w:val="000000"/>
                <w:sz w:val="20"/>
                <w:szCs w:val="20"/>
              </w:rPr>
              <w:t>1.6847</w:t>
            </w:r>
          </w:p>
        </w:tc>
        <w:tc>
          <w:tcPr>
            <w:tcW w:w="1080" w:type="dxa"/>
            <w:vAlign w:val="bottom"/>
          </w:tcPr>
          <w:p w14:paraId="63B01A9A" w14:textId="77777777" w:rsidR="008A64F3" w:rsidRPr="007D7FC5" w:rsidRDefault="008A64F3" w:rsidP="00A40483">
            <w:pPr>
              <w:rPr>
                <w:rFonts w:cs="Arial"/>
                <w:sz w:val="20"/>
                <w:szCs w:val="20"/>
              </w:rPr>
            </w:pPr>
            <w:r w:rsidRPr="007D7FC5">
              <w:rPr>
                <w:rFonts w:cs="Calibri"/>
                <w:color w:val="000000"/>
                <w:sz w:val="20"/>
                <w:szCs w:val="20"/>
              </w:rPr>
              <w:t>1</w:t>
            </w:r>
          </w:p>
        </w:tc>
        <w:tc>
          <w:tcPr>
            <w:tcW w:w="990" w:type="dxa"/>
            <w:vAlign w:val="bottom"/>
          </w:tcPr>
          <w:p w14:paraId="75F96A6C" w14:textId="77777777" w:rsidR="008A64F3" w:rsidRPr="007D7FC5" w:rsidRDefault="008A64F3" w:rsidP="00A40483">
            <w:pPr>
              <w:rPr>
                <w:rFonts w:cs="Arial"/>
                <w:sz w:val="20"/>
                <w:szCs w:val="20"/>
              </w:rPr>
            </w:pPr>
            <w:r w:rsidRPr="007D7FC5">
              <w:rPr>
                <w:rFonts w:cs="Calibri"/>
                <w:color w:val="000000"/>
                <w:sz w:val="20"/>
                <w:szCs w:val="20"/>
              </w:rPr>
              <w:t>1.4833</w:t>
            </w:r>
          </w:p>
        </w:tc>
        <w:tc>
          <w:tcPr>
            <w:tcW w:w="990" w:type="dxa"/>
            <w:vAlign w:val="bottom"/>
          </w:tcPr>
          <w:p w14:paraId="7C74A153" w14:textId="77777777" w:rsidR="008A64F3" w:rsidRPr="007D7FC5" w:rsidRDefault="008A64F3" w:rsidP="00A40483">
            <w:pPr>
              <w:rPr>
                <w:rFonts w:cs="Arial"/>
                <w:sz w:val="20"/>
                <w:szCs w:val="20"/>
              </w:rPr>
            </w:pPr>
            <w:r w:rsidRPr="007D7FC5">
              <w:rPr>
                <w:rFonts w:cs="Calibri"/>
                <w:color w:val="000000"/>
                <w:sz w:val="20"/>
                <w:szCs w:val="20"/>
              </w:rPr>
              <w:t>3</w:t>
            </w:r>
          </w:p>
        </w:tc>
        <w:tc>
          <w:tcPr>
            <w:tcW w:w="917" w:type="dxa"/>
            <w:vMerge/>
          </w:tcPr>
          <w:p w14:paraId="215DE32B" w14:textId="77777777" w:rsidR="008A64F3" w:rsidRPr="007D7FC5" w:rsidRDefault="008A64F3" w:rsidP="00A40483">
            <w:pPr>
              <w:rPr>
                <w:rFonts w:cs="Arial"/>
                <w:sz w:val="20"/>
                <w:szCs w:val="20"/>
              </w:rPr>
            </w:pPr>
          </w:p>
        </w:tc>
      </w:tr>
      <w:tr w:rsidR="008A64F3" w:rsidRPr="007D7FC5" w14:paraId="2E29CF92" w14:textId="77777777" w:rsidTr="00C4003F">
        <w:tc>
          <w:tcPr>
            <w:tcW w:w="990" w:type="dxa"/>
            <w:vMerge/>
          </w:tcPr>
          <w:p w14:paraId="294FB711"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5ACDFB59" w14:textId="77777777" w:rsidR="00C4003F"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RAVLT_</w:t>
            </w:r>
          </w:p>
          <w:p w14:paraId="722EC4B0" w14:textId="03AB399D"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forgetting</w:t>
            </w:r>
          </w:p>
        </w:tc>
        <w:tc>
          <w:tcPr>
            <w:tcW w:w="720" w:type="dxa"/>
            <w:vMerge w:val="restart"/>
          </w:tcPr>
          <w:p w14:paraId="073C9904" w14:textId="77777777" w:rsidR="008A64F3" w:rsidRPr="007D7FC5" w:rsidRDefault="008A64F3" w:rsidP="00A40483">
            <w:pPr>
              <w:rPr>
                <w:rFonts w:cs="Arial"/>
                <w:sz w:val="20"/>
                <w:szCs w:val="20"/>
              </w:rPr>
            </w:pPr>
            <w:r w:rsidRPr="007D7FC5">
              <w:rPr>
                <w:rFonts w:cs="Arial"/>
                <w:sz w:val="20"/>
                <w:szCs w:val="20"/>
              </w:rPr>
              <w:t>137</w:t>
            </w:r>
          </w:p>
        </w:tc>
        <w:tc>
          <w:tcPr>
            <w:tcW w:w="812" w:type="dxa"/>
            <w:vMerge w:val="restart"/>
          </w:tcPr>
          <w:p w14:paraId="3AC6D258" w14:textId="77777777" w:rsidR="008A64F3" w:rsidRPr="007D7FC5" w:rsidRDefault="008A64F3" w:rsidP="00A40483">
            <w:pPr>
              <w:rPr>
                <w:rFonts w:cs="Arial"/>
                <w:sz w:val="20"/>
                <w:szCs w:val="20"/>
              </w:rPr>
            </w:pPr>
            <w:r w:rsidRPr="007D7FC5">
              <w:rPr>
                <w:rFonts w:cs="Arial"/>
                <w:sz w:val="20"/>
                <w:szCs w:val="20"/>
              </w:rPr>
              <w:t>107</w:t>
            </w:r>
          </w:p>
        </w:tc>
        <w:tc>
          <w:tcPr>
            <w:tcW w:w="810" w:type="dxa"/>
          </w:tcPr>
          <w:p w14:paraId="78805408"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6E249D7B" w14:textId="77777777" w:rsidR="008A64F3" w:rsidRPr="007D7FC5" w:rsidRDefault="008A64F3" w:rsidP="00A40483">
            <w:pPr>
              <w:rPr>
                <w:rFonts w:cs="Arial"/>
                <w:sz w:val="20"/>
                <w:szCs w:val="20"/>
              </w:rPr>
            </w:pPr>
            <w:r w:rsidRPr="007D7FC5">
              <w:rPr>
                <w:rFonts w:cs="Calibri"/>
                <w:color w:val="000000"/>
                <w:sz w:val="20"/>
                <w:szCs w:val="20"/>
              </w:rPr>
              <w:t>3.44</w:t>
            </w:r>
          </w:p>
        </w:tc>
        <w:tc>
          <w:tcPr>
            <w:tcW w:w="1080" w:type="dxa"/>
            <w:vAlign w:val="bottom"/>
          </w:tcPr>
          <w:p w14:paraId="0DBA6B27" w14:textId="77777777" w:rsidR="008A64F3" w:rsidRPr="007D7FC5" w:rsidRDefault="008A64F3" w:rsidP="00A40483">
            <w:pPr>
              <w:rPr>
                <w:rFonts w:cs="Arial"/>
                <w:sz w:val="20"/>
                <w:szCs w:val="20"/>
              </w:rPr>
            </w:pPr>
            <w:r w:rsidRPr="007D7FC5">
              <w:rPr>
                <w:rFonts w:cs="Calibri"/>
                <w:color w:val="000000"/>
                <w:sz w:val="20"/>
                <w:szCs w:val="20"/>
              </w:rPr>
              <w:t>1</w:t>
            </w:r>
          </w:p>
        </w:tc>
        <w:tc>
          <w:tcPr>
            <w:tcW w:w="990" w:type="dxa"/>
            <w:vAlign w:val="bottom"/>
          </w:tcPr>
          <w:p w14:paraId="43AD6732" w14:textId="77777777" w:rsidR="008A64F3" w:rsidRPr="007D7FC5" w:rsidRDefault="008A64F3" w:rsidP="00A40483">
            <w:pPr>
              <w:rPr>
                <w:rFonts w:cs="Arial"/>
                <w:sz w:val="20"/>
                <w:szCs w:val="20"/>
              </w:rPr>
            </w:pPr>
            <w:r w:rsidRPr="007D7FC5">
              <w:rPr>
                <w:rFonts w:cs="Calibri"/>
                <w:color w:val="000000"/>
                <w:sz w:val="20"/>
                <w:szCs w:val="20"/>
              </w:rPr>
              <w:t>3</w:t>
            </w:r>
          </w:p>
        </w:tc>
        <w:tc>
          <w:tcPr>
            <w:tcW w:w="990" w:type="dxa"/>
            <w:vAlign w:val="bottom"/>
          </w:tcPr>
          <w:p w14:paraId="6E5CD38F" w14:textId="77777777" w:rsidR="008A64F3" w:rsidRPr="007D7FC5" w:rsidRDefault="008A64F3" w:rsidP="00A40483">
            <w:pPr>
              <w:rPr>
                <w:rFonts w:cs="Arial"/>
                <w:sz w:val="20"/>
                <w:szCs w:val="20"/>
              </w:rPr>
            </w:pPr>
            <w:r w:rsidRPr="007D7FC5">
              <w:rPr>
                <w:rFonts w:cs="Calibri"/>
                <w:color w:val="000000"/>
                <w:sz w:val="20"/>
                <w:szCs w:val="20"/>
              </w:rPr>
              <w:t>5</w:t>
            </w:r>
          </w:p>
        </w:tc>
        <w:tc>
          <w:tcPr>
            <w:tcW w:w="917" w:type="dxa"/>
            <w:vMerge w:val="restart"/>
          </w:tcPr>
          <w:p w14:paraId="7A2D1273" w14:textId="77777777" w:rsidR="008A64F3" w:rsidRPr="007D7FC5" w:rsidRDefault="008A64F3" w:rsidP="00A40483">
            <w:pPr>
              <w:rPr>
                <w:rFonts w:cs="Arial"/>
                <w:sz w:val="20"/>
                <w:szCs w:val="20"/>
              </w:rPr>
            </w:pPr>
            <w:r w:rsidRPr="007D7FC5">
              <w:rPr>
                <w:rFonts w:cs="Arial"/>
                <w:sz w:val="20"/>
                <w:szCs w:val="20"/>
              </w:rPr>
              <w:t>30</w:t>
            </w:r>
          </w:p>
        </w:tc>
      </w:tr>
      <w:tr w:rsidR="008A64F3" w:rsidRPr="007D7FC5" w14:paraId="69586364" w14:textId="77777777" w:rsidTr="00C4003F">
        <w:tc>
          <w:tcPr>
            <w:tcW w:w="990" w:type="dxa"/>
            <w:vMerge/>
          </w:tcPr>
          <w:p w14:paraId="150CEF61"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C481FD3"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65F9B558" w14:textId="77777777" w:rsidR="008A64F3" w:rsidRPr="007D7FC5" w:rsidRDefault="008A64F3" w:rsidP="00A40483">
            <w:pPr>
              <w:rPr>
                <w:rFonts w:cs="Arial"/>
                <w:sz w:val="20"/>
                <w:szCs w:val="20"/>
              </w:rPr>
            </w:pPr>
          </w:p>
        </w:tc>
        <w:tc>
          <w:tcPr>
            <w:tcW w:w="812" w:type="dxa"/>
            <w:vMerge/>
          </w:tcPr>
          <w:p w14:paraId="37AEED0D" w14:textId="77777777" w:rsidR="008A64F3" w:rsidRPr="007D7FC5" w:rsidRDefault="008A64F3" w:rsidP="00A40483">
            <w:pPr>
              <w:rPr>
                <w:rFonts w:cs="Arial"/>
                <w:sz w:val="20"/>
                <w:szCs w:val="20"/>
              </w:rPr>
            </w:pPr>
          </w:p>
        </w:tc>
        <w:tc>
          <w:tcPr>
            <w:tcW w:w="810" w:type="dxa"/>
          </w:tcPr>
          <w:p w14:paraId="4CC8DDC5"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50F0A46F" w14:textId="77777777" w:rsidR="008A64F3" w:rsidRPr="007D7FC5" w:rsidRDefault="008A64F3" w:rsidP="00A40483">
            <w:pPr>
              <w:rPr>
                <w:rFonts w:cs="Arial"/>
                <w:sz w:val="20"/>
                <w:szCs w:val="20"/>
              </w:rPr>
            </w:pPr>
            <w:r w:rsidRPr="007D7FC5">
              <w:rPr>
                <w:rFonts w:cs="Calibri"/>
                <w:color w:val="000000"/>
                <w:sz w:val="20"/>
                <w:szCs w:val="20"/>
              </w:rPr>
              <w:t>4.6834</w:t>
            </w:r>
          </w:p>
        </w:tc>
        <w:tc>
          <w:tcPr>
            <w:tcW w:w="1080" w:type="dxa"/>
            <w:vAlign w:val="bottom"/>
          </w:tcPr>
          <w:p w14:paraId="3AE1164F" w14:textId="77777777" w:rsidR="008A64F3" w:rsidRPr="007D7FC5" w:rsidRDefault="008A64F3" w:rsidP="00A40483">
            <w:pPr>
              <w:rPr>
                <w:rFonts w:cs="Arial"/>
                <w:sz w:val="20"/>
                <w:szCs w:val="20"/>
              </w:rPr>
            </w:pPr>
            <w:r w:rsidRPr="007D7FC5">
              <w:rPr>
                <w:rFonts w:cs="Calibri"/>
                <w:color w:val="000000"/>
                <w:sz w:val="20"/>
                <w:szCs w:val="20"/>
              </w:rPr>
              <w:t>3</w:t>
            </w:r>
          </w:p>
        </w:tc>
        <w:tc>
          <w:tcPr>
            <w:tcW w:w="990" w:type="dxa"/>
            <w:vAlign w:val="bottom"/>
          </w:tcPr>
          <w:p w14:paraId="6821A253" w14:textId="77777777" w:rsidR="008A64F3" w:rsidRPr="007D7FC5" w:rsidRDefault="008A64F3" w:rsidP="00A40483">
            <w:pPr>
              <w:rPr>
                <w:rFonts w:cs="Arial"/>
                <w:sz w:val="20"/>
                <w:szCs w:val="20"/>
              </w:rPr>
            </w:pPr>
            <w:r w:rsidRPr="007D7FC5">
              <w:rPr>
                <w:rFonts w:cs="Calibri"/>
                <w:color w:val="000000"/>
                <w:sz w:val="20"/>
                <w:szCs w:val="20"/>
              </w:rPr>
              <w:t>5</w:t>
            </w:r>
          </w:p>
        </w:tc>
        <w:tc>
          <w:tcPr>
            <w:tcW w:w="990" w:type="dxa"/>
            <w:vAlign w:val="bottom"/>
          </w:tcPr>
          <w:p w14:paraId="6D5D2AE2" w14:textId="77777777" w:rsidR="008A64F3" w:rsidRPr="007D7FC5" w:rsidRDefault="008A64F3" w:rsidP="00A40483">
            <w:pPr>
              <w:rPr>
                <w:rFonts w:cs="Arial"/>
                <w:sz w:val="20"/>
                <w:szCs w:val="20"/>
              </w:rPr>
            </w:pPr>
            <w:r w:rsidRPr="007D7FC5">
              <w:rPr>
                <w:rFonts w:cs="Calibri"/>
                <w:color w:val="000000"/>
                <w:sz w:val="20"/>
                <w:szCs w:val="20"/>
              </w:rPr>
              <w:t>6</w:t>
            </w:r>
          </w:p>
        </w:tc>
        <w:tc>
          <w:tcPr>
            <w:tcW w:w="917" w:type="dxa"/>
            <w:vMerge/>
          </w:tcPr>
          <w:p w14:paraId="2A430D0D" w14:textId="77777777" w:rsidR="008A64F3" w:rsidRPr="007D7FC5" w:rsidRDefault="008A64F3" w:rsidP="00A40483">
            <w:pPr>
              <w:rPr>
                <w:rFonts w:cs="Arial"/>
                <w:sz w:val="20"/>
                <w:szCs w:val="20"/>
              </w:rPr>
            </w:pPr>
          </w:p>
        </w:tc>
      </w:tr>
      <w:tr w:rsidR="008A64F3" w:rsidRPr="007D7FC5" w14:paraId="1678D69D" w14:textId="77777777" w:rsidTr="00C4003F">
        <w:tc>
          <w:tcPr>
            <w:tcW w:w="990" w:type="dxa"/>
            <w:vMerge/>
          </w:tcPr>
          <w:p w14:paraId="7EE9F1F4"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6FF41CCB"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3017B08" w14:textId="77777777" w:rsidR="008A64F3" w:rsidRPr="007D7FC5" w:rsidRDefault="008A64F3" w:rsidP="00A40483">
            <w:pPr>
              <w:rPr>
                <w:rFonts w:cs="Arial"/>
                <w:sz w:val="20"/>
                <w:szCs w:val="20"/>
              </w:rPr>
            </w:pPr>
          </w:p>
        </w:tc>
        <w:tc>
          <w:tcPr>
            <w:tcW w:w="812" w:type="dxa"/>
            <w:vMerge/>
          </w:tcPr>
          <w:p w14:paraId="6AD988F1" w14:textId="77777777" w:rsidR="008A64F3" w:rsidRPr="007D7FC5" w:rsidRDefault="008A64F3" w:rsidP="00A40483">
            <w:pPr>
              <w:rPr>
                <w:rFonts w:cs="Arial"/>
                <w:sz w:val="20"/>
                <w:szCs w:val="20"/>
              </w:rPr>
            </w:pPr>
          </w:p>
        </w:tc>
        <w:tc>
          <w:tcPr>
            <w:tcW w:w="810" w:type="dxa"/>
          </w:tcPr>
          <w:p w14:paraId="366777BF"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3A699E0C" w14:textId="77777777" w:rsidR="008A64F3" w:rsidRPr="007D7FC5" w:rsidRDefault="008A64F3" w:rsidP="00A40483">
            <w:pPr>
              <w:rPr>
                <w:rFonts w:cs="Arial"/>
                <w:sz w:val="20"/>
                <w:szCs w:val="20"/>
              </w:rPr>
            </w:pPr>
            <w:r w:rsidRPr="007D7FC5">
              <w:rPr>
                <w:rFonts w:cs="Calibri"/>
                <w:color w:val="000000"/>
                <w:sz w:val="20"/>
                <w:szCs w:val="20"/>
              </w:rPr>
              <w:t>4.3004</w:t>
            </w:r>
          </w:p>
        </w:tc>
        <w:tc>
          <w:tcPr>
            <w:tcW w:w="1080" w:type="dxa"/>
            <w:vAlign w:val="bottom"/>
          </w:tcPr>
          <w:p w14:paraId="00E10D07" w14:textId="77777777" w:rsidR="008A64F3" w:rsidRPr="007D7FC5" w:rsidRDefault="008A64F3" w:rsidP="00A40483">
            <w:pPr>
              <w:rPr>
                <w:rFonts w:cs="Arial"/>
                <w:sz w:val="20"/>
                <w:szCs w:val="20"/>
              </w:rPr>
            </w:pPr>
            <w:r w:rsidRPr="007D7FC5">
              <w:rPr>
                <w:rFonts w:cs="Calibri"/>
                <w:color w:val="000000"/>
                <w:sz w:val="20"/>
                <w:szCs w:val="20"/>
              </w:rPr>
              <w:t>3</w:t>
            </w:r>
          </w:p>
        </w:tc>
        <w:tc>
          <w:tcPr>
            <w:tcW w:w="990" w:type="dxa"/>
            <w:vAlign w:val="bottom"/>
          </w:tcPr>
          <w:p w14:paraId="54BD70C7" w14:textId="77777777" w:rsidR="008A64F3" w:rsidRPr="007D7FC5" w:rsidRDefault="008A64F3" w:rsidP="00A40483">
            <w:pPr>
              <w:rPr>
                <w:rFonts w:cs="Arial"/>
                <w:sz w:val="20"/>
                <w:szCs w:val="20"/>
              </w:rPr>
            </w:pPr>
            <w:r w:rsidRPr="007D7FC5">
              <w:rPr>
                <w:rFonts w:cs="Calibri"/>
                <w:color w:val="000000"/>
                <w:sz w:val="20"/>
                <w:szCs w:val="20"/>
              </w:rPr>
              <w:t>4</w:t>
            </w:r>
          </w:p>
        </w:tc>
        <w:tc>
          <w:tcPr>
            <w:tcW w:w="990" w:type="dxa"/>
            <w:vAlign w:val="bottom"/>
          </w:tcPr>
          <w:p w14:paraId="029C54B8" w14:textId="77777777" w:rsidR="008A64F3" w:rsidRPr="007D7FC5" w:rsidRDefault="008A64F3" w:rsidP="00A40483">
            <w:pPr>
              <w:rPr>
                <w:rFonts w:cs="Arial"/>
                <w:sz w:val="20"/>
                <w:szCs w:val="20"/>
              </w:rPr>
            </w:pPr>
            <w:r w:rsidRPr="007D7FC5">
              <w:rPr>
                <w:rFonts w:cs="Calibri"/>
                <w:color w:val="000000"/>
                <w:sz w:val="20"/>
                <w:szCs w:val="20"/>
              </w:rPr>
              <w:t>5.4</w:t>
            </w:r>
          </w:p>
        </w:tc>
        <w:tc>
          <w:tcPr>
            <w:tcW w:w="917" w:type="dxa"/>
            <w:vMerge/>
          </w:tcPr>
          <w:p w14:paraId="426ACE4A" w14:textId="77777777" w:rsidR="008A64F3" w:rsidRPr="007D7FC5" w:rsidRDefault="008A64F3" w:rsidP="00A40483">
            <w:pPr>
              <w:rPr>
                <w:rFonts w:cs="Arial"/>
                <w:sz w:val="20"/>
                <w:szCs w:val="20"/>
              </w:rPr>
            </w:pPr>
          </w:p>
        </w:tc>
      </w:tr>
      <w:tr w:rsidR="008A64F3" w:rsidRPr="007D7FC5" w14:paraId="75F5CB3B" w14:textId="77777777" w:rsidTr="00C4003F">
        <w:tc>
          <w:tcPr>
            <w:tcW w:w="990" w:type="dxa"/>
            <w:vMerge/>
          </w:tcPr>
          <w:p w14:paraId="34CDF477"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183E20B5" w14:textId="77777777" w:rsidR="001F44E2" w:rsidRDefault="008A64F3" w:rsidP="00A40483">
            <w:pPr>
              <w:rPr>
                <w:rFonts w:eastAsia="Times New Roman" w:cs="Times New Roman"/>
                <w:color w:val="000000"/>
                <w:kern w:val="0"/>
                <w:sz w:val="20"/>
                <w:szCs w:val="20"/>
                <w14:ligatures w14:val="none"/>
              </w:rPr>
            </w:pPr>
            <w:proofErr w:type="spellStart"/>
            <w:r w:rsidRPr="007D7FC5">
              <w:rPr>
                <w:rFonts w:eastAsia="Times New Roman" w:cs="Times New Roman"/>
                <w:color w:val="000000"/>
                <w:kern w:val="0"/>
                <w:sz w:val="20"/>
                <w:szCs w:val="20"/>
                <w14:ligatures w14:val="none"/>
              </w:rPr>
              <w:t>RAVLT_perc</w:t>
            </w:r>
            <w:proofErr w:type="spellEnd"/>
            <w:r w:rsidRPr="007D7FC5">
              <w:rPr>
                <w:rFonts w:eastAsia="Times New Roman" w:cs="Times New Roman"/>
                <w:color w:val="000000"/>
                <w:kern w:val="0"/>
                <w:sz w:val="20"/>
                <w:szCs w:val="20"/>
                <w14:ligatures w14:val="none"/>
              </w:rPr>
              <w:t>_</w:t>
            </w:r>
          </w:p>
          <w:p w14:paraId="5C28523E" w14:textId="77ABE35B"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forgetting</w:t>
            </w:r>
          </w:p>
        </w:tc>
        <w:tc>
          <w:tcPr>
            <w:tcW w:w="720" w:type="dxa"/>
            <w:vMerge w:val="restart"/>
          </w:tcPr>
          <w:p w14:paraId="11E80CA3" w14:textId="77777777" w:rsidR="008A64F3" w:rsidRPr="007D7FC5" w:rsidRDefault="008A64F3" w:rsidP="00A40483">
            <w:pPr>
              <w:rPr>
                <w:rFonts w:cs="Arial"/>
                <w:sz w:val="20"/>
                <w:szCs w:val="20"/>
              </w:rPr>
            </w:pPr>
            <w:r w:rsidRPr="007D7FC5">
              <w:rPr>
                <w:rFonts w:cs="Arial"/>
                <w:sz w:val="20"/>
                <w:szCs w:val="20"/>
              </w:rPr>
              <w:t>2023</w:t>
            </w:r>
          </w:p>
        </w:tc>
        <w:tc>
          <w:tcPr>
            <w:tcW w:w="812" w:type="dxa"/>
            <w:vMerge w:val="restart"/>
          </w:tcPr>
          <w:p w14:paraId="0E398336" w14:textId="77777777" w:rsidR="008A64F3" w:rsidRPr="007D7FC5" w:rsidRDefault="008A64F3" w:rsidP="00A40483">
            <w:pPr>
              <w:rPr>
                <w:rFonts w:cs="Arial"/>
                <w:sz w:val="20"/>
                <w:szCs w:val="20"/>
              </w:rPr>
            </w:pPr>
            <w:r w:rsidRPr="007D7FC5">
              <w:rPr>
                <w:rFonts w:cs="Arial"/>
                <w:sz w:val="20"/>
                <w:szCs w:val="20"/>
              </w:rPr>
              <w:t>150</w:t>
            </w:r>
          </w:p>
        </w:tc>
        <w:tc>
          <w:tcPr>
            <w:tcW w:w="810" w:type="dxa"/>
          </w:tcPr>
          <w:p w14:paraId="4F6B78B8"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69031D55" w14:textId="77777777" w:rsidR="008A64F3" w:rsidRPr="007D7FC5" w:rsidRDefault="008A64F3" w:rsidP="00A40483">
            <w:pPr>
              <w:rPr>
                <w:rFonts w:cs="Arial"/>
                <w:sz w:val="20"/>
                <w:szCs w:val="20"/>
              </w:rPr>
            </w:pPr>
            <w:r w:rsidRPr="007D7FC5">
              <w:rPr>
                <w:rFonts w:cs="Calibri"/>
                <w:color w:val="000000"/>
                <w:sz w:val="20"/>
                <w:szCs w:val="20"/>
              </w:rPr>
              <w:t>32.035</w:t>
            </w:r>
          </w:p>
        </w:tc>
        <w:tc>
          <w:tcPr>
            <w:tcW w:w="1080" w:type="dxa"/>
            <w:vAlign w:val="bottom"/>
          </w:tcPr>
          <w:p w14:paraId="378934B3" w14:textId="77777777" w:rsidR="008A64F3" w:rsidRPr="007D7FC5" w:rsidRDefault="008A64F3" w:rsidP="00A40483">
            <w:pPr>
              <w:rPr>
                <w:rFonts w:cs="Arial"/>
                <w:sz w:val="20"/>
                <w:szCs w:val="20"/>
              </w:rPr>
            </w:pPr>
            <w:r w:rsidRPr="007D7FC5">
              <w:rPr>
                <w:rFonts w:cs="Calibri"/>
                <w:color w:val="000000"/>
                <w:sz w:val="20"/>
                <w:szCs w:val="20"/>
              </w:rPr>
              <w:t>13.333</w:t>
            </w:r>
          </w:p>
        </w:tc>
        <w:tc>
          <w:tcPr>
            <w:tcW w:w="990" w:type="dxa"/>
            <w:vAlign w:val="bottom"/>
          </w:tcPr>
          <w:p w14:paraId="25B7834E" w14:textId="77777777" w:rsidR="008A64F3" w:rsidRPr="007D7FC5" w:rsidRDefault="008A64F3" w:rsidP="00A40483">
            <w:pPr>
              <w:rPr>
                <w:rFonts w:cs="Arial"/>
                <w:sz w:val="20"/>
                <w:szCs w:val="20"/>
              </w:rPr>
            </w:pPr>
            <w:r w:rsidRPr="007D7FC5">
              <w:rPr>
                <w:rFonts w:cs="Calibri"/>
                <w:color w:val="000000"/>
                <w:sz w:val="20"/>
                <w:szCs w:val="20"/>
              </w:rPr>
              <w:t>28.571</w:t>
            </w:r>
          </w:p>
        </w:tc>
        <w:tc>
          <w:tcPr>
            <w:tcW w:w="990" w:type="dxa"/>
            <w:vAlign w:val="bottom"/>
          </w:tcPr>
          <w:p w14:paraId="0C351DBB" w14:textId="77777777" w:rsidR="008A64F3" w:rsidRPr="007D7FC5" w:rsidRDefault="008A64F3" w:rsidP="00A40483">
            <w:pPr>
              <w:rPr>
                <w:rFonts w:cs="Arial"/>
                <w:sz w:val="20"/>
                <w:szCs w:val="20"/>
              </w:rPr>
            </w:pPr>
            <w:r w:rsidRPr="007D7FC5">
              <w:rPr>
                <w:rFonts w:cs="Calibri"/>
                <w:color w:val="000000"/>
                <w:sz w:val="20"/>
                <w:szCs w:val="20"/>
              </w:rPr>
              <w:t>50</w:t>
            </w:r>
          </w:p>
        </w:tc>
        <w:tc>
          <w:tcPr>
            <w:tcW w:w="917" w:type="dxa"/>
            <w:vMerge w:val="restart"/>
          </w:tcPr>
          <w:p w14:paraId="6CC252F7" w14:textId="77777777" w:rsidR="008A64F3" w:rsidRPr="007D7FC5" w:rsidRDefault="008A64F3" w:rsidP="00A40483">
            <w:pPr>
              <w:rPr>
                <w:rFonts w:cs="Arial"/>
                <w:sz w:val="20"/>
                <w:szCs w:val="20"/>
              </w:rPr>
            </w:pPr>
            <w:r w:rsidRPr="007D7FC5">
              <w:rPr>
                <w:rFonts w:cs="Arial"/>
                <w:sz w:val="20"/>
                <w:szCs w:val="20"/>
              </w:rPr>
              <w:t>1873</w:t>
            </w:r>
          </w:p>
        </w:tc>
      </w:tr>
      <w:tr w:rsidR="008A64F3" w:rsidRPr="007D7FC5" w14:paraId="744342A8" w14:textId="77777777" w:rsidTr="00C4003F">
        <w:tc>
          <w:tcPr>
            <w:tcW w:w="990" w:type="dxa"/>
            <w:vMerge/>
          </w:tcPr>
          <w:p w14:paraId="7182A039"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3B49AC69"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1467FBCF" w14:textId="77777777" w:rsidR="008A64F3" w:rsidRPr="007D7FC5" w:rsidRDefault="008A64F3" w:rsidP="00A40483">
            <w:pPr>
              <w:rPr>
                <w:rFonts w:cs="Arial"/>
                <w:sz w:val="20"/>
                <w:szCs w:val="20"/>
              </w:rPr>
            </w:pPr>
          </w:p>
        </w:tc>
        <w:tc>
          <w:tcPr>
            <w:tcW w:w="812" w:type="dxa"/>
            <w:vMerge/>
          </w:tcPr>
          <w:p w14:paraId="7433E87F" w14:textId="77777777" w:rsidR="008A64F3" w:rsidRPr="007D7FC5" w:rsidRDefault="008A64F3" w:rsidP="00A40483">
            <w:pPr>
              <w:rPr>
                <w:rFonts w:cs="Arial"/>
                <w:sz w:val="20"/>
                <w:szCs w:val="20"/>
              </w:rPr>
            </w:pPr>
          </w:p>
        </w:tc>
        <w:tc>
          <w:tcPr>
            <w:tcW w:w="810" w:type="dxa"/>
          </w:tcPr>
          <w:p w14:paraId="066B481A"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5CB9B994" w14:textId="77777777" w:rsidR="008A64F3" w:rsidRPr="007D7FC5" w:rsidRDefault="008A64F3" w:rsidP="00A40483">
            <w:pPr>
              <w:rPr>
                <w:rFonts w:cs="Arial"/>
                <w:sz w:val="20"/>
                <w:szCs w:val="20"/>
              </w:rPr>
            </w:pPr>
            <w:r w:rsidRPr="007D7FC5">
              <w:rPr>
                <w:rFonts w:cs="Calibri"/>
                <w:color w:val="000000"/>
                <w:sz w:val="20"/>
                <w:szCs w:val="20"/>
              </w:rPr>
              <w:t>61.206</w:t>
            </w:r>
          </w:p>
        </w:tc>
        <w:tc>
          <w:tcPr>
            <w:tcW w:w="1080" w:type="dxa"/>
            <w:vAlign w:val="bottom"/>
          </w:tcPr>
          <w:p w14:paraId="5C113C14" w14:textId="77777777" w:rsidR="008A64F3" w:rsidRPr="007D7FC5" w:rsidRDefault="008A64F3" w:rsidP="00A40483">
            <w:pPr>
              <w:rPr>
                <w:rFonts w:cs="Arial"/>
                <w:sz w:val="20"/>
                <w:szCs w:val="20"/>
              </w:rPr>
            </w:pPr>
            <w:r w:rsidRPr="007D7FC5">
              <w:rPr>
                <w:rFonts w:cs="Calibri"/>
                <w:color w:val="000000"/>
                <w:sz w:val="20"/>
                <w:szCs w:val="20"/>
              </w:rPr>
              <w:t>36.364</w:t>
            </w:r>
          </w:p>
        </w:tc>
        <w:tc>
          <w:tcPr>
            <w:tcW w:w="990" w:type="dxa"/>
            <w:vAlign w:val="bottom"/>
          </w:tcPr>
          <w:p w14:paraId="1C3AB8E3" w14:textId="77777777" w:rsidR="008A64F3" w:rsidRPr="007D7FC5" w:rsidRDefault="008A64F3" w:rsidP="00A40483">
            <w:pPr>
              <w:rPr>
                <w:rFonts w:cs="Arial"/>
                <w:sz w:val="20"/>
                <w:szCs w:val="20"/>
              </w:rPr>
            </w:pPr>
            <w:r w:rsidRPr="007D7FC5">
              <w:rPr>
                <w:rFonts w:cs="Calibri"/>
                <w:color w:val="000000"/>
                <w:sz w:val="20"/>
                <w:szCs w:val="20"/>
              </w:rPr>
              <w:t>62.5</w:t>
            </w:r>
          </w:p>
        </w:tc>
        <w:tc>
          <w:tcPr>
            <w:tcW w:w="990" w:type="dxa"/>
            <w:vAlign w:val="bottom"/>
          </w:tcPr>
          <w:p w14:paraId="13D3AC57" w14:textId="77777777" w:rsidR="008A64F3" w:rsidRPr="007D7FC5" w:rsidRDefault="008A64F3" w:rsidP="00A40483">
            <w:pPr>
              <w:rPr>
                <w:rFonts w:cs="Arial"/>
                <w:sz w:val="20"/>
                <w:szCs w:val="20"/>
              </w:rPr>
            </w:pPr>
            <w:r w:rsidRPr="007D7FC5">
              <w:rPr>
                <w:rFonts w:cs="Calibri"/>
                <w:color w:val="000000"/>
                <w:sz w:val="20"/>
                <w:szCs w:val="20"/>
              </w:rPr>
              <w:t>100</w:t>
            </w:r>
          </w:p>
        </w:tc>
        <w:tc>
          <w:tcPr>
            <w:tcW w:w="917" w:type="dxa"/>
            <w:vMerge/>
          </w:tcPr>
          <w:p w14:paraId="3A875135" w14:textId="77777777" w:rsidR="008A64F3" w:rsidRPr="007D7FC5" w:rsidRDefault="008A64F3" w:rsidP="00A40483">
            <w:pPr>
              <w:rPr>
                <w:rFonts w:cs="Arial"/>
                <w:sz w:val="20"/>
                <w:szCs w:val="20"/>
              </w:rPr>
            </w:pPr>
          </w:p>
        </w:tc>
      </w:tr>
      <w:tr w:rsidR="008A64F3" w:rsidRPr="007D7FC5" w14:paraId="780FE465" w14:textId="77777777" w:rsidTr="00C4003F">
        <w:tc>
          <w:tcPr>
            <w:tcW w:w="990" w:type="dxa"/>
            <w:vMerge/>
          </w:tcPr>
          <w:p w14:paraId="53611028"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4DB5A260"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4C232087" w14:textId="77777777" w:rsidR="008A64F3" w:rsidRPr="007D7FC5" w:rsidRDefault="008A64F3" w:rsidP="00A40483">
            <w:pPr>
              <w:rPr>
                <w:rFonts w:cs="Arial"/>
                <w:sz w:val="20"/>
                <w:szCs w:val="20"/>
              </w:rPr>
            </w:pPr>
          </w:p>
        </w:tc>
        <w:tc>
          <w:tcPr>
            <w:tcW w:w="812" w:type="dxa"/>
            <w:vMerge/>
          </w:tcPr>
          <w:p w14:paraId="7AA3CB35" w14:textId="77777777" w:rsidR="008A64F3" w:rsidRPr="007D7FC5" w:rsidRDefault="008A64F3" w:rsidP="00A40483">
            <w:pPr>
              <w:rPr>
                <w:rFonts w:cs="Arial"/>
                <w:sz w:val="20"/>
                <w:szCs w:val="20"/>
              </w:rPr>
            </w:pPr>
          </w:p>
        </w:tc>
        <w:tc>
          <w:tcPr>
            <w:tcW w:w="810" w:type="dxa"/>
          </w:tcPr>
          <w:p w14:paraId="78B7AD3B"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397DAFBD" w14:textId="77777777" w:rsidR="008A64F3" w:rsidRPr="007D7FC5" w:rsidRDefault="008A64F3" w:rsidP="00A40483">
            <w:pPr>
              <w:rPr>
                <w:rFonts w:cs="Arial"/>
                <w:sz w:val="20"/>
                <w:szCs w:val="20"/>
              </w:rPr>
            </w:pPr>
            <w:r w:rsidRPr="007D7FC5">
              <w:rPr>
                <w:rFonts w:cs="Calibri"/>
                <w:color w:val="000000"/>
                <w:sz w:val="20"/>
                <w:szCs w:val="20"/>
              </w:rPr>
              <w:t>93.198</w:t>
            </w:r>
          </w:p>
        </w:tc>
        <w:tc>
          <w:tcPr>
            <w:tcW w:w="1080" w:type="dxa"/>
            <w:vAlign w:val="bottom"/>
          </w:tcPr>
          <w:p w14:paraId="25CBB084" w14:textId="77777777" w:rsidR="008A64F3" w:rsidRPr="007D7FC5" w:rsidRDefault="008A64F3" w:rsidP="00A40483">
            <w:pPr>
              <w:rPr>
                <w:rFonts w:cs="Arial"/>
                <w:sz w:val="20"/>
                <w:szCs w:val="20"/>
              </w:rPr>
            </w:pPr>
            <w:r w:rsidRPr="007D7FC5">
              <w:rPr>
                <w:rFonts w:cs="Calibri"/>
                <w:color w:val="000000"/>
                <w:sz w:val="20"/>
                <w:szCs w:val="20"/>
              </w:rPr>
              <w:t>100</w:t>
            </w:r>
          </w:p>
        </w:tc>
        <w:tc>
          <w:tcPr>
            <w:tcW w:w="990" w:type="dxa"/>
            <w:vAlign w:val="bottom"/>
          </w:tcPr>
          <w:p w14:paraId="123F7D0A" w14:textId="77777777" w:rsidR="008A64F3" w:rsidRPr="007D7FC5" w:rsidRDefault="008A64F3" w:rsidP="00A40483">
            <w:pPr>
              <w:rPr>
                <w:rFonts w:cs="Arial"/>
                <w:sz w:val="20"/>
                <w:szCs w:val="20"/>
              </w:rPr>
            </w:pPr>
            <w:r w:rsidRPr="007D7FC5">
              <w:rPr>
                <w:rFonts w:cs="Calibri"/>
                <w:color w:val="000000"/>
                <w:sz w:val="20"/>
                <w:szCs w:val="20"/>
              </w:rPr>
              <w:t>100</w:t>
            </w:r>
          </w:p>
        </w:tc>
        <w:tc>
          <w:tcPr>
            <w:tcW w:w="990" w:type="dxa"/>
            <w:vAlign w:val="bottom"/>
          </w:tcPr>
          <w:p w14:paraId="28ACAE3E" w14:textId="77777777" w:rsidR="008A64F3" w:rsidRPr="007D7FC5" w:rsidRDefault="008A64F3" w:rsidP="00A40483">
            <w:pPr>
              <w:rPr>
                <w:rFonts w:cs="Arial"/>
                <w:sz w:val="20"/>
                <w:szCs w:val="20"/>
              </w:rPr>
            </w:pPr>
            <w:r w:rsidRPr="007D7FC5">
              <w:rPr>
                <w:rFonts w:cs="Calibri"/>
                <w:color w:val="000000"/>
                <w:sz w:val="20"/>
                <w:szCs w:val="20"/>
              </w:rPr>
              <w:t>100</w:t>
            </w:r>
          </w:p>
        </w:tc>
        <w:tc>
          <w:tcPr>
            <w:tcW w:w="917" w:type="dxa"/>
            <w:vMerge/>
          </w:tcPr>
          <w:p w14:paraId="03A5508D" w14:textId="77777777" w:rsidR="008A64F3" w:rsidRPr="007D7FC5" w:rsidRDefault="008A64F3" w:rsidP="00A40483">
            <w:pPr>
              <w:rPr>
                <w:rFonts w:cs="Arial"/>
                <w:sz w:val="20"/>
                <w:szCs w:val="20"/>
              </w:rPr>
            </w:pPr>
          </w:p>
        </w:tc>
      </w:tr>
      <w:tr w:rsidR="008A64F3" w:rsidRPr="007D7FC5" w14:paraId="0BCDE1FE" w14:textId="77777777" w:rsidTr="00C4003F">
        <w:tc>
          <w:tcPr>
            <w:tcW w:w="990" w:type="dxa"/>
            <w:vMerge/>
          </w:tcPr>
          <w:p w14:paraId="14B9F938"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3D9A9D01"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FAQ</w:t>
            </w:r>
          </w:p>
        </w:tc>
        <w:tc>
          <w:tcPr>
            <w:tcW w:w="720" w:type="dxa"/>
            <w:vMerge w:val="restart"/>
          </w:tcPr>
          <w:p w14:paraId="6F860A06" w14:textId="77777777" w:rsidR="008A64F3" w:rsidRPr="007D7FC5" w:rsidRDefault="008A64F3" w:rsidP="00A40483">
            <w:pPr>
              <w:rPr>
                <w:rFonts w:cs="Arial"/>
                <w:sz w:val="20"/>
                <w:szCs w:val="20"/>
              </w:rPr>
            </w:pPr>
            <w:r w:rsidRPr="007D7FC5">
              <w:rPr>
                <w:rFonts w:cs="Arial"/>
                <w:sz w:val="20"/>
                <w:szCs w:val="20"/>
              </w:rPr>
              <w:t>34</w:t>
            </w:r>
          </w:p>
        </w:tc>
        <w:tc>
          <w:tcPr>
            <w:tcW w:w="812" w:type="dxa"/>
            <w:vMerge w:val="restart"/>
          </w:tcPr>
          <w:p w14:paraId="043B8025" w14:textId="77777777" w:rsidR="008A64F3" w:rsidRPr="007D7FC5" w:rsidRDefault="008A64F3" w:rsidP="00A40483">
            <w:pPr>
              <w:rPr>
                <w:rFonts w:cs="Arial"/>
                <w:sz w:val="20"/>
                <w:szCs w:val="20"/>
              </w:rPr>
            </w:pPr>
            <w:r w:rsidRPr="007D7FC5">
              <w:rPr>
                <w:rFonts w:cs="Arial"/>
                <w:sz w:val="20"/>
                <w:szCs w:val="20"/>
              </w:rPr>
              <w:t>27</w:t>
            </w:r>
          </w:p>
        </w:tc>
        <w:tc>
          <w:tcPr>
            <w:tcW w:w="810" w:type="dxa"/>
          </w:tcPr>
          <w:p w14:paraId="79AFB792"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65225BB7" w14:textId="77777777" w:rsidR="008A64F3" w:rsidRPr="007D7FC5" w:rsidRDefault="008A64F3" w:rsidP="00A40483">
            <w:pPr>
              <w:rPr>
                <w:rFonts w:cs="Arial"/>
                <w:sz w:val="20"/>
                <w:szCs w:val="20"/>
              </w:rPr>
            </w:pPr>
            <w:r w:rsidRPr="007D7FC5">
              <w:rPr>
                <w:rFonts w:cs="Calibri"/>
                <w:color w:val="000000"/>
                <w:sz w:val="20"/>
                <w:szCs w:val="20"/>
              </w:rPr>
              <w:t>0.2173</w:t>
            </w:r>
          </w:p>
        </w:tc>
        <w:tc>
          <w:tcPr>
            <w:tcW w:w="1080" w:type="dxa"/>
            <w:vAlign w:val="bottom"/>
          </w:tcPr>
          <w:p w14:paraId="72256919"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203DDA52"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7FED478A" w14:textId="77777777" w:rsidR="008A64F3" w:rsidRPr="007D7FC5" w:rsidRDefault="008A64F3" w:rsidP="00A40483">
            <w:pPr>
              <w:rPr>
                <w:rFonts w:cs="Arial"/>
                <w:sz w:val="20"/>
                <w:szCs w:val="20"/>
              </w:rPr>
            </w:pPr>
            <w:r w:rsidRPr="007D7FC5">
              <w:rPr>
                <w:rFonts w:cs="Calibri"/>
                <w:color w:val="000000"/>
                <w:sz w:val="20"/>
                <w:szCs w:val="20"/>
              </w:rPr>
              <w:t>0</w:t>
            </w:r>
          </w:p>
        </w:tc>
        <w:tc>
          <w:tcPr>
            <w:tcW w:w="917" w:type="dxa"/>
            <w:vMerge w:val="restart"/>
          </w:tcPr>
          <w:p w14:paraId="4CDE6B79" w14:textId="77777777" w:rsidR="008A64F3" w:rsidRPr="007D7FC5" w:rsidRDefault="008A64F3" w:rsidP="00A40483">
            <w:pPr>
              <w:rPr>
                <w:rFonts w:cs="Arial"/>
                <w:sz w:val="20"/>
                <w:szCs w:val="20"/>
              </w:rPr>
            </w:pPr>
            <w:r w:rsidRPr="007D7FC5">
              <w:rPr>
                <w:rFonts w:cs="Arial"/>
                <w:sz w:val="20"/>
                <w:szCs w:val="20"/>
              </w:rPr>
              <w:t>7</w:t>
            </w:r>
          </w:p>
        </w:tc>
      </w:tr>
      <w:tr w:rsidR="008A64F3" w:rsidRPr="007D7FC5" w14:paraId="42161E67" w14:textId="77777777" w:rsidTr="00C4003F">
        <w:tc>
          <w:tcPr>
            <w:tcW w:w="990" w:type="dxa"/>
            <w:vMerge/>
          </w:tcPr>
          <w:p w14:paraId="7463895D"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999A88D"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6E3F521" w14:textId="77777777" w:rsidR="008A64F3" w:rsidRPr="007D7FC5" w:rsidRDefault="008A64F3" w:rsidP="00A40483">
            <w:pPr>
              <w:rPr>
                <w:rFonts w:cs="Arial"/>
                <w:sz w:val="20"/>
                <w:szCs w:val="20"/>
              </w:rPr>
            </w:pPr>
          </w:p>
        </w:tc>
        <w:tc>
          <w:tcPr>
            <w:tcW w:w="812" w:type="dxa"/>
            <w:vMerge/>
          </w:tcPr>
          <w:p w14:paraId="723FA689" w14:textId="77777777" w:rsidR="008A64F3" w:rsidRPr="007D7FC5" w:rsidRDefault="008A64F3" w:rsidP="00A40483">
            <w:pPr>
              <w:rPr>
                <w:rFonts w:cs="Arial"/>
                <w:sz w:val="20"/>
                <w:szCs w:val="20"/>
              </w:rPr>
            </w:pPr>
          </w:p>
        </w:tc>
        <w:tc>
          <w:tcPr>
            <w:tcW w:w="810" w:type="dxa"/>
          </w:tcPr>
          <w:p w14:paraId="0EE4D4C7"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7BC38545" w14:textId="77777777" w:rsidR="008A64F3" w:rsidRPr="007D7FC5" w:rsidRDefault="008A64F3" w:rsidP="00A40483">
            <w:pPr>
              <w:rPr>
                <w:rFonts w:cs="Arial"/>
                <w:sz w:val="20"/>
                <w:szCs w:val="20"/>
              </w:rPr>
            </w:pPr>
            <w:r w:rsidRPr="007D7FC5">
              <w:rPr>
                <w:rFonts w:cs="Calibri"/>
                <w:color w:val="000000"/>
                <w:sz w:val="20"/>
                <w:szCs w:val="20"/>
              </w:rPr>
              <w:t>3.313</w:t>
            </w:r>
          </w:p>
        </w:tc>
        <w:tc>
          <w:tcPr>
            <w:tcW w:w="1080" w:type="dxa"/>
            <w:vAlign w:val="bottom"/>
          </w:tcPr>
          <w:p w14:paraId="16DCA400"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298C5843" w14:textId="77777777" w:rsidR="008A64F3" w:rsidRPr="007D7FC5" w:rsidRDefault="008A64F3" w:rsidP="00A40483">
            <w:pPr>
              <w:rPr>
                <w:rFonts w:cs="Arial"/>
                <w:sz w:val="20"/>
                <w:szCs w:val="20"/>
              </w:rPr>
            </w:pPr>
            <w:r w:rsidRPr="007D7FC5">
              <w:rPr>
                <w:rFonts w:cs="Calibri"/>
                <w:color w:val="000000"/>
                <w:sz w:val="20"/>
                <w:szCs w:val="20"/>
              </w:rPr>
              <w:t>2</w:t>
            </w:r>
          </w:p>
        </w:tc>
        <w:tc>
          <w:tcPr>
            <w:tcW w:w="990" w:type="dxa"/>
            <w:vAlign w:val="bottom"/>
          </w:tcPr>
          <w:p w14:paraId="0822C807" w14:textId="77777777" w:rsidR="008A64F3" w:rsidRPr="007D7FC5" w:rsidRDefault="008A64F3" w:rsidP="00A40483">
            <w:pPr>
              <w:rPr>
                <w:rFonts w:cs="Arial"/>
                <w:sz w:val="20"/>
                <w:szCs w:val="20"/>
              </w:rPr>
            </w:pPr>
            <w:r w:rsidRPr="007D7FC5">
              <w:rPr>
                <w:rFonts w:cs="Calibri"/>
                <w:color w:val="000000"/>
                <w:sz w:val="20"/>
                <w:szCs w:val="20"/>
              </w:rPr>
              <w:t>5</w:t>
            </w:r>
          </w:p>
        </w:tc>
        <w:tc>
          <w:tcPr>
            <w:tcW w:w="917" w:type="dxa"/>
            <w:vMerge/>
          </w:tcPr>
          <w:p w14:paraId="3960652C" w14:textId="77777777" w:rsidR="008A64F3" w:rsidRPr="007D7FC5" w:rsidRDefault="008A64F3" w:rsidP="00A40483">
            <w:pPr>
              <w:rPr>
                <w:rFonts w:cs="Arial"/>
                <w:sz w:val="20"/>
                <w:szCs w:val="20"/>
              </w:rPr>
            </w:pPr>
          </w:p>
        </w:tc>
      </w:tr>
      <w:tr w:rsidR="008A64F3" w:rsidRPr="007D7FC5" w14:paraId="30E7A74A" w14:textId="77777777" w:rsidTr="00C4003F">
        <w:tc>
          <w:tcPr>
            <w:tcW w:w="990" w:type="dxa"/>
            <w:vMerge/>
          </w:tcPr>
          <w:p w14:paraId="659931F4"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411E43FE"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412345C2" w14:textId="77777777" w:rsidR="008A64F3" w:rsidRPr="007D7FC5" w:rsidRDefault="008A64F3" w:rsidP="00A40483">
            <w:pPr>
              <w:rPr>
                <w:rFonts w:cs="Arial"/>
                <w:sz w:val="20"/>
                <w:szCs w:val="20"/>
              </w:rPr>
            </w:pPr>
          </w:p>
        </w:tc>
        <w:tc>
          <w:tcPr>
            <w:tcW w:w="812" w:type="dxa"/>
            <w:vMerge/>
          </w:tcPr>
          <w:p w14:paraId="0137FF31" w14:textId="77777777" w:rsidR="008A64F3" w:rsidRPr="007D7FC5" w:rsidRDefault="008A64F3" w:rsidP="00A40483">
            <w:pPr>
              <w:rPr>
                <w:rFonts w:cs="Arial"/>
                <w:sz w:val="20"/>
                <w:szCs w:val="20"/>
              </w:rPr>
            </w:pPr>
          </w:p>
        </w:tc>
        <w:tc>
          <w:tcPr>
            <w:tcW w:w="810" w:type="dxa"/>
          </w:tcPr>
          <w:p w14:paraId="5C45BADD"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7A1E95BC" w14:textId="77777777" w:rsidR="008A64F3" w:rsidRPr="007D7FC5" w:rsidRDefault="008A64F3" w:rsidP="00A40483">
            <w:pPr>
              <w:rPr>
                <w:rFonts w:cs="Arial"/>
                <w:sz w:val="20"/>
                <w:szCs w:val="20"/>
              </w:rPr>
            </w:pPr>
            <w:r w:rsidRPr="007D7FC5">
              <w:rPr>
                <w:rFonts w:cs="Calibri"/>
                <w:color w:val="000000"/>
                <w:sz w:val="20"/>
                <w:szCs w:val="20"/>
              </w:rPr>
              <w:t>16.384</w:t>
            </w:r>
          </w:p>
        </w:tc>
        <w:tc>
          <w:tcPr>
            <w:tcW w:w="1080" w:type="dxa"/>
            <w:vAlign w:val="bottom"/>
          </w:tcPr>
          <w:p w14:paraId="026356B8" w14:textId="77777777" w:rsidR="008A64F3" w:rsidRPr="007D7FC5" w:rsidRDefault="008A64F3" w:rsidP="00A40483">
            <w:pPr>
              <w:rPr>
                <w:rFonts w:cs="Arial"/>
                <w:sz w:val="20"/>
                <w:szCs w:val="20"/>
              </w:rPr>
            </w:pPr>
            <w:r w:rsidRPr="007D7FC5">
              <w:rPr>
                <w:rFonts w:cs="Calibri"/>
                <w:color w:val="000000"/>
                <w:sz w:val="20"/>
                <w:szCs w:val="20"/>
              </w:rPr>
              <w:t>11</w:t>
            </w:r>
          </w:p>
        </w:tc>
        <w:tc>
          <w:tcPr>
            <w:tcW w:w="990" w:type="dxa"/>
            <w:vAlign w:val="bottom"/>
          </w:tcPr>
          <w:p w14:paraId="3802896A" w14:textId="77777777" w:rsidR="008A64F3" w:rsidRPr="007D7FC5" w:rsidRDefault="008A64F3" w:rsidP="00A40483">
            <w:pPr>
              <w:rPr>
                <w:rFonts w:cs="Arial"/>
                <w:sz w:val="20"/>
                <w:szCs w:val="20"/>
              </w:rPr>
            </w:pPr>
            <w:r w:rsidRPr="007D7FC5">
              <w:rPr>
                <w:rFonts w:cs="Calibri"/>
                <w:color w:val="000000"/>
                <w:sz w:val="20"/>
                <w:szCs w:val="20"/>
              </w:rPr>
              <w:t>16.567</w:t>
            </w:r>
          </w:p>
        </w:tc>
        <w:tc>
          <w:tcPr>
            <w:tcW w:w="990" w:type="dxa"/>
            <w:vAlign w:val="bottom"/>
          </w:tcPr>
          <w:p w14:paraId="545E86AB" w14:textId="77777777" w:rsidR="008A64F3" w:rsidRPr="007D7FC5" w:rsidRDefault="008A64F3" w:rsidP="00A40483">
            <w:pPr>
              <w:rPr>
                <w:rFonts w:cs="Arial"/>
                <w:sz w:val="20"/>
                <w:szCs w:val="20"/>
              </w:rPr>
            </w:pPr>
            <w:r w:rsidRPr="007D7FC5">
              <w:rPr>
                <w:rFonts w:cs="Calibri"/>
                <w:color w:val="000000"/>
                <w:sz w:val="20"/>
                <w:szCs w:val="20"/>
              </w:rPr>
              <w:t>22</w:t>
            </w:r>
          </w:p>
        </w:tc>
        <w:tc>
          <w:tcPr>
            <w:tcW w:w="917" w:type="dxa"/>
            <w:vMerge/>
          </w:tcPr>
          <w:p w14:paraId="496132D3" w14:textId="77777777" w:rsidR="008A64F3" w:rsidRPr="007D7FC5" w:rsidRDefault="008A64F3" w:rsidP="00A40483">
            <w:pPr>
              <w:rPr>
                <w:rFonts w:cs="Arial"/>
                <w:sz w:val="20"/>
                <w:szCs w:val="20"/>
              </w:rPr>
            </w:pPr>
          </w:p>
        </w:tc>
      </w:tr>
      <w:tr w:rsidR="008A64F3" w:rsidRPr="007D7FC5" w14:paraId="48C26D28" w14:textId="77777777" w:rsidTr="00C4003F">
        <w:tc>
          <w:tcPr>
            <w:tcW w:w="990" w:type="dxa"/>
            <w:vMerge/>
          </w:tcPr>
          <w:p w14:paraId="4209852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0246A0CF"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MOCA</w:t>
            </w:r>
          </w:p>
        </w:tc>
        <w:tc>
          <w:tcPr>
            <w:tcW w:w="720" w:type="dxa"/>
            <w:vMerge w:val="restart"/>
          </w:tcPr>
          <w:p w14:paraId="6A93E509" w14:textId="77777777" w:rsidR="008A64F3" w:rsidRPr="007D7FC5" w:rsidRDefault="008A64F3" w:rsidP="00A40483">
            <w:pPr>
              <w:rPr>
                <w:rFonts w:cs="Arial"/>
                <w:sz w:val="20"/>
                <w:szCs w:val="20"/>
              </w:rPr>
            </w:pPr>
            <w:r w:rsidRPr="007D7FC5">
              <w:rPr>
                <w:rFonts w:cs="Arial"/>
                <w:sz w:val="20"/>
                <w:szCs w:val="20"/>
              </w:rPr>
              <w:t>2678</w:t>
            </w:r>
          </w:p>
        </w:tc>
        <w:tc>
          <w:tcPr>
            <w:tcW w:w="812" w:type="dxa"/>
            <w:vMerge w:val="restart"/>
          </w:tcPr>
          <w:p w14:paraId="46C6812F" w14:textId="77777777" w:rsidR="008A64F3" w:rsidRPr="007D7FC5" w:rsidRDefault="008A64F3" w:rsidP="00A40483">
            <w:pPr>
              <w:rPr>
                <w:rFonts w:cs="Arial"/>
                <w:sz w:val="20"/>
                <w:szCs w:val="20"/>
              </w:rPr>
            </w:pPr>
            <w:r w:rsidRPr="007D7FC5">
              <w:rPr>
                <w:rFonts w:cs="Arial"/>
                <w:sz w:val="20"/>
                <w:szCs w:val="20"/>
              </w:rPr>
              <w:t>822</w:t>
            </w:r>
          </w:p>
        </w:tc>
        <w:tc>
          <w:tcPr>
            <w:tcW w:w="810" w:type="dxa"/>
          </w:tcPr>
          <w:p w14:paraId="4856BCAB"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4290C8BC" w14:textId="77777777" w:rsidR="008A64F3" w:rsidRPr="007D7FC5" w:rsidRDefault="008A64F3" w:rsidP="00A40483">
            <w:pPr>
              <w:rPr>
                <w:rFonts w:cs="Arial"/>
                <w:sz w:val="20"/>
                <w:szCs w:val="20"/>
              </w:rPr>
            </w:pPr>
            <w:r w:rsidRPr="007D7FC5">
              <w:rPr>
                <w:rFonts w:cs="Calibri"/>
                <w:color w:val="000000"/>
                <w:sz w:val="20"/>
                <w:szCs w:val="20"/>
              </w:rPr>
              <w:t>26.1</w:t>
            </w:r>
          </w:p>
        </w:tc>
        <w:tc>
          <w:tcPr>
            <w:tcW w:w="1080" w:type="dxa"/>
            <w:vAlign w:val="bottom"/>
          </w:tcPr>
          <w:p w14:paraId="47719B41" w14:textId="77777777" w:rsidR="008A64F3" w:rsidRPr="007D7FC5" w:rsidRDefault="008A64F3" w:rsidP="00A40483">
            <w:pPr>
              <w:rPr>
                <w:rFonts w:cs="Arial"/>
                <w:sz w:val="20"/>
                <w:szCs w:val="20"/>
              </w:rPr>
            </w:pPr>
            <w:r w:rsidRPr="007D7FC5">
              <w:rPr>
                <w:rFonts w:cs="Calibri"/>
                <w:color w:val="000000"/>
                <w:sz w:val="20"/>
                <w:szCs w:val="20"/>
              </w:rPr>
              <w:t>24</w:t>
            </w:r>
          </w:p>
        </w:tc>
        <w:tc>
          <w:tcPr>
            <w:tcW w:w="990" w:type="dxa"/>
            <w:vAlign w:val="bottom"/>
          </w:tcPr>
          <w:p w14:paraId="6C5DE6F9" w14:textId="77777777" w:rsidR="008A64F3" w:rsidRPr="007D7FC5" w:rsidRDefault="008A64F3" w:rsidP="00A40483">
            <w:pPr>
              <w:rPr>
                <w:rFonts w:cs="Arial"/>
                <w:sz w:val="20"/>
                <w:szCs w:val="20"/>
              </w:rPr>
            </w:pPr>
            <w:r w:rsidRPr="007D7FC5">
              <w:rPr>
                <w:rFonts w:cs="Calibri"/>
                <w:color w:val="000000"/>
                <w:sz w:val="20"/>
                <w:szCs w:val="20"/>
              </w:rPr>
              <w:t>26</w:t>
            </w:r>
          </w:p>
        </w:tc>
        <w:tc>
          <w:tcPr>
            <w:tcW w:w="990" w:type="dxa"/>
            <w:vAlign w:val="bottom"/>
          </w:tcPr>
          <w:p w14:paraId="6972E0E8" w14:textId="77777777" w:rsidR="008A64F3" w:rsidRPr="007D7FC5" w:rsidRDefault="008A64F3" w:rsidP="00A40483">
            <w:pPr>
              <w:rPr>
                <w:rFonts w:cs="Arial"/>
                <w:sz w:val="20"/>
                <w:szCs w:val="20"/>
              </w:rPr>
            </w:pPr>
            <w:r w:rsidRPr="007D7FC5">
              <w:rPr>
                <w:rFonts w:cs="Calibri"/>
                <w:color w:val="000000"/>
                <w:sz w:val="20"/>
                <w:szCs w:val="20"/>
              </w:rPr>
              <w:t>28</w:t>
            </w:r>
          </w:p>
        </w:tc>
        <w:tc>
          <w:tcPr>
            <w:tcW w:w="917" w:type="dxa"/>
            <w:vMerge w:val="restart"/>
          </w:tcPr>
          <w:p w14:paraId="772B0742" w14:textId="77777777" w:rsidR="008A64F3" w:rsidRPr="007D7FC5" w:rsidRDefault="008A64F3" w:rsidP="00A40483">
            <w:pPr>
              <w:rPr>
                <w:rFonts w:cs="Arial"/>
                <w:sz w:val="20"/>
                <w:szCs w:val="20"/>
              </w:rPr>
            </w:pPr>
            <w:r w:rsidRPr="007D7FC5">
              <w:rPr>
                <w:rFonts w:cs="Arial"/>
                <w:sz w:val="20"/>
                <w:szCs w:val="20"/>
              </w:rPr>
              <w:t>1856</w:t>
            </w:r>
          </w:p>
        </w:tc>
      </w:tr>
      <w:tr w:rsidR="008A64F3" w:rsidRPr="007D7FC5" w14:paraId="21801B6F" w14:textId="77777777" w:rsidTr="00C4003F">
        <w:tc>
          <w:tcPr>
            <w:tcW w:w="990" w:type="dxa"/>
            <w:vMerge/>
          </w:tcPr>
          <w:p w14:paraId="65E26CDF"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3A77A2F2"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1AB2E207" w14:textId="77777777" w:rsidR="008A64F3" w:rsidRPr="007D7FC5" w:rsidRDefault="008A64F3" w:rsidP="00A40483">
            <w:pPr>
              <w:rPr>
                <w:rFonts w:cs="Arial"/>
                <w:sz w:val="20"/>
                <w:szCs w:val="20"/>
              </w:rPr>
            </w:pPr>
          </w:p>
        </w:tc>
        <w:tc>
          <w:tcPr>
            <w:tcW w:w="812" w:type="dxa"/>
            <w:vMerge/>
          </w:tcPr>
          <w:p w14:paraId="5B95DE4A" w14:textId="77777777" w:rsidR="008A64F3" w:rsidRPr="007D7FC5" w:rsidRDefault="008A64F3" w:rsidP="00A40483">
            <w:pPr>
              <w:rPr>
                <w:rFonts w:cs="Arial"/>
                <w:sz w:val="20"/>
                <w:szCs w:val="20"/>
              </w:rPr>
            </w:pPr>
          </w:p>
        </w:tc>
        <w:tc>
          <w:tcPr>
            <w:tcW w:w="810" w:type="dxa"/>
          </w:tcPr>
          <w:p w14:paraId="1F7D9C1E"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30DAFF92" w14:textId="77777777" w:rsidR="008A64F3" w:rsidRPr="007D7FC5" w:rsidRDefault="008A64F3" w:rsidP="00A40483">
            <w:pPr>
              <w:rPr>
                <w:rFonts w:cs="Arial"/>
                <w:sz w:val="20"/>
                <w:szCs w:val="20"/>
              </w:rPr>
            </w:pPr>
            <w:r w:rsidRPr="007D7FC5">
              <w:rPr>
                <w:rFonts w:cs="Calibri"/>
                <w:color w:val="000000"/>
                <w:sz w:val="20"/>
                <w:szCs w:val="20"/>
              </w:rPr>
              <w:t>24.095</w:t>
            </w:r>
          </w:p>
        </w:tc>
        <w:tc>
          <w:tcPr>
            <w:tcW w:w="1080" w:type="dxa"/>
            <w:vAlign w:val="bottom"/>
          </w:tcPr>
          <w:p w14:paraId="5C8B4141" w14:textId="77777777" w:rsidR="008A64F3" w:rsidRPr="007D7FC5" w:rsidRDefault="008A64F3" w:rsidP="00A40483">
            <w:pPr>
              <w:rPr>
                <w:rFonts w:cs="Arial"/>
                <w:sz w:val="20"/>
                <w:szCs w:val="20"/>
              </w:rPr>
            </w:pPr>
            <w:r w:rsidRPr="007D7FC5">
              <w:rPr>
                <w:rFonts w:cs="Calibri"/>
                <w:color w:val="000000"/>
                <w:sz w:val="20"/>
                <w:szCs w:val="20"/>
              </w:rPr>
              <w:t>22</w:t>
            </w:r>
          </w:p>
        </w:tc>
        <w:tc>
          <w:tcPr>
            <w:tcW w:w="990" w:type="dxa"/>
            <w:vAlign w:val="bottom"/>
          </w:tcPr>
          <w:p w14:paraId="655343D0" w14:textId="77777777" w:rsidR="008A64F3" w:rsidRPr="007D7FC5" w:rsidRDefault="008A64F3" w:rsidP="00A40483">
            <w:pPr>
              <w:rPr>
                <w:rFonts w:cs="Arial"/>
                <w:sz w:val="20"/>
                <w:szCs w:val="20"/>
              </w:rPr>
            </w:pPr>
            <w:r w:rsidRPr="007D7FC5">
              <w:rPr>
                <w:rFonts w:cs="Calibri"/>
                <w:color w:val="000000"/>
                <w:sz w:val="20"/>
                <w:szCs w:val="20"/>
              </w:rPr>
              <w:t>24</w:t>
            </w:r>
          </w:p>
        </w:tc>
        <w:tc>
          <w:tcPr>
            <w:tcW w:w="990" w:type="dxa"/>
            <w:vAlign w:val="bottom"/>
          </w:tcPr>
          <w:p w14:paraId="465D5D4D" w14:textId="77777777" w:rsidR="008A64F3" w:rsidRPr="007D7FC5" w:rsidRDefault="008A64F3" w:rsidP="00A40483">
            <w:pPr>
              <w:rPr>
                <w:rFonts w:cs="Arial"/>
                <w:sz w:val="20"/>
                <w:szCs w:val="20"/>
              </w:rPr>
            </w:pPr>
            <w:r w:rsidRPr="007D7FC5">
              <w:rPr>
                <w:rFonts w:cs="Calibri"/>
                <w:color w:val="000000"/>
                <w:sz w:val="20"/>
                <w:szCs w:val="20"/>
              </w:rPr>
              <w:t>26</w:t>
            </w:r>
          </w:p>
        </w:tc>
        <w:tc>
          <w:tcPr>
            <w:tcW w:w="917" w:type="dxa"/>
            <w:vMerge/>
          </w:tcPr>
          <w:p w14:paraId="06D12B8B" w14:textId="77777777" w:rsidR="008A64F3" w:rsidRPr="007D7FC5" w:rsidRDefault="008A64F3" w:rsidP="00A40483">
            <w:pPr>
              <w:rPr>
                <w:rFonts w:cs="Arial"/>
                <w:sz w:val="20"/>
                <w:szCs w:val="20"/>
              </w:rPr>
            </w:pPr>
          </w:p>
        </w:tc>
      </w:tr>
      <w:tr w:rsidR="008A64F3" w:rsidRPr="007D7FC5" w14:paraId="4462B5A2" w14:textId="77777777" w:rsidTr="00C4003F">
        <w:tc>
          <w:tcPr>
            <w:tcW w:w="990" w:type="dxa"/>
            <w:vMerge/>
          </w:tcPr>
          <w:p w14:paraId="4AA9440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5AA44837"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6B73473C" w14:textId="77777777" w:rsidR="008A64F3" w:rsidRPr="007D7FC5" w:rsidRDefault="008A64F3" w:rsidP="00A40483">
            <w:pPr>
              <w:rPr>
                <w:rFonts w:cs="Arial"/>
                <w:sz w:val="20"/>
                <w:szCs w:val="20"/>
              </w:rPr>
            </w:pPr>
          </w:p>
        </w:tc>
        <w:tc>
          <w:tcPr>
            <w:tcW w:w="812" w:type="dxa"/>
            <w:vMerge/>
          </w:tcPr>
          <w:p w14:paraId="4080C028" w14:textId="77777777" w:rsidR="008A64F3" w:rsidRPr="007D7FC5" w:rsidRDefault="008A64F3" w:rsidP="00A40483">
            <w:pPr>
              <w:rPr>
                <w:rFonts w:cs="Arial"/>
                <w:sz w:val="20"/>
                <w:szCs w:val="20"/>
              </w:rPr>
            </w:pPr>
          </w:p>
        </w:tc>
        <w:tc>
          <w:tcPr>
            <w:tcW w:w="810" w:type="dxa"/>
          </w:tcPr>
          <w:p w14:paraId="2658A602"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31E56EA6" w14:textId="77777777" w:rsidR="008A64F3" w:rsidRPr="007D7FC5" w:rsidRDefault="008A64F3" w:rsidP="00A40483">
            <w:pPr>
              <w:rPr>
                <w:rFonts w:cs="Arial"/>
                <w:sz w:val="20"/>
                <w:szCs w:val="20"/>
              </w:rPr>
            </w:pPr>
            <w:r w:rsidRPr="007D7FC5">
              <w:rPr>
                <w:rFonts w:cs="Calibri"/>
                <w:color w:val="000000"/>
                <w:sz w:val="20"/>
                <w:szCs w:val="20"/>
              </w:rPr>
              <w:t>16.47</w:t>
            </w:r>
          </w:p>
        </w:tc>
        <w:tc>
          <w:tcPr>
            <w:tcW w:w="1080" w:type="dxa"/>
            <w:vAlign w:val="bottom"/>
          </w:tcPr>
          <w:p w14:paraId="49D29A90" w14:textId="77777777" w:rsidR="008A64F3" w:rsidRPr="007D7FC5" w:rsidRDefault="008A64F3" w:rsidP="00A40483">
            <w:pPr>
              <w:rPr>
                <w:rFonts w:cs="Arial"/>
                <w:sz w:val="20"/>
                <w:szCs w:val="20"/>
              </w:rPr>
            </w:pPr>
            <w:r w:rsidRPr="007D7FC5">
              <w:rPr>
                <w:rFonts w:cs="Calibri"/>
                <w:color w:val="000000"/>
                <w:sz w:val="20"/>
                <w:szCs w:val="20"/>
              </w:rPr>
              <w:t>13</w:t>
            </w:r>
          </w:p>
        </w:tc>
        <w:tc>
          <w:tcPr>
            <w:tcW w:w="990" w:type="dxa"/>
            <w:vAlign w:val="bottom"/>
          </w:tcPr>
          <w:p w14:paraId="2F80725C" w14:textId="77777777" w:rsidR="008A64F3" w:rsidRPr="007D7FC5" w:rsidRDefault="008A64F3" w:rsidP="00A40483">
            <w:pPr>
              <w:rPr>
                <w:rFonts w:cs="Arial"/>
                <w:sz w:val="20"/>
                <w:szCs w:val="20"/>
              </w:rPr>
            </w:pPr>
            <w:r w:rsidRPr="007D7FC5">
              <w:rPr>
                <w:rFonts w:cs="Calibri"/>
                <w:color w:val="000000"/>
                <w:sz w:val="20"/>
                <w:szCs w:val="20"/>
              </w:rPr>
              <w:t>17</w:t>
            </w:r>
          </w:p>
        </w:tc>
        <w:tc>
          <w:tcPr>
            <w:tcW w:w="990" w:type="dxa"/>
            <w:vAlign w:val="bottom"/>
          </w:tcPr>
          <w:p w14:paraId="6DB00A69" w14:textId="77777777" w:rsidR="008A64F3" w:rsidRPr="007D7FC5" w:rsidRDefault="008A64F3" w:rsidP="00A40483">
            <w:pPr>
              <w:rPr>
                <w:rFonts w:cs="Arial"/>
                <w:sz w:val="20"/>
                <w:szCs w:val="20"/>
              </w:rPr>
            </w:pPr>
            <w:r w:rsidRPr="007D7FC5">
              <w:rPr>
                <w:rFonts w:cs="Calibri"/>
                <w:color w:val="000000"/>
                <w:sz w:val="20"/>
                <w:szCs w:val="20"/>
              </w:rPr>
              <w:t>20</w:t>
            </w:r>
          </w:p>
        </w:tc>
        <w:tc>
          <w:tcPr>
            <w:tcW w:w="917" w:type="dxa"/>
            <w:vMerge/>
          </w:tcPr>
          <w:p w14:paraId="158C59EE" w14:textId="77777777" w:rsidR="008A64F3" w:rsidRPr="007D7FC5" w:rsidRDefault="008A64F3" w:rsidP="00A40483">
            <w:pPr>
              <w:rPr>
                <w:rFonts w:cs="Arial"/>
                <w:sz w:val="20"/>
                <w:szCs w:val="20"/>
              </w:rPr>
            </w:pPr>
          </w:p>
        </w:tc>
      </w:tr>
      <w:tr w:rsidR="008A64F3" w:rsidRPr="007D7FC5" w14:paraId="675AF285" w14:textId="77777777" w:rsidTr="00C4003F">
        <w:tc>
          <w:tcPr>
            <w:tcW w:w="990" w:type="dxa"/>
            <w:vMerge/>
          </w:tcPr>
          <w:p w14:paraId="19DEEE35"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18651F61"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LDELTOTAL</w:t>
            </w:r>
          </w:p>
        </w:tc>
        <w:tc>
          <w:tcPr>
            <w:tcW w:w="720" w:type="dxa"/>
            <w:vMerge w:val="restart"/>
          </w:tcPr>
          <w:p w14:paraId="7A718196" w14:textId="77777777" w:rsidR="008A64F3" w:rsidRPr="007D7FC5" w:rsidRDefault="008A64F3" w:rsidP="00A40483">
            <w:pPr>
              <w:rPr>
                <w:rFonts w:cs="Arial"/>
                <w:sz w:val="20"/>
                <w:szCs w:val="20"/>
              </w:rPr>
            </w:pPr>
            <w:r w:rsidRPr="007D7FC5">
              <w:rPr>
                <w:rFonts w:cs="Arial"/>
                <w:sz w:val="20"/>
                <w:szCs w:val="20"/>
              </w:rPr>
              <w:t>671</w:t>
            </w:r>
          </w:p>
        </w:tc>
        <w:tc>
          <w:tcPr>
            <w:tcW w:w="812" w:type="dxa"/>
            <w:vMerge w:val="restart"/>
          </w:tcPr>
          <w:p w14:paraId="6F853DEB" w14:textId="77777777" w:rsidR="008A64F3" w:rsidRPr="007D7FC5" w:rsidRDefault="008A64F3" w:rsidP="00A40483">
            <w:pPr>
              <w:rPr>
                <w:rFonts w:cs="Arial"/>
                <w:sz w:val="20"/>
                <w:szCs w:val="20"/>
              </w:rPr>
            </w:pPr>
            <w:r w:rsidRPr="007D7FC5">
              <w:rPr>
                <w:rFonts w:cs="Arial"/>
                <w:sz w:val="20"/>
                <w:szCs w:val="20"/>
              </w:rPr>
              <w:t>436</w:t>
            </w:r>
          </w:p>
        </w:tc>
        <w:tc>
          <w:tcPr>
            <w:tcW w:w="810" w:type="dxa"/>
          </w:tcPr>
          <w:p w14:paraId="65A545E6"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10776731" w14:textId="77777777" w:rsidR="008A64F3" w:rsidRPr="007D7FC5" w:rsidRDefault="008A64F3" w:rsidP="00A40483">
            <w:pPr>
              <w:rPr>
                <w:rFonts w:cs="Arial"/>
                <w:sz w:val="20"/>
                <w:szCs w:val="20"/>
              </w:rPr>
            </w:pPr>
            <w:r w:rsidRPr="007D7FC5">
              <w:rPr>
                <w:rFonts w:cs="Calibri"/>
                <w:color w:val="000000"/>
                <w:sz w:val="20"/>
                <w:szCs w:val="20"/>
              </w:rPr>
              <w:t>14.122</w:t>
            </w:r>
          </w:p>
        </w:tc>
        <w:tc>
          <w:tcPr>
            <w:tcW w:w="1080" w:type="dxa"/>
            <w:vAlign w:val="bottom"/>
          </w:tcPr>
          <w:p w14:paraId="4FBE8616" w14:textId="77777777" w:rsidR="008A64F3" w:rsidRPr="007D7FC5" w:rsidRDefault="008A64F3" w:rsidP="00A40483">
            <w:pPr>
              <w:rPr>
                <w:rFonts w:cs="Arial"/>
                <w:sz w:val="20"/>
                <w:szCs w:val="20"/>
              </w:rPr>
            </w:pPr>
            <w:r w:rsidRPr="007D7FC5">
              <w:rPr>
                <w:rFonts w:cs="Calibri"/>
                <w:color w:val="000000"/>
                <w:sz w:val="20"/>
                <w:szCs w:val="20"/>
              </w:rPr>
              <w:t>12</w:t>
            </w:r>
          </w:p>
        </w:tc>
        <w:tc>
          <w:tcPr>
            <w:tcW w:w="990" w:type="dxa"/>
            <w:vAlign w:val="bottom"/>
          </w:tcPr>
          <w:p w14:paraId="5B2AD82D" w14:textId="77777777" w:rsidR="008A64F3" w:rsidRPr="007D7FC5" w:rsidRDefault="008A64F3" w:rsidP="00A40483">
            <w:pPr>
              <w:rPr>
                <w:rFonts w:cs="Arial"/>
                <w:sz w:val="20"/>
                <w:szCs w:val="20"/>
              </w:rPr>
            </w:pPr>
            <w:r w:rsidRPr="007D7FC5">
              <w:rPr>
                <w:rFonts w:cs="Calibri"/>
                <w:color w:val="000000"/>
                <w:sz w:val="20"/>
                <w:szCs w:val="20"/>
              </w:rPr>
              <w:t>14</w:t>
            </w:r>
          </w:p>
        </w:tc>
        <w:tc>
          <w:tcPr>
            <w:tcW w:w="990" w:type="dxa"/>
            <w:vAlign w:val="bottom"/>
          </w:tcPr>
          <w:p w14:paraId="15B41C8E" w14:textId="77777777" w:rsidR="008A64F3" w:rsidRPr="007D7FC5" w:rsidRDefault="008A64F3" w:rsidP="00A40483">
            <w:pPr>
              <w:rPr>
                <w:rFonts w:cs="Arial"/>
                <w:sz w:val="20"/>
                <w:szCs w:val="20"/>
              </w:rPr>
            </w:pPr>
            <w:r w:rsidRPr="007D7FC5">
              <w:rPr>
                <w:rFonts w:cs="Calibri"/>
                <w:color w:val="000000"/>
                <w:sz w:val="20"/>
                <w:szCs w:val="20"/>
              </w:rPr>
              <w:t>17</w:t>
            </w:r>
          </w:p>
        </w:tc>
        <w:tc>
          <w:tcPr>
            <w:tcW w:w="917" w:type="dxa"/>
            <w:vMerge w:val="restart"/>
          </w:tcPr>
          <w:p w14:paraId="39B81DC5" w14:textId="77777777" w:rsidR="008A64F3" w:rsidRPr="007D7FC5" w:rsidRDefault="008A64F3" w:rsidP="00A40483">
            <w:pPr>
              <w:rPr>
                <w:rFonts w:cs="Arial"/>
                <w:sz w:val="20"/>
                <w:szCs w:val="20"/>
              </w:rPr>
            </w:pPr>
            <w:r w:rsidRPr="007D7FC5">
              <w:rPr>
                <w:rFonts w:cs="Arial"/>
                <w:sz w:val="20"/>
                <w:szCs w:val="20"/>
              </w:rPr>
              <w:t>235</w:t>
            </w:r>
          </w:p>
        </w:tc>
      </w:tr>
      <w:tr w:rsidR="008A64F3" w:rsidRPr="007D7FC5" w14:paraId="017F4438" w14:textId="77777777" w:rsidTr="00C4003F">
        <w:tc>
          <w:tcPr>
            <w:tcW w:w="990" w:type="dxa"/>
            <w:vMerge/>
          </w:tcPr>
          <w:p w14:paraId="2716BDFF"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E83A5C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B7B5102" w14:textId="77777777" w:rsidR="008A64F3" w:rsidRPr="007D7FC5" w:rsidRDefault="008A64F3" w:rsidP="00A40483">
            <w:pPr>
              <w:rPr>
                <w:rFonts w:cs="Arial"/>
                <w:sz w:val="20"/>
                <w:szCs w:val="20"/>
              </w:rPr>
            </w:pPr>
          </w:p>
        </w:tc>
        <w:tc>
          <w:tcPr>
            <w:tcW w:w="812" w:type="dxa"/>
            <w:vMerge/>
          </w:tcPr>
          <w:p w14:paraId="14DF766C" w14:textId="77777777" w:rsidR="008A64F3" w:rsidRPr="007D7FC5" w:rsidRDefault="008A64F3" w:rsidP="00A40483">
            <w:pPr>
              <w:rPr>
                <w:rFonts w:cs="Arial"/>
                <w:sz w:val="20"/>
                <w:szCs w:val="20"/>
              </w:rPr>
            </w:pPr>
          </w:p>
        </w:tc>
        <w:tc>
          <w:tcPr>
            <w:tcW w:w="810" w:type="dxa"/>
          </w:tcPr>
          <w:p w14:paraId="5BCEC5A7"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26818F41" w14:textId="77777777" w:rsidR="008A64F3" w:rsidRPr="007D7FC5" w:rsidRDefault="008A64F3" w:rsidP="00A40483">
            <w:pPr>
              <w:rPr>
                <w:rFonts w:cs="Arial"/>
                <w:sz w:val="20"/>
                <w:szCs w:val="20"/>
              </w:rPr>
            </w:pPr>
            <w:r w:rsidRPr="007D7FC5">
              <w:rPr>
                <w:rFonts w:cs="Calibri"/>
                <w:color w:val="000000"/>
                <w:sz w:val="20"/>
                <w:szCs w:val="20"/>
              </w:rPr>
              <w:t>7.135</w:t>
            </w:r>
          </w:p>
        </w:tc>
        <w:tc>
          <w:tcPr>
            <w:tcW w:w="1080" w:type="dxa"/>
            <w:vAlign w:val="bottom"/>
          </w:tcPr>
          <w:p w14:paraId="5361868E" w14:textId="77777777" w:rsidR="008A64F3" w:rsidRPr="007D7FC5" w:rsidRDefault="008A64F3" w:rsidP="00A40483">
            <w:pPr>
              <w:rPr>
                <w:rFonts w:cs="Arial"/>
                <w:sz w:val="20"/>
                <w:szCs w:val="20"/>
              </w:rPr>
            </w:pPr>
            <w:r w:rsidRPr="007D7FC5">
              <w:rPr>
                <w:rFonts w:cs="Calibri"/>
                <w:color w:val="000000"/>
                <w:sz w:val="20"/>
                <w:szCs w:val="20"/>
              </w:rPr>
              <w:t>3</w:t>
            </w:r>
          </w:p>
        </w:tc>
        <w:tc>
          <w:tcPr>
            <w:tcW w:w="990" w:type="dxa"/>
            <w:vAlign w:val="bottom"/>
          </w:tcPr>
          <w:p w14:paraId="5F73DC89" w14:textId="77777777" w:rsidR="008A64F3" w:rsidRPr="007D7FC5" w:rsidRDefault="008A64F3" w:rsidP="00A40483">
            <w:pPr>
              <w:rPr>
                <w:rFonts w:cs="Arial"/>
                <w:sz w:val="20"/>
                <w:szCs w:val="20"/>
              </w:rPr>
            </w:pPr>
            <w:r w:rsidRPr="007D7FC5">
              <w:rPr>
                <w:rFonts w:cs="Calibri"/>
                <w:color w:val="000000"/>
                <w:sz w:val="20"/>
                <w:szCs w:val="20"/>
              </w:rPr>
              <w:t>7</w:t>
            </w:r>
          </w:p>
        </w:tc>
        <w:tc>
          <w:tcPr>
            <w:tcW w:w="990" w:type="dxa"/>
            <w:vAlign w:val="bottom"/>
          </w:tcPr>
          <w:p w14:paraId="7AE063A2" w14:textId="77777777" w:rsidR="008A64F3" w:rsidRPr="007D7FC5" w:rsidRDefault="008A64F3" w:rsidP="00A40483">
            <w:pPr>
              <w:rPr>
                <w:rFonts w:cs="Arial"/>
                <w:sz w:val="20"/>
                <w:szCs w:val="20"/>
              </w:rPr>
            </w:pPr>
            <w:r w:rsidRPr="007D7FC5">
              <w:rPr>
                <w:rFonts w:cs="Calibri"/>
                <w:color w:val="000000"/>
                <w:sz w:val="20"/>
                <w:szCs w:val="20"/>
              </w:rPr>
              <w:t>10</w:t>
            </w:r>
          </w:p>
        </w:tc>
        <w:tc>
          <w:tcPr>
            <w:tcW w:w="917" w:type="dxa"/>
            <w:vMerge/>
          </w:tcPr>
          <w:p w14:paraId="0D5B4553" w14:textId="77777777" w:rsidR="008A64F3" w:rsidRPr="007D7FC5" w:rsidRDefault="008A64F3" w:rsidP="00A40483">
            <w:pPr>
              <w:rPr>
                <w:rFonts w:cs="Arial"/>
                <w:sz w:val="20"/>
                <w:szCs w:val="20"/>
              </w:rPr>
            </w:pPr>
          </w:p>
        </w:tc>
      </w:tr>
      <w:tr w:rsidR="008A64F3" w:rsidRPr="007D7FC5" w14:paraId="67AF040A" w14:textId="77777777" w:rsidTr="00C4003F">
        <w:tc>
          <w:tcPr>
            <w:tcW w:w="990" w:type="dxa"/>
            <w:vMerge/>
          </w:tcPr>
          <w:p w14:paraId="0A68BB44"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6EE4C58A"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597B406C" w14:textId="77777777" w:rsidR="008A64F3" w:rsidRPr="007D7FC5" w:rsidRDefault="008A64F3" w:rsidP="00A40483">
            <w:pPr>
              <w:rPr>
                <w:rFonts w:cs="Arial"/>
                <w:sz w:val="20"/>
                <w:szCs w:val="20"/>
              </w:rPr>
            </w:pPr>
          </w:p>
        </w:tc>
        <w:tc>
          <w:tcPr>
            <w:tcW w:w="812" w:type="dxa"/>
            <w:vMerge/>
          </w:tcPr>
          <w:p w14:paraId="68634613" w14:textId="77777777" w:rsidR="008A64F3" w:rsidRPr="007D7FC5" w:rsidRDefault="008A64F3" w:rsidP="00A40483">
            <w:pPr>
              <w:rPr>
                <w:rFonts w:cs="Arial"/>
                <w:sz w:val="20"/>
                <w:szCs w:val="20"/>
              </w:rPr>
            </w:pPr>
          </w:p>
        </w:tc>
        <w:tc>
          <w:tcPr>
            <w:tcW w:w="810" w:type="dxa"/>
          </w:tcPr>
          <w:p w14:paraId="438434BF"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41E8682A" w14:textId="77777777" w:rsidR="008A64F3" w:rsidRPr="007D7FC5" w:rsidRDefault="008A64F3" w:rsidP="00A40483">
            <w:pPr>
              <w:rPr>
                <w:rFonts w:cs="Arial"/>
                <w:sz w:val="20"/>
                <w:szCs w:val="20"/>
              </w:rPr>
            </w:pPr>
            <w:r w:rsidRPr="007D7FC5">
              <w:rPr>
                <w:rFonts w:cs="Calibri"/>
                <w:color w:val="000000"/>
                <w:sz w:val="20"/>
                <w:szCs w:val="20"/>
              </w:rPr>
              <w:t>1.4466</w:t>
            </w:r>
          </w:p>
        </w:tc>
        <w:tc>
          <w:tcPr>
            <w:tcW w:w="1080" w:type="dxa"/>
            <w:vAlign w:val="bottom"/>
          </w:tcPr>
          <w:p w14:paraId="0BF0F8DD"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3687F573"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18E01B57" w14:textId="77777777" w:rsidR="008A64F3" w:rsidRPr="007D7FC5" w:rsidRDefault="008A64F3" w:rsidP="00A40483">
            <w:pPr>
              <w:rPr>
                <w:rFonts w:cs="Arial"/>
                <w:sz w:val="20"/>
                <w:szCs w:val="20"/>
              </w:rPr>
            </w:pPr>
            <w:r w:rsidRPr="007D7FC5">
              <w:rPr>
                <w:rFonts w:cs="Calibri"/>
                <w:color w:val="000000"/>
                <w:sz w:val="20"/>
                <w:szCs w:val="20"/>
              </w:rPr>
              <w:t>2</w:t>
            </w:r>
          </w:p>
        </w:tc>
        <w:tc>
          <w:tcPr>
            <w:tcW w:w="917" w:type="dxa"/>
            <w:vMerge/>
          </w:tcPr>
          <w:p w14:paraId="688594EC" w14:textId="77777777" w:rsidR="008A64F3" w:rsidRPr="007D7FC5" w:rsidRDefault="008A64F3" w:rsidP="00A40483">
            <w:pPr>
              <w:rPr>
                <w:rFonts w:cs="Arial"/>
                <w:sz w:val="20"/>
                <w:szCs w:val="20"/>
              </w:rPr>
            </w:pPr>
          </w:p>
        </w:tc>
      </w:tr>
      <w:tr w:rsidR="008A64F3" w:rsidRPr="007D7FC5" w14:paraId="04BB0D74" w14:textId="77777777" w:rsidTr="00C4003F">
        <w:tc>
          <w:tcPr>
            <w:tcW w:w="990" w:type="dxa"/>
            <w:vMerge/>
          </w:tcPr>
          <w:p w14:paraId="403AD976"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2CB557F0"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DIGITSCOR</w:t>
            </w:r>
          </w:p>
        </w:tc>
        <w:tc>
          <w:tcPr>
            <w:tcW w:w="720" w:type="dxa"/>
            <w:vMerge w:val="restart"/>
          </w:tcPr>
          <w:p w14:paraId="43FB6462" w14:textId="77777777" w:rsidR="008A64F3" w:rsidRPr="007D7FC5" w:rsidRDefault="008A64F3" w:rsidP="00A40483">
            <w:pPr>
              <w:rPr>
                <w:rFonts w:cs="Arial"/>
                <w:sz w:val="20"/>
                <w:szCs w:val="20"/>
              </w:rPr>
            </w:pPr>
            <w:r w:rsidRPr="007D7FC5">
              <w:rPr>
                <w:rFonts w:cs="Arial"/>
                <w:sz w:val="20"/>
                <w:szCs w:val="20"/>
              </w:rPr>
              <w:t>3087</w:t>
            </w:r>
          </w:p>
        </w:tc>
        <w:tc>
          <w:tcPr>
            <w:tcW w:w="812" w:type="dxa"/>
            <w:vMerge w:val="restart"/>
          </w:tcPr>
          <w:p w14:paraId="1E46E769" w14:textId="77777777" w:rsidR="008A64F3" w:rsidRPr="007D7FC5" w:rsidRDefault="008A64F3" w:rsidP="00A40483">
            <w:pPr>
              <w:rPr>
                <w:rFonts w:cs="Arial"/>
                <w:sz w:val="20"/>
                <w:szCs w:val="20"/>
              </w:rPr>
            </w:pPr>
            <w:r w:rsidRPr="007D7FC5">
              <w:rPr>
                <w:rFonts w:cs="Arial"/>
                <w:sz w:val="20"/>
                <w:szCs w:val="20"/>
              </w:rPr>
              <w:t>794</w:t>
            </w:r>
          </w:p>
        </w:tc>
        <w:tc>
          <w:tcPr>
            <w:tcW w:w="810" w:type="dxa"/>
          </w:tcPr>
          <w:p w14:paraId="21285886"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23D8DB0F" w14:textId="77777777" w:rsidR="008A64F3" w:rsidRPr="007D7FC5" w:rsidRDefault="008A64F3" w:rsidP="00A40483">
            <w:pPr>
              <w:rPr>
                <w:rFonts w:cs="Arial"/>
                <w:sz w:val="20"/>
                <w:szCs w:val="20"/>
              </w:rPr>
            </w:pPr>
            <w:r w:rsidRPr="007D7FC5">
              <w:rPr>
                <w:rFonts w:cs="Calibri"/>
                <w:color w:val="000000"/>
                <w:sz w:val="20"/>
                <w:szCs w:val="20"/>
              </w:rPr>
              <w:t>48.712</w:t>
            </w:r>
          </w:p>
        </w:tc>
        <w:tc>
          <w:tcPr>
            <w:tcW w:w="1080" w:type="dxa"/>
            <w:vAlign w:val="bottom"/>
          </w:tcPr>
          <w:p w14:paraId="515881C6" w14:textId="77777777" w:rsidR="008A64F3" w:rsidRPr="007D7FC5" w:rsidRDefault="008A64F3" w:rsidP="00A40483">
            <w:pPr>
              <w:rPr>
                <w:rFonts w:cs="Arial"/>
                <w:sz w:val="20"/>
                <w:szCs w:val="20"/>
              </w:rPr>
            </w:pPr>
            <w:r w:rsidRPr="007D7FC5">
              <w:rPr>
                <w:rFonts w:cs="Calibri"/>
                <w:color w:val="000000"/>
                <w:sz w:val="20"/>
                <w:szCs w:val="20"/>
              </w:rPr>
              <w:t>42</w:t>
            </w:r>
          </w:p>
        </w:tc>
        <w:tc>
          <w:tcPr>
            <w:tcW w:w="990" w:type="dxa"/>
            <w:vAlign w:val="bottom"/>
          </w:tcPr>
          <w:p w14:paraId="4B777307" w14:textId="77777777" w:rsidR="008A64F3" w:rsidRPr="007D7FC5" w:rsidRDefault="008A64F3" w:rsidP="00A40483">
            <w:pPr>
              <w:rPr>
                <w:rFonts w:cs="Arial"/>
                <w:sz w:val="20"/>
                <w:szCs w:val="20"/>
              </w:rPr>
            </w:pPr>
            <w:r w:rsidRPr="007D7FC5">
              <w:rPr>
                <w:rFonts w:cs="Calibri"/>
                <w:color w:val="000000"/>
                <w:sz w:val="20"/>
                <w:szCs w:val="20"/>
              </w:rPr>
              <w:t>48.140</w:t>
            </w:r>
          </w:p>
        </w:tc>
        <w:tc>
          <w:tcPr>
            <w:tcW w:w="990" w:type="dxa"/>
            <w:vAlign w:val="bottom"/>
          </w:tcPr>
          <w:p w14:paraId="4084B52D" w14:textId="77777777" w:rsidR="008A64F3" w:rsidRPr="007D7FC5" w:rsidRDefault="008A64F3" w:rsidP="00A40483">
            <w:pPr>
              <w:rPr>
                <w:rFonts w:cs="Arial"/>
                <w:sz w:val="20"/>
                <w:szCs w:val="20"/>
              </w:rPr>
            </w:pPr>
            <w:r w:rsidRPr="007D7FC5">
              <w:rPr>
                <w:rFonts w:cs="Calibri"/>
                <w:color w:val="000000"/>
                <w:sz w:val="20"/>
                <w:szCs w:val="20"/>
              </w:rPr>
              <w:t>55.253</w:t>
            </w:r>
          </w:p>
        </w:tc>
        <w:tc>
          <w:tcPr>
            <w:tcW w:w="917" w:type="dxa"/>
            <w:vMerge w:val="restart"/>
          </w:tcPr>
          <w:p w14:paraId="3E274CD3" w14:textId="77777777" w:rsidR="008A64F3" w:rsidRPr="007D7FC5" w:rsidRDefault="008A64F3" w:rsidP="00A40483">
            <w:pPr>
              <w:rPr>
                <w:rFonts w:cs="Arial"/>
                <w:sz w:val="20"/>
                <w:szCs w:val="20"/>
              </w:rPr>
            </w:pPr>
            <w:r w:rsidRPr="007D7FC5">
              <w:rPr>
                <w:rFonts w:cs="Arial"/>
                <w:sz w:val="20"/>
                <w:szCs w:val="20"/>
              </w:rPr>
              <w:t>2293</w:t>
            </w:r>
          </w:p>
        </w:tc>
      </w:tr>
      <w:tr w:rsidR="008A64F3" w:rsidRPr="007D7FC5" w14:paraId="678F9EC4" w14:textId="77777777" w:rsidTr="00C4003F">
        <w:tc>
          <w:tcPr>
            <w:tcW w:w="990" w:type="dxa"/>
            <w:vMerge/>
          </w:tcPr>
          <w:p w14:paraId="16FFC39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6CFFC814"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2BAB9F01" w14:textId="77777777" w:rsidR="008A64F3" w:rsidRPr="007D7FC5" w:rsidRDefault="008A64F3" w:rsidP="00A40483">
            <w:pPr>
              <w:rPr>
                <w:rFonts w:cs="Arial"/>
                <w:sz w:val="20"/>
                <w:szCs w:val="20"/>
              </w:rPr>
            </w:pPr>
          </w:p>
        </w:tc>
        <w:tc>
          <w:tcPr>
            <w:tcW w:w="812" w:type="dxa"/>
            <w:vMerge/>
          </w:tcPr>
          <w:p w14:paraId="71FFA707" w14:textId="77777777" w:rsidR="008A64F3" w:rsidRPr="007D7FC5" w:rsidRDefault="008A64F3" w:rsidP="00A40483">
            <w:pPr>
              <w:rPr>
                <w:rFonts w:cs="Arial"/>
                <w:sz w:val="20"/>
                <w:szCs w:val="20"/>
              </w:rPr>
            </w:pPr>
          </w:p>
        </w:tc>
        <w:tc>
          <w:tcPr>
            <w:tcW w:w="810" w:type="dxa"/>
          </w:tcPr>
          <w:p w14:paraId="77B7A430"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5B22ADF6" w14:textId="77777777" w:rsidR="008A64F3" w:rsidRPr="007D7FC5" w:rsidRDefault="008A64F3" w:rsidP="00A40483">
            <w:pPr>
              <w:rPr>
                <w:rFonts w:cs="Arial"/>
                <w:sz w:val="20"/>
                <w:szCs w:val="20"/>
              </w:rPr>
            </w:pPr>
            <w:r w:rsidRPr="007D7FC5">
              <w:rPr>
                <w:rFonts w:cs="Calibri"/>
                <w:color w:val="000000"/>
                <w:sz w:val="20"/>
                <w:szCs w:val="20"/>
              </w:rPr>
              <w:t>38.943</w:t>
            </w:r>
          </w:p>
        </w:tc>
        <w:tc>
          <w:tcPr>
            <w:tcW w:w="1080" w:type="dxa"/>
            <w:vAlign w:val="bottom"/>
          </w:tcPr>
          <w:p w14:paraId="5C789F31" w14:textId="77777777" w:rsidR="008A64F3" w:rsidRPr="007D7FC5" w:rsidRDefault="008A64F3" w:rsidP="00A40483">
            <w:pPr>
              <w:rPr>
                <w:rFonts w:cs="Arial"/>
                <w:sz w:val="20"/>
                <w:szCs w:val="20"/>
              </w:rPr>
            </w:pPr>
            <w:r w:rsidRPr="007D7FC5">
              <w:rPr>
                <w:rFonts w:cs="Calibri"/>
                <w:color w:val="000000"/>
                <w:sz w:val="20"/>
                <w:szCs w:val="20"/>
              </w:rPr>
              <w:t>31</w:t>
            </w:r>
          </w:p>
        </w:tc>
        <w:tc>
          <w:tcPr>
            <w:tcW w:w="990" w:type="dxa"/>
            <w:vAlign w:val="bottom"/>
          </w:tcPr>
          <w:p w14:paraId="1A7FF910" w14:textId="77777777" w:rsidR="008A64F3" w:rsidRPr="007D7FC5" w:rsidRDefault="008A64F3" w:rsidP="00A40483">
            <w:pPr>
              <w:rPr>
                <w:rFonts w:cs="Arial"/>
                <w:sz w:val="20"/>
                <w:szCs w:val="20"/>
              </w:rPr>
            </w:pPr>
            <w:r w:rsidRPr="007D7FC5">
              <w:rPr>
                <w:rFonts w:cs="Calibri"/>
                <w:color w:val="000000"/>
                <w:sz w:val="20"/>
                <w:szCs w:val="20"/>
              </w:rPr>
              <w:t>38.214</w:t>
            </w:r>
          </w:p>
        </w:tc>
        <w:tc>
          <w:tcPr>
            <w:tcW w:w="990" w:type="dxa"/>
            <w:vAlign w:val="bottom"/>
          </w:tcPr>
          <w:p w14:paraId="3A82A19F" w14:textId="77777777" w:rsidR="008A64F3" w:rsidRPr="007D7FC5" w:rsidRDefault="008A64F3" w:rsidP="00A40483">
            <w:pPr>
              <w:rPr>
                <w:rFonts w:cs="Arial"/>
                <w:sz w:val="20"/>
                <w:szCs w:val="20"/>
              </w:rPr>
            </w:pPr>
            <w:r w:rsidRPr="007D7FC5">
              <w:rPr>
                <w:rFonts w:cs="Calibri"/>
                <w:color w:val="000000"/>
                <w:sz w:val="20"/>
                <w:szCs w:val="20"/>
              </w:rPr>
              <w:t>47</w:t>
            </w:r>
          </w:p>
        </w:tc>
        <w:tc>
          <w:tcPr>
            <w:tcW w:w="917" w:type="dxa"/>
            <w:vMerge/>
          </w:tcPr>
          <w:p w14:paraId="407F1D30" w14:textId="77777777" w:rsidR="008A64F3" w:rsidRPr="007D7FC5" w:rsidRDefault="008A64F3" w:rsidP="00A40483">
            <w:pPr>
              <w:rPr>
                <w:rFonts w:cs="Arial"/>
                <w:sz w:val="20"/>
                <w:szCs w:val="20"/>
              </w:rPr>
            </w:pPr>
          </w:p>
        </w:tc>
      </w:tr>
      <w:tr w:rsidR="008A64F3" w:rsidRPr="007D7FC5" w14:paraId="52818F1B" w14:textId="77777777" w:rsidTr="00C4003F">
        <w:tc>
          <w:tcPr>
            <w:tcW w:w="990" w:type="dxa"/>
            <w:vMerge/>
          </w:tcPr>
          <w:p w14:paraId="0BCAA75D"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78834C4F"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6013755F" w14:textId="77777777" w:rsidR="008A64F3" w:rsidRPr="007D7FC5" w:rsidRDefault="008A64F3" w:rsidP="00A40483">
            <w:pPr>
              <w:rPr>
                <w:rFonts w:cs="Arial"/>
                <w:sz w:val="20"/>
                <w:szCs w:val="20"/>
              </w:rPr>
            </w:pPr>
          </w:p>
        </w:tc>
        <w:tc>
          <w:tcPr>
            <w:tcW w:w="812" w:type="dxa"/>
            <w:vMerge/>
          </w:tcPr>
          <w:p w14:paraId="658AB552" w14:textId="77777777" w:rsidR="008A64F3" w:rsidRPr="007D7FC5" w:rsidRDefault="008A64F3" w:rsidP="00A40483">
            <w:pPr>
              <w:rPr>
                <w:rFonts w:cs="Arial"/>
                <w:sz w:val="20"/>
                <w:szCs w:val="20"/>
              </w:rPr>
            </w:pPr>
          </w:p>
        </w:tc>
        <w:tc>
          <w:tcPr>
            <w:tcW w:w="810" w:type="dxa"/>
          </w:tcPr>
          <w:p w14:paraId="155AF5A4"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5D8E48CD" w14:textId="77777777" w:rsidR="008A64F3" w:rsidRPr="007D7FC5" w:rsidRDefault="008A64F3" w:rsidP="00A40483">
            <w:pPr>
              <w:rPr>
                <w:rFonts w:cs="Arial"/>
                <w:sz w:val="20"/>
                <w:szCs w:val="20"/>
              </w:rPr>
            </w:pPr>
            <w:r w:rsidRPr="007D7FC5">
              <w:rPr>
                <w:rFonts w:cs="Calibri"/>
                <w:color w:val="000000"/>
                <w:sz w:val="20"/>
                <w:szCs w:val="20"/>
              </w:rPr>
              <w:t>26.947</w:t>
            </w:r>
          </w:p>
        </w:tc>
        <w:tc>
          <w:tcPr>
            <w:tcW w:w="1080" w:type="dxa"/>
            <w:vAlign w:val="bottom"/>
          </w:tcPr>
          <w:p w14:paraId="368BD177" w14:textId="77777777" w:rsidR="008A64F3" w:rsidRPr="007D7FC5" w:rsidRDefault="008A64F3" w:rsidP="00A40483">
            <w:pPr>
              <w:rPr>
                <w:rFonts w:cs="Arial"/>
                <w:sz w:val="20"/>
                <w:szCs w:val="20"/>
              </w:rPr>
            </w:pPr>
            <w:r w:rsidRPr="007D7FC5">
              <w:rPr>
                <w:rFonts w:cs="Calibri"/>
                <w:color w:val="000000"/>
                <w:sz w:val="20"/>
                <w:szCs w:val="20"/>
              </w:rPr>
              <w:t>17</w:t>
            </w:r>
          </w:p>
        </w:tc>
        <w:tc>
          <w:tcPr>
            <w:tcW w:w="990" w:type="dxa"/>
            <w:vAlign w:val="bottom"/>
          </w:tcPr>
          <w:p w14:paraId="2CEF98C6" w14:textId="77777777" w:rsidR="008A64F3" w:rsidRPr="007D7FC5" w:rsidRDefault="008A64F3" w:rsidP="00A40483">
            <w:pPr>
              <w:rPr>
                <w:rFonts w:cs="Arial"/>
                <w:sz w:val="20"/>
                <w:szCs w:val="20"/>
              </w:rPr>
            </w:pPr>
            <w:r w:rsidRPr="007D7FC5">
              <w:rPr>
                <w:rFonts w:cs="Calibri"/>
                <w:color w:val="000000"/>
                <w:sz w:val="20"/>
                <w:szCs w:val="20"/>
              </w:rPr>
              <w:t>28</w:t>
            </w:r>
          </w:p>
        </w:tc>
        <w:tc>
          <w:tcPr>
            <w:tcW w:w="990" w:type="dxa"/>
            <w:vAlign w:val="bottom"/>
          </w:tcPr>
          <w:p w14:paraId="7EC4B5E6" w14:textId="77777777" w:rsidR="008A64F3" w:rsidRPr="007D7FC5" w:rsidRDefault="008A64F3" w:rsidP="00A40483">
            <w:pPr>
              <w:rPr>
                <w:rFonts w:cs="Arial"/>
                <w:sz w:val="20"/>
                <w:szCs w:val="20"/>
              </w:rPr>
            </w:pPr>
            <w:r w:rsidRPr="007D7FC5">
              <w:rPr>
                <w:rFonts w:cs="Calibri"/>
                <w:color w:val="000000"/>
                <w:sz w:val="20"/>
                <w:szCs w:val="20"/>
              </w:rPr>
              <w:t>38</w:t>
            </w:r>
          </w:p>
        </w:tc>
        <w:tc>
          <w:tcPr>
            <w:tcW w:w="917" w:type="dxa"/>
            <w:vMerge/>
          </w:tcPr>
          <w:p w14:paraId="5B832DD1" w14:textId="77777777" w:rsidR="008A64F3" w:rsidRPr="007D7FC5" w:rsidRDefault="008A64F3" w:rsidP="00A40483">
            <w:pPr>
              <w:rPr>
                <w:rFonts w:cs="Arial"/>
                <w:sz w:val="20"/>
                <w:szCs w:val="20"/>
              </w:rPr>
            </w:pPr>
          </w:p>
        </w:tc>
      </w:tr>
      <w:tr w:rsidR="008A64F3" w:rsidRPr="007D7FC5" w14:paraId="6F1245DD" w14:textId="77777777" w:rsidTr="00C4003F">
        <w:tc>
          <w:tcPr>
            <w:tcW w:w="990" w:type="dxa"/>
            <w:vMerge/>
          </w:tcPr>
          <w:p w14:paraId="4F5BD307"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10BB93AE"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TRABSCOR</w:t>
            </w:r>
          </w:p>
        </w:tc>
        <w:tc>
          <w:tcPr>
            <w:tcW w:w="720" w:type="dxa"/>
            <w:vMerge w:val="restart"/>
          </w:tcPr>
          <w:p w14:paraId="071D2F6A" w14:textId="77777777" w:rsidR="008A64F3" w:rsidRPr="007D7FC5" w:rsidRDefault="008A64F3" w:rsidP="00A40483">
            <w:pPr>
              <w:rPr>
                <w:rFonts w:cs="Arial"/>
                <w:sz w:val="20"/>
                <w:szCs w:val="20"/>
              </w:rPr>
            </w:pPr>
            <w:r w:rsidRPr="007D7FC5">
              <w:rPr>
                <w:rFonts w:cs="Arial"/>
                <w:sz w:val="20"/>
                <w:szCs w:val="20"/>
              </w:rPr>
              <w:t>389</w:t>
            </w:r>
          </w:p>
        </w:tc>
        <w:tc>
          <w:tcPr>
            <w:tcW w:w="812" w:type="dxa"/>
            <w:vMerge w:val="restart"/>
          </w:tcPr>
          <w:p w14:paraId="05B0A7A4" w14:textId="77777777" w:rsidR="008A64F3" w:rsidRPr="007D7FC5" w:rsidRDefault="008A64F3" w:rsidP="00A40483">
            <w:pPr>
              <w:rPr>
                <w:rFonts w:cs="Arial"/>
                <w:sz w:val="20"/>
                <w:szCs w:val="20"/>
              </w:rPr>
            </w:pPr>
            <w:r w:rsidRPr="007D7FC5">
              <w:rPr>
                <w:rFonts w:cs="Arial"/>
                <w:sz w:val="20"/>
                <w:szCs w:val="20"/>
              </w:rPr>
              <w:t>238</w:t>
            </w:r>
          </w:p>
        </w:tc>
        <w:tc>
          <w:tcPr>
            <w:tcW w:w="810" w:type="dxa"/>
          </w:tcPr>
          <w:p w14:paraId="651BDF8B"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795BD4B3" w14:textId="77777777" w:rsidR="008A64F3" w:rsidRPr="007D7FC5" w:rsidRDefault="008A64F3" w:rsidP="00A40483">
            <w:pPr>
              <w:rPr>
                <w:rFonts w:cs="Arial"/>
                <w:sz w:val="20"/>
                <w:szCs w:val="20"/>
              </w:rPr>
            </w:pPr>
            <w:r w:rsidRPr="007D7FC5">
              <w:rPr>
                <w:rFonts w:cs="Calibri"/>
                <w:color w:val="000000"/>
                <w:sz w:val="20"/>
                <w:szCs w:val="20"/>
              </w:rPr>
              <w:t>78.559</w:t>
            </w:r>
          </w:p>
        </w:tc>
        <w:tc>
          <w:tcPr>
            <w:tcW w:w="1080" w:type="dxa"/>
            <w:vAlign w:val="bottom"/>
          </w:tcPr>
          <w:p w14:paraId="52FBC4DF" w14:textId="77777777" w:rsidR="008A64F3" w:rsidRPr="007D7FC5" w:rsidRDefault="008A64F3" w:rsidP="00A40483">
            <w:pPr>
              <w:rPr>
                <w:rFonts w:cs="Arial"/>
                <w:sz w:val="20"/>
                <w:szCs w:val="20"/>
              </w:rPr>
            </w:pPr>
            <w:r w:rsidRPr="007D7FC5">
              <w:rPr>
                <w:rFonts w:cs="Calibri"/>
                <w:color w:val="000000"/>
                <w:sz w:val="20"/>
                <w:szCs w:val="20"/>
              </w:rPr>
              <w:t>57</w:t>
            </w:r>
          </w:p>
        </w:tc>
        <w:tc>
          <w:tcPr>
            <w:tcW w:w="990" w:type="dxa"/>
            <w:vAlign w:val="bottom"/>
          </w:tcPr>
          <w:p w14:paraId="1FBC83F1" w14:textId="77777777" w:rsidR="008A64F3" w:rsidRPr="007D7FC5" w:rsidRDefault="008A64F3" w:rsidP="00A40483">
            <w:pPr>
              <w:rPr>
                <w:rFonts w:cs="Arial"/>
                <w:sz w:val="20"/>
                <w:szCs w:val="20"/>
              </w:rPr>
            </w:pPr>
            <w:r w:rsidRPr="007D7FC5">
              <w:rPr>
                <w:rFonts w:cs="Calibri"/>
                <w:color w:val="000000"/>
                <w:sz w:val="20"/>
                <w:szCs w:val="20"/>
              </w:rPr>
              <w:t>71</w:t>
            </w:r>
          </w:p>
        </w:tc>
        <w:tc>
          <w:tcPr>
            <w:tcW w:w="990" w:type="dxa"/>
            <w:vAlign w:val="bottom"/>
          </w:tcPr>
          <w:p w14:paraId="1E1E81BB" w14:textId="77777777" w:rsidR="008A64F3" w:rsidRPr="007D7FC5" w:rsidRDefault="008A64F3" w:rsidP="00A40483">
            <w:pPr>
              <w:rPr>
                <w:rFonts w:cs="Arial"/>
                <w:sz w:val="20"/>
                <w:szCs w:val="20"/>
              </w:rPr>
            </w:pPr>
            <w:r w:rsidRPr="007D7FC5">
              <w:rPr>
                <w:rFonts w:cs="Calibri"/>
                <w:color w:val="000000"/>
                <w:sz w:val="20"/>
                <w:szCs w:val="20"/>
              </w:rPr>
              <w:t>90</w:t>
            </w:r>
          </w:p>
        </w:tc>
        <w:tc>
          <w:tcPr>
            <w:tcW w:w="917" w:type="dxa"/>
            <w:vMerge w:val="restart"/>
          </w:tcPr>
          <w:p w14:paraId="136399DC" w14:textId="77777777" w:rsidR="008A64F3" w:rsidRPr="007D7FC5" w:rsidRDefault="008A64F3" w:rsidP="00A40483">
            <w:pPr>
              <w:rPr>
                <w:rFonts w:cs="Arial"/>
                <w:sz w:val="20"/>
                <w:szCs w:val="20"/>
              </w:rPr>
            </w:pPr>
            <w:r w:rsidRPr="007D7FC5">
              <w:rPr>
                <w:rFonts w:cs="Arial"/>
                <w:sz w:val="20"/>
                <w:szCs w:val="20"/>
              </w:rPr>
              <w:t>151</w:t>
            </w:r>
          </w:p>
        </w:tc>
      </w:tr>
      <w:tr w:rsidR="008A64F3" w:rsidRPr="007D7FC5" w14:paraId="60622981" w14:textId="77777777" w:rsidTr="00C4003F">
        <w:tc>
          <w:tcPr>
            <w:tcW w:w="990" w:type="dxa"/>
            <w:vMerge/>
          </w:tcPr>
          <w:p w14:paraId="2B0F314A"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00E29D0F"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10AFEC45" w14:textId="77777777" w:rsidR="008A64F3" w:rsidRPr="007D7FC5" w:rsidRDefault="008A64F3" w:rsidP="00A40483">
            <w:pPr>
              <w:rPr>
                <w:rFonts w:cs="Arial"/>
                <w:sz w:val="20"/>
                <w:szCs w:val="20"/>
              </w:rPr>
            </w:pPr>
          </w:p>
        </w:tc>
        <w:tc>
          <w:tcPr>
            <w:tcW w:w="812" w:type="dxa"/>
            <w:vMerge/>
          </w:tcPr>
          <w:p w14:paraId="4807BFCD" w14:textId="77777777" w:rsidR="008A64F3" w:rsidRPr="007D7FC5" w:rsidRDefault="008A64F3" w:rsidP="00A40483">
            <w:pPr>
              <w:rPr>
                <w:rFonts w:cs="Arial"/>
                <w:sz w:val="20"/>
                <w:szCs w:val="20"/>
              </w:rPr>
            </w:pPr>
          </w:p>
        </w:tc>
        <w:tc>
          <w:tcPr>
            <w:tcW w:w="810" w:type="dxa"/>
          </w:tcPr>
          <w:p w14:paraId="6C55EB4E"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373110F6" w14:textId="77777777" w:rsidR="008A64F3" w:rsidRPr="007D7FC5" w:rsidRDefault="008A64F3" w:rsidP="00A40483">
            <w:pPr>
              <w:rPr>
                <w:rFonts w:cs="Arial"/>
                <w:sz w:val="20"/>
                <w:szCs w:val="20"/>
              </w:rPr>
            </w:pPr>
            <w:r w:rsidRPr="007D7FC5">
              <w:rPr>
                <w:rFonts w:cs="Calibri"/>
                <w:color w:val="000000"/>
                <w:sz w:val="20"/>
                <w:szCs w:val="20"/>
              </w:rPr>
              <w:t>113.254</w:t>
            </w:r>
          </w:p>
        </w:tc>
        <w:tc>
          <w:tcPr>
            <w:tcW w:w="1080" w:type="dxa"/>
            <w:vAlign w:val="bottom"/>
          </w:tcPr>
          <w:p w14:paraId="7064907F" w14:textId="77777777" w:rsidR="008A64F3" w:rsidRPr="007D7FC5" w:rsidRDefault="008A64F3" w:rsidP="00A40483">
            <w:pPr>
              <w:rPr>
                <w:rFonts w:cs="Arial"/>
                <w:sz w:val="20"/>
                <w:szCs w:val="20"/>
              </w:rPr>
            </w:pPr>
            <w:r w:rsidRPr="007D7FC5">
              <w:rPr>
                <w:rFonts w:cs="Calibri"/>
                <w:color w:val="000000"/>
                <w:sz w:val="20"/>
                <w:szCs w:val="20"/>
              </w:rPr>
              <w:t>68</w:t>
            </w:r>
          </w:p>
        </w:tc>
        <w:tc>
          <w:tcPr>
            <w:tcW w:w="990" w:type="dxa"/>
            <w:vAlign w:val="bottom"/>
          </w:tcPr>
          <w:p w14:paraId="5D083DE3" w14:textId="77777777" w:rsidR="008A64F3" w:rsidRPr="007D7FC5" w:rsidRDefault="008A64F3" w:rsidP="00A40483">
            <w:pPr>
              <w:rPr>
                <w:rFonts w:cs="Arial"/>
                <w:sz w:val="20"/>
                <w:szCs w:val="20"/>
              </w:rPr>
            </w:pPr>
            <w:r w:rsidRPr="007D7FC5">
              <w:rPr>
                <w:rFonts w:cs="Calibri"/>
                <w:color w:val="000000"/>
                <w:sz w:val="20"/>
                <w:szCs w:val="20"/>
              </w:rPr>
              <w:t>92</w:t>
            </w:r>
          </w:p>
        </w:tc>
        <w:tc>
          <w:tcPr>
            <w:tcW w:w="990" w:type="dxa"/>
            <w:vAlign w:val="bottom"/>
          </w:tcPr>
          <w:p w14:paraId="203B2115" w14:textId="77777777" w:rsidR="008A64F3" w:rsidRPr="007D7FC5" w:rsidRDefault="008A64F3" w:rsidP="00A40483">
            <w:pPr>
              <w:rPr>
                <w:rFonts w:cs="Arial"/>
                <w:sz w:val="20"/>
                <w:szCs w:val="20"/>
              </w:rPr>
            </w:pPr>
            <w:r w:rsidRPr="007D7FC5">
              <w:rPr>
                <w:rFonts w:cs="Calibri"/>
                <w:color w:val="000000"/>
                <w:sz w:val="20"/>
                <w:szCs w:val="20"/>
              </w:rPr>
              <w:t>133</w:t>
            </w:r>
          </w:p>
        </w:tc>
        <w:tc>
          <w:tcPr>
            <w:tcW w:w="917" w:type="dxa"/>
            <w:vMerge/>
          </w:tcPr>
          <w:p w14:paraId="1770E086" w14:textId="77777777" w:rsidR="008A64F3" w:rsidRPr="007D7FC5" w:rsidRDefault="008A64F3" w:rsidP="00A40483">
            <w:pPr>
              <w:rPr>
                <w:rFonts w:cs="Arial"/>
                <w:sz w:val="20"/>
                <w:szCs w:val="20"/>
              </w:rPr>
            </w:pPr>
          </w:p>
        </w:tc>
      </w:tr>
      <w:tr w:rsidR="008A64F3" w:rsidRPr="007D7FC5" w14:paraId="0DAC6A6F" w14:textId="77777777" w:rsidTr="00C4003F">
        <w:tc>
          <w:tcPr>
            <w:tcW w:w="990" w:type="dxa"/>
            <w:vMerge/>
          </w:tcPr>
          <w:p w14:paraId="30DF15E0"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79570E4F"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1BCCE809" w14:textId="77777777" w:rsidR="008A64F3" w:rsidRPr="007D7FC5" w:rsidRDefault="008A64F3" w:rsidP="00A40483">
            <w:pPr>
              <w:rPr>
                <w:rFonts w:cs="Arial"/>
                <w:sz w:val="20"/>
                <w:szCs w:val="20"/>
              </w:rPr>
            </w:pPr>
          </w:p>
        </w:tc>
        <w:tc>
          <w:tcPr>
            <w:tcW w:w="812" w:type="dxa"/>
            <w:vMerge/>
          </w:tcPr>
          <w:p w14:paraId="1EEE5426" w14:textId="77777777" w:rsidR="008A64F3" w:rsidRPr="007D7FC5" w:rsidRDefault="008A64F3" w:rsidP="00A40483">
            <w:pPr>
              <w:rPr>
                <w:rFonts w:cs="Arial"/>
                <w:sz w:val="20"/>
                <w:szCs w:val="20"/>
              </w:rPr>
            </w:pPr>
          </w:p>
        </w:tc>
        <w:tc>
          <w:tcPr>
            <w:tcW w:w="810" w:type="dxa"/>
          </w:tcPr>
          <w:p w14:paraId="381EF618"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16D3CAB7" w14:textId="77777777" w:rsidR="008A64F3" w:rsidRPr="007D7FC5" w:rsidRDefault="008A64F3" w:rsidP="00A40483">
            <w:pPr>
              <w:rPr>
                <w:rFonts w:cs="Arial"/>
                <w:sz w:val="20"/>
                <w:szCs w:val="20"/>
              </w:rPr>
            </w:pPr>
            <w:r w:rsidRPr="007D7FC5">
              <w:rPr>
                <w:rFonts w:cs="Calibri"/>
                <w:color w:val="000000"/>
                <w:sz w:val="20"/>
                <w:szCs w:val="20"/>
              </w:rPr>
              <w:t>205.944</w:t>
            </w:r>
          </w:p>
        </w:tc>
        <w:tc>
          <w:tcPr>
            <w:tcW w:w="1080" w:type="dxa"/>
            <w:vAlign w:val="bottom"/>
          </w:tcPr>
          <w:p w14:paraId="561499B5" w14:textId="77777777" w:rsidR="008A64F3" w:rsidRPr="007D7FC5" w:rsidRDefault="008A64F3" w:rsidP="00A40483">
            <w:pPr>
              <w:rPr>
                <w:rFonts w:cs="Arial"/>
                <w:sz w:val="20"/>
                <w:szCs w:val="20"/>
              </w:rPr>
            </w:pPr>
            <w:r w:rsidRPr="007D7FC5">
              <w:rPr>
                <w:rFonts w:cs="Calibri"/>
                <w:color w:val="000000"/>
                <w:sz w:val="20"/>
                <w:szCs w:val="20"/>
              </w:rPr>
              <w:t>117</w:t>
            </w:r>
          </w:p>
        </w:tc>
        <w:tc>
          <w:tcPr>
            <w:tcW w:w="990" w:type="dxa"/>
            <w:vAlign w:val="bottom"/>
          </w:tcPr>
          <w:p w14:paraId="6F599CAD" w14:textId="77777777" w:rsidR="008A64F3" w:rsidRPr="007D7FC5" w:rsidRDefault="008A64F3" w:rsidP="00A40483">
            <w:pPr>
              <w:rPr>
                <w:rFonts w:cs="Arial"/>
                <w:sz w:val="20"/>
                <w:szCs w:val="20"/>
              </w:rPr>
            </w:pPr>
            <w:r w:rsidRPr="007D7FC5">
              <w:rPr>
                <w:rFonts w:cs="Calibri"/>
                <w:color w:val="000000"/>
                <w:sz w:val="20"/>
                <w:szCs w:val="20"/>
              </w:rPr>
              <w:t>204</w:t>
            </w:r>
          </w:p>
        </w:tc>
        <w:tc>
          <w:tcPr>
            <w:tcW w:w="990" w:type="dxa"/>
            <w:vAlign w:val="bottom"/>
          </w:tcPr>
          <w:p w14:paraId="5BDC9693" w14:textId="77777777" w:rsidR="008A64F3" w:rsidRPr="007D7FC5" w:rsidRDefault="008A64F3" w:rsidP="00A40483">
            <w:pPr>
              <w:rPr>
                <w:rFonts w:cs="Arial"/>
                <w:sz w:val="20"/>
                <w:szCs w:val="20"/>
              </w:rPr>
            </w:pPr>
            <w:r w:rsidRPr="007D7FC5">
              <w:rPr>
                <w:rFonts w:cs="Calibri"/>
                <w:color w:val="000000"/>
                <w:sz w:val="20"/>
                <w:szCs w:val="20"/>
              </w:rPr>
              <w:t>300</w:t>
            </w:r>
          </w:p>
        </w:tc>
        <w:tc>
          <w:tcPr>
            <w:tcW w:w="917" w:type="dxa"/>
            <w:vMerge/>
          </w:tcPr>
          <w:p w14:paraId="38897DD0" w14:textId="77777777" w:rsidR="008A64F3" w:rsidRPr="007D7FC5" w:rsidRDefault="008A64F3" w:rsidP="00A40483">
            <w:pPr>
              <w:rPr>
                <w:rFonts w:cs="Arial"/>
                <w:sz w:val="20"/>
                <w:szCs w:val="20"/>
              </w:rPr>
            </w:pPr>
          </w:p>
        </w:tc>
      </w:tr>
      <w:tr w:rsidR="008A64F3" w:rsidRPr="007D7FC5" w14:paraId="279437D0" w14:textId="77777777" w:rsidTr="00C4003F">
        <w:tc>
          <w:tcPr>
            <w:tcW w:w="990" w:type="dxa"/>
            <w:vMerge w:val="restart"/>
          </w:tcPr>
          <w:p w14:paraId="2A7BDDF2"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t>CSF</w:t>
            </w:r>
          </w:p>
        </w:tc>
        <w:tc>
          <w:tcPr>
            <w:tcW w:w="1530" w:type="dxa"/>
            <w:vMerge w:val="restart"/>
          </w:tcPr>
          <w:p w14:paraId="6CFE5A8A"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ABETA</w:t>
            </w:r>
          </w:p>
        </w:tc>
        <w:tc>
          <w:tcPr>
            <w:tcW w:w="720" w:type="dxa"/>
            <w:vMerge w:val="restart"/>
          </w:tcPr>
          <w:p w14:paraId="74E440DD" w14:textId="77777777" w:rsidR="008A64F3" w:rsidRPr="007D7FC5" w:rsidRDefault="008A64F3" w:rsidP="00A40483">
            <w:pPr>
              <w:rPr>
                <w:rFonts w:cs="Arial"/>
                <w:sz w:val="20"/>
                <w:szCs w:val="20"/>
              </w:rPr>
            </w:pPr>
            <w:r w:rsidRPr="007D7FC5">
              <w:rPr>
                <w:rFonts w:cs="Arial"/>
                <w:sz w:val="20"/>
                <w:szCs w:val="20"/>
              </w:rPr>
              <w:t>3682</w:t>
            </w:r>
          </w:p>
        </w:tc>
        <w:tc>
          <w:tcPr>
            <w:tcW w:w="812" w:type="dxa"/>
            <w:vMerge w:val="restart"/>
          </w:tcPr>
          <w:p w14:paraId="73994B4E" w14:textId="77777777" w:rsidR="008A64F3" w:rsidRPr="007D7FC5" w:rsidRDefault="008A64F3" w:rsidP="00A40483">
            <w:pPr>
              <w:rPr>
                <w:rFonts w:cs="Arial"/>
                <w:sz w:val="20"/>
                <w:szCs w:val="20"/>
              </w:rPr>
            </w:pPr>
            <w:r w:rsidRPr="007D7FC5">
              <w:rPr>
                <w:rFonts w:cs="Arial"/>
                <w:sz w:val="20"/>
                <w:szCs w:val="20"/>
              </w:rPr>
              <w:t>493</w:t>
            </w:r>
          </w:p>
        </w:tc>
        <w:tc>
          <w:tcPr>
            <w:tcW w:w="810" w:type="dxa"/>
          </w:tcPr>
          <w:p w14:paraId="5AEAD443"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7DDE01F3" w14:textId="77777777" w:rsidR="008A64F3" w:rsidRPr="007D7FC5" w:rsidRDefault="008A64F3" w:rsidP="00A40483">
            <w:pPr>
              <w:rPr>
                <w:rFonts w:cs="Arial"/>
                <w:sz w:val="20"/>
                <w:szCs w:val="20"/>
              </w:rPr>
            </w:pPr>
            <w:r w:rsidRPr="007D7FC5">
              <w:rPr>
                <w:rFonts w:cs="Calibri"/>
                <w:color w:val="000000"/>
                <w:sz w:val="20"/>
                <w:szCs w:val="20"/>
              </w:rPr>
              <w:t>1203.81</w:t>
            </w:r>
          </w:p>
        </w:tc>
        <w:tc>
          <w:tcPr>
            <w:tcW w:w="1080" w:type="dxa"/>
            <w:vAlign w:val="bottom"/>
          </w:tcPr>
          <w:p w14:paraId="48FDD1E5" w14:textId="77777777" w:rsidR="008A64F3" w:rsidRPr="007D7FC5" w:rsidRDefault="008A64F3" w:rsidP="00A40483">
            <w:pPr>
              <w:rPr>
                <w:rFonts w:cs="Arial"/>
                <w:sz w:val="20"/>
                <w:szCs w:val="20"/>
              </w:rPr>
            </w:pPr>
            <w:r w:rsidRPr="007D7FC5">
              <w:rPr>
                <w:rFonts w:cs="Calibri"/>
                <w:color w:val="000000"/>
                <w:sz w:val="20"/>
                <w:szCs w:val="20"/>
              </w:rPr>
              <w:t>831.3</w:t>
            </w:r>
          </w:p>
        </w:tc>
        <w:tc>
          <w:tcPr>
            <w:tcW w:w="990" w:type="dxa"/>
            <w:vAlign w:val="bottom"/>
          </w:tcPr>
          <w:p w14:paraId="4C6A1987" w14:textId="77777777" w:rsidR="008A64F3" w:rsidRPr="007D7FC5" w:rsidRDefault="008A64F3" w:rsidP="00A40483">
            <w:pPr>
              <w:rPr>
                <w:rFonts w:cs="Arial"/>
                <w:sz w:val="20"/>
                <w:szCs w:val="20"/>
              </w:rPr>
            </w:pPr>
            <w:r w:rsidRPr="007D7FC5">
              <w:rPr>
                <w:rFonts w:cs="Calibri"/>
                <w:color w:val="000000"/>
                <w:sz w:val="20"/>
                <w:szCs w:val="20"/>
              </w:rPr>
              <w:t>1270</w:t>
            </w:r>
          </w:p>
        </w:tc>
        <w:tc>
          <w:tcPr>
            <w:tcW w:w="990" w:type="dxa"/>
            <w:vAlign w:val="bottom"/>
          </w:tcPr>
          <w:p w14:paraId="1D6239FE" w14:textId="77777777" w:rsidR="008A64F3" w:rsidRPr="007D7FC5" w:rsidRDefault="008A64F3" w:rsidP="00A40483">
            <w:pPr>
              <w:rPr>
                <w:rFonts w:cs="Arial"/>
                <w:sz w:val="20"/>
                <w:szCs w:val="20"/>
              </w:rPr>
            </w:pPr>
            <w:r w:rsidRPr="007D7FC5">
              <w:rPr>
                <w:rFonts w:cs="Calibri"/>
                <w:color w:val="000000"/>
                <w:sz w:val="20"/>
                <w:szCs w:val="20"/>
              </w:rPr>
              <w:t>1689.26</w:t>
            </w:r>
          </w:p>
        </w:tc>
        <w:tc>
          <w:tcPr>
            <w:tcW w:w="917" w:type="dxa"/>
            <w:vMerge w:val="restart"/>
          </w:tcPr>
          <w:p w14:paraId="5C5798F8" w14:textId="77777777" w:rsidR="008A64F3" w:rsidRPr="007D7FC5" w:rsidRDefault="008A64F3" w:rsidP="00A40483">
            <w:pPr>
              <w:rPr>
                <w:rFonts w:cs="Arial"/>
                <w:sz w:val="20"/>
                <w:szCs w:val="20"/>
              </w:rPr>
            </w:pPr>
            <w:r w:rsidRPr="007D7FC5">
              <w:rPr>
                <w:rFonts w:cs="Arial"/>
                <w:sz w:val="20"/>
                <w:szCs w:val="20"/>
              </w:rPr>
              <w:t>3189</w:t>
            </w:r>
          </w:p>
        </w:tc>
      </w:tr>
      <w:tr w:rsidR="008A64F3" w:rsidRPr="007D7FC5" w14:paraId="1B5B1BDA" w14:textId="77777777" w:rsidTr="00C4003F">
        <w:tc>
          <w:tcPr>
            <w:tcW w:w="990" w:type="dxa"/>
            <w:vMerge/>
          </w:tcPr>
          <w:p w14:paraId="7C2DF89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0AA74E8B"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4F7CE444" w14:textId="77777777" w:rsidR="008A64F3" w:rsidRPr="007D7FC5" w:rsidRDefault="008A64F3" w:rsidP="00A40483">
            <w:pPr>
              <w:rPr>
                <w:rFonts w:cs="Arial"/>
                <w:sz w:val="20"/>
                <w:szCs w:val="20"/>
              </w:rPr>
            </w:pPr>
          </w:p>
        </w:tc>
        <w:tc>
          <w:tcPr>
            <w:tcW w:w="812" w:type="dxa"/>
            <w:vMerge/>
          </w:tcPr>
          <w:p w14:paraId="054DE045" w14:textId="77777777" w:rsidR="008A64F3" w:rsidRPr="007D7FC5" w:rsidRDefault="008A64F3" w:rsidP="00A40483">
            <w:pPr>
              <w:rPr>
                <w:rFonts w:cs="Arial"/>
                <w:sz w:val="20"/>
                <w:szCs w:val="20"/>
              </w:rPr>
            </w:pPr>
          </w:p>
        </w:tc>
        <w:tc>
          <w:tcPr>
            <w:tcW w:w="810" w:type="dxa"/>
          </w:tcPr>
          <w:p w14:paraId="17A16932"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264D6A7F" w14:textId="77777777" w:rsidR="008A64F3" w:rsidRPr="007D7FC5" w:rsidRDefault="008A64F3" w:rsidP="00A40483">
            <w:pPr>
              <w:rPr>
                <w:rFonts w:cs="Arial"/>
                <w:sz w:val="20"/>
                <w:szCs w:val="20"/>
              </w:rPr>
            </w:pPr>
            <w:r w:rsidRPr="007D7FC5">
              <w:rPr>
                <w:rFonts w:cs="Calibri"/>
                <w:color w:val="000000"/>
                <w:sz w:val="20"/>
                <w:szCs w:val="20"/>
              </w:rPr>
              <w:t>972.99</w:t>
            </w:r>
          </w:p>
        </w:tc>
        <w:tc>
          <w:tcPr>
            <w:tcW w:w="1080" w:type="dxa"/>
            <w:vAlign w:val="bottom"/>
          </w:tcPr>
          <w:p w14:paraId="02FB60FC" w14:textId="77777777" w:rsidR="008A64F3" w:rsidRPr="007D7FC5" w:rsidRDefault="008A64F3" w:rsidP="00A40483">
            <w:pPr>
              <w:rPr>
                <w:rFonts w:cs="Arial"/>
                <w:sz w:val="20"/>
                <w:szCs w:val="20"/>
              </w:rPr>
            </w:pPr>
            <w:r w:rsidRPr="007D7FC5">
              <w:rPr>
                <w:rFonts w:cs="Calibri"/>
                <w:color w:val="000000"/>
                <w:sz w:val="20"/>
                <w:szCs w:val="20"/>
              </w:rPr>
              <w:t>613.35</w:t>
            </w:r>
          </w:p>
        </w:tc>
        <w:tc>
          <w:tcPr>
            <w:tcW w:w="990" w:type="dxa"/>
            <w:vAlign w:val="bottom"/>
          </w:tcPr>
          <w:p w14:paraId="00C444AB" w14:textId="77777777" w:rsidR="008A64F3" w:rsidRPr="007D7FC5" w:rsidRDefault="008A64F3" w:rsidP="00A40483">
            <w:pPr>
              <w:rPr>
                <w:rFonts w:cs="Arial"/>
                <w:sz w:val="20"/>
                <w:szCs w:val="20"/>
              </w:rPr>
            </w:pPr>
            <w:r w:rsidRPr="007D7FC5">
              <w:rPr>
                <w:rFonts w:cs="Calibri"/>
                <w:color w:val="000000"/>
                <w:sz w:val="20"/>
                <w:szCs w:val="20"/>
              </w:rPr>
              <w:t>845.8</w:t>
            </w:r>
          </w:p>
        </w:tc>
        <w:tc>
          <w:tcPr>
            <w:tcW w:w="990" w:type="dxa"/>
            <w:vAlign w:val="bottom"/>
          </w:tcPr>
          <w:p w14:paraId="048B128B" w14:textId="77777777" w:rsidR="008A64F3" w:rsidRPr="007D7FC5" w:rsidRDefault="008A64F3" w:rsidP="00A40483">
            <w:pPr>
              <w:rPr>
                <w:rFonts w:cs="Arial"/>
                <w:sz w:val="20"/>
                <w:szCs w:val="20"/>
              </w:rPr>
            </w:pPr>
            <w:r w:rsidRPr="007D7FC5">
              <w:rPr>
                <w:rFonts w:cs="Calibri"/>
                <w:color w:val="000000"/>
                <w:sz w:val="20"/>
                <w:szCs w:val="20"/>
              </w:rPr>
              <w:t>1359.88</w:t>
            </w:r>
          </w:p>
        </w:tc>
        <w:tc>
          <w:tcPr>
            <w:tcW w:w="917" w:type="dxa"/>
            <w:vMerge/>
          </w:tcPr>
          <w:p w14:paraId="66530E5E" w14:textId="77777777" w:rsidR="008A64F3" w:rsidRPr="007D7FC5" w:rsidRDefault="008A64F3" w:rsidP="00A40483">
            <w:pPr>
              <w:rPr>
                <w:rFonts w:cs="Arial"/>
                <w:sz w:val="20"/>
                <w:szCs w:val="20"/>
              </w:rPr>
            </w:pPr>
          </w:p>
        </w:tc>
      </w:tr>
      <w:tr w:rsidR="008A64F3" w:rsidRPr="007D7FC5" w14:paraId="329A8748" w14:textId="77777777" w:rsidTr="00C4003F">
        <w:tc>
          <w:tcPr>
            <w:tcW w:w="990" w:type="dxa"/>
            <w:vMerge/>
          </w:tcPr>
          <w:p w14:paraId="11482EE0"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193AEF17"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4F3032D" w14:textId="77777777" w:rsidR="008A64F3" w:rsidRPr="007D7FC5" w:rsidRDefault="008A64F3" w:rsidP="00A40483">
            <w:pPr>
              <w:rPr>
                <w:rFonts w:cs="Arial"/>
                <w:sz w:val="20"/>
                <w:szCs w:val="20"/>
              </w:rPr>
            </w:pPr>
          </w:p>
        </w:tc>
        <w:tc>
          <w:tcPr>
            <w:tcW w:w="812" w:type="dxa"/>
            <w:vMerge/>
          </w:tcPr>
          <w:p w14:paraId="79CD8333" w14:textId="77777777" w:rsidR="008A64F3" w:rsidRPr="007D7FC5" w:rsidRDefault="008A64F3" w:rsidP="00A40483">
            <w:pPr>
              <w:rPr>
                <w:rFonts w:cs="Arial"/>
                <w:sz w:val="20"/>
                <w:szCs w:val="20"/>
              </w:rPr>
            </w:pPr>
          </w:p>
        </w:tc>
        <w:tc>
          <w:tcPr>
            <w:tcW w:w="810" w:type="dxa"/>
          </w:tcPr>
          <w:p w14:paraId="5C2F4206"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1C04BBD2" w14:textId="77777777" w:rsidR="008A64F3" w:rsidRPr="007D7FC5" w:rsidRDefault="008A64F3" w:rsidP="00A40483">
            <w:pPr>
              <w:rPr>
                <w:rFonts w:cs="Arial"/>
                <w:sz w:val="20"/>
                <w:szCs w:val="20"/>
              </w:rPr>
            </w:pPr>
            <w:r w:rsidRPr="007D7FC5">
              <w:rPr>
                <w:rFonts w:cs="Calibri"/>
                <w:color w:val="000000"/>
                <w:sz w:val="20"/>
                <w:szCs w:val="20"/>
              </w:rPr>
              <w:t>634.83</w:t>
            </w:r>
          </w:p>
        </w:tc>
        <w:tc>
          <w:tcPr>
            <w:tcW w:w="1080" w:type="dxa"/>
            <w:vAlign w:val="bottom"/>
          </w:tcPr>
          <w:p w14:paraId="7CA62062" w14:textId="77777777" w:rsidR="008A64F3" w:rsidRPr="007D7FC5" w:rsidRDefault="008A64F3" w:rsidP="00A40483">
            <w:pPr>
              <w:rPr>
                <w:rFonts w:cs="Arial"/>
                <w:sz w:val="20"/>
                <w:szCs w:val="20"/>
              </w:rPr>
            </w:pPr>
            <w:r w:rsidRPr="007D7FC5">
              <w:rPr>
                <w:rFonts w:cs="Calibri"/>
                <w:color w:val="000000"/>
                <w:sz w:val="20"/>
                <w:szCs w:val="20"/>
              </w:rPr>
              <w:t>445.05</w:t>
            </w:r>
          </w:p>
        </w:tc>
        <w:tc>
          <w:tcPr>
            <w:tcW w:w="990" w:type="dxa"/>
            <w:vAlign w:val="bottom"/>
          </w:tcPr>
          <w:p w14:paraId="0C35392E" w14:textId="77777777" w:rsidR="008A64F3" w:rsidRPr="007D7FC5" w:rsidRDefault="008A64F3" w:rsidP="00A40483">
            <w:pPr>
              <w:rPr>
                <w:rFonts w:cs="Arial"/>
                <w:sz w:val="20"/>
                <w:szCs w:val="20"/>
              </w:rPr>
            </w:pPr>
            <w:r w:rsidRPr="007D7FC5">
              <w:rPr>
                <w:rFonts w:cs="Calibri"/>
                <w:color w:val="000000"/>
                <w:sz w:val="20"/>
                <w:szCs w:val="20"/>
              </w:rPr>
              <w:t>567.55</w:t>
            </w:r>
          </w:p>
        </w:tc>
        <w:tc>
          <w:tcPr>
            <w:tcW w:w="990" w:type="dxa"/>
            <w:vAlign w:val="bottom"/>
          </w:tcPr>
          <w:p w14:paraId="70DF4AA3" w14:textId="77777777" w:rsidR="008A64F3" w:rsidRPr="007D7FC5" w:rsidRDefault="008A64F3" w:rsidP="00A40483">
            <w:pPr>
              <w:rPr>
                <w:rFonts w:cs="Arial"/>
                <w:sz w:val="20"/>
                <w:szCs w:val="20"/>
              </w:rPr>
            </w:pPr>
            <w:r w:rsidRPr="007D7FC5">
              <w:rPr>
                <w:rFonts w:cs="Calibri"/>
                <w:color w:val="000000"/>
                <w:sz w:val="20"/>
                <w:szCs w:val="20"/>
              </w:rPr>
              <w:t>735.45</w:t>
            </w:r>
          </w:p>
        </w:tc>
        <w:tc>
          <w:tcPr>
            <w:tcW w:w="917" w:type="dxa"/>
            <w:vMerge/>
          </w:tcPr>
          <w:p w14:paraId="413F4082" w14:textId="77777777" w:rsidR="008A64F3" w:rsidRPr="007D7FC5" w:rsidRDefault="008A64F3" w:rsidP="00A40483">
            <w:pPr>
              <w:rPr>
                <w:rFonts w:cs="Arial"/>
                <w:sz w:val="20"/>
                <w:szCs w:val="20"/>
              </w:rPr>
            </w:pPr>
          </w:p>
        </w:tc>
      </w:tr>
      <w:tr w:rsidR="008A64F3" w:rsidRPr="007D7FC5" w14:paraId="2F8FB227" w14:textId="77777777" w:rsidTr="00C4003F">
        <w:tc>
          <w:tcPr>
            <w:tcW w:w="990" w:type="dxa"/>
            <w:vMerge/>
          </w:tcPr>
          <w:p w14:paraId="6D4496A4"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7B540856"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PTAU</w:t>
            </w:r>
          </w:p>
        </w:tc>
        <w:tc>
          <w:tcPr>
            <w:tcW w:w="720" w:type="dxa"/>
            <w:vMerge w:val="restart"/>
          </w:tcPr>
          <w:p w14:paraId="61D0C7B2" w14:textId="77777777" w:rsidR="008A64F3" w:rsidRPr="007D7FC5" w:rsidRDefault="008A64F3" w:rsidP="00A40483">
            <w:pPr>
              <w:rPr>
                <w:rFonts w:cs="Arial"/>
                <w:sz w:val="20"/>
                <w:szCs w:val="20"/>
              </w:rPr>
            </w:pPr>
            <w:r w:rsidRPr="007D7FC5">
              <w:rPr>
                <w:rFonts w:cs="Arial"/>
                <w:sz w:val="20"/>
                <w:szCs w:val="20"/>
              </w:rPr>
              <w:t>3682</w:t>
            </w:r>
          </w:p>
        </w:tc>
        <w:tc>
          <w:tcPr>
            <w:tcW w:w="812" w:type="dxa"/>
            <w:vMerge w:val="restart"/>
          </w:tcPr>
          <w:p w14:paraId="2189ECA1" w14:textId="77777777" w:rsidR="008A64F3" w:rsidRPr="007D7FC5" w:rsidRDefault="008A64F3" w:rsidP="00A40483">
            <w:pPr>
              <w:rPr>
                <w:rFonts w:cs="Arial"/>
                <w:sz w:val="20"/>
                <w:szCs w:val="20"/>
              </w:rPr>
            </w:pPr>
            <w:r w:rsidRPr="007D7FC5">
              <w:rPr>
                <w:rFonts w:cs="Arial"/>
                <w:sz w:val="20"/>
                <w:szCs w:val="20"/>
              </w:rPr>
              <w:t>492</w:t>
            </w:r>
          </w:p>
        </w:tc>
        <w:tc>
          <w:tcPr>
            <w:tcW w:w="810" w:type="dxa"/>
          </w:tcPr>
          <w:p w14:paraId="4347A4B8"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2E870495" w14:textId="77777777" w:rsidR="008A64F3" w:rsidRPr="007D7FC5" w:rsidRDefault="008A64F3" w:rsidP="00A40483">
            <w:pPr>
              <w:rPr>
                <w:rFonts w:cs="Arial"/>
                <w:sz w:val="20"/>
                <w:szCs w:val="20"/>
              </w:rPr>
            </w:pPr>
            <w:r w:rsidRPr="007D7FC5">
              <w:rPr>
                <w:rFonts w:cs="Calibri"/>
                <w:color w:val="000000"/>
                <w:sz w:val="20"/>
                <w:szCs w:val="20"/>
              </w:rPr>
              <w:t>22.832</w:t>
            </w:r>
          </w:p>
        </w:tc>
        <w:tc>
          <w:tcPr>
            <w:tcW w:w="1080" w:type="dxa"/>
            <w:vAlign w:val="bottom"/>
          </w:tcPr>
          <w:p w14:paraId="0CC78486" w14:textId="77777777" w:rsidR="008A64F3" w:rsidRPr="007D7FC5" w:rsidRDefault="008A64F3" w:rsidP="00A40483">
            <w:pPr>
              <w:rPr>
                <w:rFonts w:cs="Arial"/>
                <w:sz w:val="20"/>
                <w:szCs w:val="20"/>
              </w:rPr>
            </w:pPr>
            <w:r w:rsidRPr="007D7FC5">
              <w:rPr>
                <w:rFonts w:cs="Calibri"/>
                <w:color w:val="000000"/>
                <w:sz w:val="20"/>
                <w:szCs w:val="20"/>
              </w:rPr>
              <w:t>16.122</w:t>
            </w:r>
          </w:p>
        </w:tc>
        <w:tc>
          <w:tcPr>
            <w:tcW w:w="990" w:type="dxa"/>
            <w:vAlign w:val="bottom"/>
          </w:tcPr>
          <w:p w14:paraId="5D33CB97" w14:textId="77777777" w:rsidR="008A64F3" w:rsidRPr="007D7FC5" w:rsidRDefault="008A64F3" w:rsidP="00A40483">
            <w:pPr>
              <w:rPr>
                <w:rFonts w:cs="Arial"/>
                <w:sz w:val="20"/>
                <w:szCs w:val="20"/>
              </w:rPr>
            </w:pPr>
            <w:r w:rsidRPr="007D7FC5">
              <w:rPr>
                <w:rFonts w:cs="Calibri"/>
                <w:color w:val="000000"/>
                <w:sz w:val="20"/>
                <w:szCs w:val="20"/>
              </w:rPr>
              <w:t>20.77</w:t>
            </w:r>
          </w:p>
        </w:tc>
        <w:tc>
          <w:tcPr>
            <w:tcW w:w="990" w:type="dxa"/>
            <w:vAlign w:val="bottom"/>
          </w:tcPr>
          <w:p w14:paraId="27164190" w14:textId="77777777" w:rsidR="008A64F3" w:rsidRPr="007D7FC5" w:rsidRDefault="008A64F3" w:rsidP="00A40483">
            <w:pPr>
              <w:rPr>
                <w:rFonts w:cs="Arial"/>
                <w:sz w:val="20"/>
                <w:szCs w:val="20"/>
              </w:rPr>
            </w:pPr>
            <w:r w:rsidRPr="007D7FC5">
              <w:rPr>
                <w:rFonts w:cs="Calibri"/>
                <w:color w:val="000000"/>
                <w:sz w:val="20"/>
                <w:szCs w:val="20"/>
              </w:rPr>
              <w:t>27.12</w:t>
            </w:r>
          </w:p>
        </w:tc>
        <w:tc>
          <w:tcPr>
            <w:tcW w:w="917" w:type="dxa"/>
            <w:vMerge w:val="restart"/>
          </w:tcPr>
          <w:p w14:paraId="1BDE05C2" w14:textId="77777777" w:rsidR="008A64F3" w:rsidRPr="007D7FC5" w:rsidRDefault="008A64F3" w:rsidP="00A40483">
            <w:pPr>
              <w:rPr>
                <w:rFonts w:cs="Arial"/>
                <w:sz w:val="20"/>
                <w:szCs w:val="20"/>
              </w:rPr>
            </w:pPr>
            <w:r w:rsidRPr="007D7FC5">
              <w:rPr>
                <w:rFonts w:cs="Arial"/>
                <w:sz w:val="20"/>
                <w:szCs w:val="20"/>
              </w:rPr>
              <w:t>3190</w:t>
            </w:r>
          </w:p>
        </w:tc>
      </w:tr>
      <w:tr w:rsidR="008A64F3" w:rsidRPr="007D7FC5" w14:paraId="2FF9FBDD" w14:textId="77777777" w:rsidTr="00C4003F">
        <w:tc>
          <w:tcPr>
            <w:tcW w:w="990" w:type="dxa"/>
            <w:vMerge/>
          </w:tcPr>
          <w:p w14:paraId="36B2515E"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71E85CC3"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7A3B87F7" w14:textId="77777777" w:rsidR="008A64F3" w:rsidRPr="007D7FC5" w:rsidRDefault="008A64F3" w:rsidP="00A40483">
            <w:pPr>
              <w:rPr>
                <w:rFonts w:cs="Arial"/>
                <w:sz w:val="20"/>
                <w:szCs w:val="20"/>
              </w:rPr>
            </w:pPr>
          </w:p>
        </w:tc>
        <w:tc>
          <w:tcPr>
            <w:tcW w:w="812" w:type="dxa"/>
            <w:vMerge/>
          </w:tcPr>
          <w:p w14:paraId="58DC1AEC" w14:textId="77777777" w:rsidR="008A64F3" w:rsidRPr="007D7FC5" w:rsidRDefault="008A64F3" w:rsidP="00A40483">
            <w:pPr>
              <w:rPr>
                <w:rFonts w:cs="Arial"/>
                <w:sz w:val="20"/>
                <w:szCs w:val="20"/>
              </w:rPr>
            </w:pPr>
          </w:p>
        </w:tc>
        <w:tc>
          <w:tcPr>
            <w:tcW w:w="810" w:type="dxa"/>
          </w:tcPr>
          <w:p w14:paraId="0F01A3E2"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4CF8C7E7" w14:textId="77777777" w:rsidR="008A64F3" w:rsidRPr="007D7FC5" w:rsidRDefault="008A64F3" w:rsidP="00A40483">
            <w:pPr>
              <w:rPr>
                <w:rFonts w:cs="Arial"/>
                <w:sz w:val="20"/>
                <w:szCs w:val="20"/>
              </w:rPr>
            </w:pPr>
            <w:r w:rsidRPr="007D7FC5">
              <w:rPr>
                <w:rFonts w:cs="Calibri"/>
                <w:color w:val="000000"/>
                <w:sz w:val="20"/>
                <w:szCs w:val="20"/>
              </w:rPr>
              <w:t>27.531</w:t>
            </w:r>
          </w:p>
        </w:tc>
        <w:tc>
          <w:tcPr>
            <w:tcW w:w="1080" w:type="dxa"/>
            <w:vAlign w:val="bottom"/>
          </w:tcPr>
          <w:p w14:paraId="7F19C899" w14:textId="77777777" w:rsidR="008A64F3" w:rsidRPr="007D7FC5" w:rsidRDefault="008A64F3" w:rsidP="00A40483">
            <w:pPr>
              <w:rPr>
                <w:rFonts w:cs="Arial"/>
                <w:sz w:val="20"/>
                <w:szCs w:val="20"/>
              </w:rPr>
            </w:pPr>
            <w:r w:rsidRPr="007D7FC5">
              <w:rPr>
                <w:rFonts w:cs="Calibri"/>
                <w:color w:val="000000"/>
                <w:sz w:val="20"/>
                <w:szCs w:val="20"/>
              </w:rPr>
              <w:t>17.705</w:t>
            </w:r>
          </w:p>
        </w:tc>
        <w:tc>
          <w:tcPr>
            <w:tcW w:w="990" w:type="dxa"/>
            <w:vAlign w:val="bottom"/>
          </w:tcPr>
          <w:p w14:paraId="1B319410" w14:textId="77777777" w:rsidR="008A64F3" w:rsidRPr="007D7FC5" w:rsidRDefault="008A64F3" w:rsidP="00A40483">
            <w:pPr>
              <w:rPr>
                <w:rFonts w:cs="Arial"/>
                <w:sz w:val="20"/>
                <w:szCs w:val="20"/>
              </w:rPr>
            </w:pPr>
            <w:r w:rsidRPr="007D7FC5">
              <w:rPr>
                <w:rFonts w:cs="Calibri"/>
                <w:color w:val="000000"/>
                <w:sz w:val="20"/>
                <w:szCs w:val="20"/>
              </w:rPr>
              <w:t>24</w:t>
            </w:r>
          </w:p>
        </w:tc>
        <w:tc>
          <w:tcPr>
            <w:tcW w:w="990" w:type="dxa"/>
            <w:vAlign w:val="bottom"/>
          </w:tcPr>
          <w:p w14:paraId="5809F4AA" w14:textId="77777777" w:rsidR="008A64F3" w:rsidRPr="007D7FC5" w:rsidRDefault="008A64F3" w:rsidP="00A40483">
            <w:pPr>
              <w:rPr>
                <w:rFonts w:cs="Arial"/>
                <w:sz w:val="20"/>
                <w:szCs w:val="20"/>
              </w:rPr>
            </w:pPr>
            <w:r w:rsidRPr="007D7FC5">
              <w:rPr>
                <w:rFonts w:cs="Calibri"/>
                <w:color w:val="000000"/>
                <w:sz w:val="20"/>
                <w:szCs w:val="20"/>
              </w:rPr>
              <w:t>34.755</w:t>
            </w:r>
          </w:p>
        </w:tc>
        <w:tc>
          <w:tcPr>
            <w:tcW w:w="917" w:type="dxa"/>
            <w:vMerge/>
          </w:tcPr>
          <w:p w14:paraId="10FC0935" w14:textId="77777777" w:rsidR="008A64F3" w:rsidRPr="007D7FC5" w:rsidRDefault="008A64F3" w:rsidP="00A40483">
            <w:pPr>
              <w:rPr>
                <w:rFonts w:cs="Arial"/>
                <w:sz w:val="20"/>
                <w:szCs w:val="20"/>
              </w:rPr>
            </w:pPr>
          </w:p>
        </w:tc>
      </w:tr>
      <w:tr w:rsidR="008A64F3" w:rsidRPr="007D7FC5" w14:paraId="2BD02B29" w14:textId="77777777" w:rsidTr="00C4003F">
        <w:tc>
          <w:tcPr>
            <w:tcW w:w="990" w:type="dxa"/>
            <w:vMerge/>
          </w:tcPr>
          <w:p w14:paraId="24401D50"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4AB1393D"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0BEDB553" w14:textId="77777777" w:rsidR="008A64F3" w:rsidRPr="007D7FC5" w:rsidRDefault="008A64F3" w:rsidP="00A40483">
            <w:pPr>
              <w:rPr>
                <w:rFonts w:cs="Arial"/>
                <w:sz w:val="20"/>
                <w:szCs w:val="20"/>
              </w:rPr>
            </w:pPr>
          </w:p>
        </w:tc>
        <w:tc>
          <w:tcPr>
            <w:tcW w:w="812" w:type="dxa"/>
            <w:vMerge/>
          </w:tcPr>
          <w:p w14:paraId="3951F4AA" w14:textId="77777777" w:rsidR="008A64F3" w:rsidRPr="007D7FC5" w:rsidRDefault="008A64F3" w:rsidP="00A40483">
            <w:pPr>
              <w:rPr>
                <w:rFonts w:cs="Arial"/>
                <w:sz w:val="20"/>
                <w:szCs w:val="20"/>
              </w:rPr>
            </w:pPr>
          </w:p>
        </w:tc>
        <w:tc>
          <w:tcPr>
            <w:tcW w:w="810" w:type="dxa"/>
          </w:tcPr>
          <w:p w14:paraId="1823EA7D"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34E770E3" w14:textId="77777777" w:rsidR="008A64F3" w:rsidRPr="007D7FC5" w:rsidRDefault="008A64F3" w:rsidP="00A40483">
            <w:pPr>
              <w:rPr>
                <w:rFonts w:cs="Arial"/>
                <w:sz w:val="20"/>
                <w:szCs w:val="20"/>
              </w:rPr>
            </w:pPr>
            <w:r w:rsidRPr="007D7FC5">
              <w:rPr>
                <w:rFonts w:cs="Calibri"/>
                <w:color w:val="000000"/>
                <w:sz w:val="20"/>
                <w:szCs w:val="20"/>
              </w:rPr>
              <w:t>35.537</w:t>
            </w:r>
          </w:p>
        </w:tc>
        <w:tc>
          <w:tcPr>
            <w:tcW w:w="1080" w:type="dxa"/>
            <w:vAlign w:val="bottom"/>
          </w:tcPr>
          <w:p w14:paraId="2DE28623" w14:textId="77777777" w:rsidR="008A64F3" w:rsidRPr="007D7FC5" w:rsidRDefault="008A64F3" w:rsidP="00A40483">
            <w:pPr>
              <w:rPr>
                <w:rFonts w:cs="Arial"/>
                <w:sz w:val="20"/>
                <w:szCs w:val="20"/>
              </w:rPr>
            </w:pPr>
            <w:r w:rsidRPr="007D7FC5">
              <w:rPr>
                <w:rFonts w:cs="Calibri"/>
                <w:color w:val="000000"/>
                <w:sz w:val="20"/>
                <w:szCs w:val="20"/>
              </w:rPr>
              <w:t>24.387</w:t>
            </w:r>
          </w:p>
        </w:tc>
        <w:tc>
          <w:tcPr>
            <w:tcW w:w="990" w:type="dxa"/>
            <w:vAlign w:val="bottom"/>
          </w:tcPr>
          <w:p w14:paraId="6640C61A" w14:textId="77777777" w:rsidR="008A64F3" w:rsidRPr="007D7FC5" w:rsidRDefault="008A64F3" w:rsidP="00A40483">
            <w:pPr>
              <w:rPr>
                <w:rFonts w:cs="Arial"/>
                <w:sz w:val="20"/>
                <w:szCs w:val="20"/>
              </w:rPr>
            </w:pPr>
            <w:r w:rsidRPr="007D7FC5">
              <w:rPr>
                <w:rFonts w:cs="Calibri"/>
                <w:color w:val="000000"/>
                <w:sz w:val="20"/>
                <w:szCs w:val="20"/>
              </w:rPr>
              <w:t>32.477</w:t>
            </w:r>
          </w:p>
        </w:tc>
        <w:tc>
          <w:tcPr>
            <w:tcW w:w="990" w:type="dxa"/>
            <w:vAlign w:val="bottom"/>
          </w:tcPr>
          <w:p w14:paraId="5DFCC808" w14:textId="77777777" w:rsidR="008A64F3" w:rsidRPr="007D7FC5" w:rsidRDefault="008A64F3" w:rsidP="00A40483">
            <w:pPr>
              <w:rPr>
                <w:rFonts w:cs="Arial"/>
                <w:sz w:val="20"/>
                <w:szCs w:val="20"/>
              </w:rPr>
            </w:pPr>
            <w:r w:rsidRPr="007D7FC5">
              <w:rPr>
                <w:rFonts w:cs="Calibri"/>
                <w:color w:val="000000"/>
                <w:sz w:val="20"/>
                <w:szCs w:val="20"/>
              </w:rPr>
              <w:t>42.163</w:t>
            </w:r>
          </w:p>
        </w:tc>
        <w:tc>
          <w:tcPr>
            <w:tcW w:w="917" w:type="dxa"/>
            <w:vMerge/>
          </w:tcPr>
          <w:p w14:paraId="4592CD06" w14:textId="77777777" w:rsidR="008A64F3" w:rsidRPr="007D7FC5" w:rsidRDefault="008A64F3" w:rsidP="00A40483">
            <w:pPr>
              <w:rPr>
                <w:rFonts w:cs="Arial"/>
                <w:sz w:val="20"/>
                <w:szCs w:val="20"/>
              </w:rPr>
            </w:pPr>
          </w:p>
        </w:tc>
      </w:tr>
      <w:tr w:rsidR="008A64F3" w:rsidRPr="007D7FC5" w14:paraId="15061F08" w14:textId="77777777" w:rsidTr="00C4003F">
        <w:tc>
          <w:tcPr>
            <w:tcW w:w="990" w:type="dxa"/>
            <w:vMerge/>
          </w:tcPr>
          <w:p w14:paraId="6C147E69"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69427D06" w14:textId="77777777" w:rsidR="008A64F3" w:rsidRPr="007D7FC5" w:rsidRDefault="008A64F3" w:rsidP="00A40483">
            <w:pPr>
              <w:rPr>
                <w:rFonts w:cs="Arial"/>
                <w:sz w:val="20"/>
                <w:szCs w:val="20"/>
              </w:rPr>
            </w:pPr>
            <w:r w:rsidRPr="007D7FC5">
              <w:rPr>
                <w:rFonts w:eastAsia="Times New Roman" w:cs="Times New Roman"/>
                <w:color w:val="000000"/>
                <w:kern w:val="0"/>
                <w:sz w:val="20"/>
                <w:szCs w:val="20"/>
                <w14:ligatures w14:val="none"/>
              </w:rPr>
              <w:t>TAU</w:t>
            </w:r>
          </w:p>
        </w:tc>
        <w:tc>
          <w:tcPr>
            <w:tcW w:w="720" w:type="dxa"/>
            <w:vMerge w:val="restart"/>
          </w:tcPr>
          <w:p w14:paraId="36C34B30" w14:textId="77777777" w:rsidR="008A64F3" w:rsidRPr="007D7FC5" w:rsidRDefault="008A64F3" w:rsidP="00A40483">
            <w:pPr>
              <w:rPr>
                <w:rFonts w:cs="Arial"/>
                <w:sz w:val="20"/>
                <w:szCs w:val="20"/>
              </w:rPr>
            </w:pPr>
            <w:r w:rsidRPr="007D7FC5">
              <w:rPr>
                <w:rFonts w:cs="Arial"/>
                <w:sz w:val="20"/>
                <w:szCs w:val="20"/>
              </w:rPr>
              <w:t>3682</w:t>
            </w:r>
          </w:p>
        </w:tc>
        <w:tc>
          <w:tcPr>
            <w:tcW w:w="812" w:type="dxa"/>
            <w:vMerge w:val="restart"/>
          </w:tcPr>
          <w:p w14:paraId="7D283B83" w14:textId="77777777" w:rsidR="008A64F3" w:rsidRPr="007D7FC5" w:rsidRDefault="008A64F3" w:rsidP="00A40483">
            <w:pPr>
              <w:rPr>
                <w:rFonts w:cs="Arial"/>
                <w:sz w:val="20"/>
                <w:szCs w:val="20"/>
              </w:rPr>
            </w:pPr>
            <w:r w:rsidRPr="007D7FC5">
              <w:rPr>
                <w:rFonts w:cs="Arial"/>
                <w:sz w:val="20"/>
                <w:szCs w:val="20"/>
              </w:rPr>
              <w:t>493</w:t>
            </w:r>
          </w:p>
        </w:tc>
        <w:tc>
          <w:tcPr>
            <w:tcW w:w="810" w:type="dxa"/>
          </w:tcPr>
          <w:p w14:paraId="0B8010F2"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4B16CD3C" w14:textId="77777777" w:rsidR="008A64F3" w:rsidRPr="007D7FC5" w:rsidRDefault="008A64F3" w:rsidP="00A40483">
            <w:pPr>
              <w:rPr>
                <w:rFonts w:cs="Arial"/>
                <w:sz w:val="20"/>
                <w:szCs w:val="20"/>
              </w:rPr>
            </w:pPr>
            <w:r w:rsidRPr="007D7FC5">
              <w:rPr>
                <w:rFonts w:cs="Calibri"/>
                <w:color w:val="000000"/>
                <w:sz w:val="20"/>
                <w:szCs w:val="20"/>
              </w:rPr>
              <w:t>247.464</w:t>
            </w:r>
          </w:p>
        </w:tc>
        <w:tc>
          <w:tcPr>
            <w:tcW w:w="1080" w:type="dxa"/>
            <w:vAlign w:val="bottom"/>
          </w:tcPr>
          <w:p w14:paraId="44CC4EEA" w14:textId="77777777" w:rsidR="008A64F3" w:rsidRPr="007D7FC5" w:rsidRDefault="008A64F3" w:rsidP="00A40483">
            <w:pPr>
              <w:rPr>
                <w:rFonts w:cs="Arial"/>
                <w:sz w:val="20"/>
                <w:szCs w:val="20"/>
              </w:rPr>
            </w:pPr>
            <w:r w:rsidRPr="007D7FC5">
              <w:rPr>
                <w:rFonts w:cs="Calibri"/>
                <w:color w:val="000000"/>
                <w:sz w:val="20"/>
                <w:szCs w:val="20"/>
              </w:rPr>
              <w:t>183.3</w:t>
            </w:r>
          </w:p>
        </w:tc>
        <w:tc>
          <w:tcPr>
            <w:tcW w:w="990" w:type="dxa"/>
            <w:vAlign w:val="bottom"/>
          </w:tcPr>
          <w:p w14:paraId="6CFC31DC" w14:textId="77777777" w:rsidR="008A64F3" w:rsidRPr="007D7FC5" w:rsidRDefault="008A64F3" w:rsidP="00A40483">
            <w:pPr>
              <w:rPr>
                <w:rFonts w:cs="Arial"/>
                <w:sz w:val="20"/>
                <w:szCs w:val="20"/>
              </w:rPr>
            </w:pPr>
            <w:r w:rsidRPr="007D7FC5">
              <w:rPr>
                <w:rFonts w:cs="Calibri"/>
                <w:color w:val="000000"/>
                <w:sz w:val="20"/>
                <w:szCs w:val="20"/>
              </w:rPr>
              <w:t>232</w:t>
            </w:r>
          </w:p>
        </w:tc>
        <w:tc>
          <w:tcPr>
            <w:tcW w:w="990" w:type="dxa"/>
            <w:vAlign w:val="bottom"/>
          </w:tcPr>
          <w:p w14:paraId="2211B05F" w14:textId="77777777" w:rsidR="008A64F3" w:rsidRPr="007D7FC5" w:rsidRDefault="008A64F3" w:rsidP="00A40483">
            <w:pPr>
              <w:rPr>
                <w:rFonts w:cs="Arial"/>
                <w:sz w:val="20"/>
                <w:szCs w:val="20"/>
              </w:rPr>
            </w:pPr>
            <w:r w:rsidRPr="007D7FC5">
              <w:rPr>
                <w:rFonts w:cs="Calibri"/>
                <w:color w:val="000000"/>
                <w:sz w:val="20"/>
                <w:szCs w:val="20"/>
              </w:rPr>
              <w:t>299.7</w:t>
            </w:r>
          </w:p>
        </w:tc>
        <w:tc>
          <w:tcPr>
            <w:tcW w:w="917" w:type="dxa"/>
            <w:vMerge w:val="restart"/>
          </w:tcPr>
          <w:p w14:paraId="1BA7F246" w14:textId="77777777" w:rsidR="008A64F3" w:rsidRPr="007D7FC5" w:rsidRDefault="008A64F3" w:rsidP="00A40483">
            <w:pPr>
              <w:rPr>
                <w:rFonts w:cs="Arial"/>
                <w:sz w:val="20"/>
                <w:szCs w:val="20"/>
              </w:rPr>
            </w:pPr>
            <w:r w:rsidRPr="007D7FC5">
              <w:rPr>
                <w:rFonts w:cs="Arial"/>
                <w:sz w:val="20"/>
                <w:szCs w:val="20"/>
              </w:rPr>
              <w:t>3189</w:t>
            </w:r>
          </w:p>
        </w:tc>
      </w:tr>
      <w:tr w:rsidR="008A64F3" w:rsidRPr="007D7FC5" w14:paraId="37E9B747" w14:textId="77777777" w:rsidTr="00C4003F">
        <w:tc>
          <w:tcPr>
            <w:tcW w:w="990" w:type="dxa"/>
            <w:vMerge/>
          </w:tcPr>
          <w:p w14:paraId="26E120D8"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5B5B50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46EE3D49" w14:textId="77777777" w:rsidR="008A64F3" w:rsidRPr="007D7FC5" w:rsidRDefault="008A64F3" w:rsidP="00A40483">
            <w:pPr>
              <w:rPr>
                <w:rFonts w:cs="Arial"/>
                <w:sz w:val="20"/>
                <w:szCs w:val="20"/>
              </w:rPr>
            </w:pPr>
          </w:p>
        </w:tc>
        <w:tc>
          <w:tcPr>
            <w:tcW w:w="812" w:type="dxa"/>
            <w:vMerge/>
          </w:tcPr>
          <w:p w14:paraId="3CB1E366" w14:textId="77777777" w:rsidR="008A64F3" w:rsidRPr="007D7FC5" w:rsidRDefault="008A64F3" w:rsidP="00A40483">
            <w:pPr>
              <w:rPr>
                <w:rFonts w:cs="Arial"/>
                <w:sz w:val="20"/>
                <w:szCs w:val="20"/>
              </w:rPr>
            </w:pPr>
          </w:p>
        </w:tc>
        <w:tc>
          <w:tcPr>
            <w:tcW w:w="810" w:type="dxa"/>
          </w:tcPr>
          <w:p w14:paraId="0F6D9DA5"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7B457165" w14:textId="77777777" w:rsidR="008A64F3" w:rsidRPr="007D7FC5" w:rsidRDefault="008A64F3" w:rsidP="00A40483">
            <w:pPr>
              <w:rPr>
                <w:rFonts w:cs="Arial"/>
                <w:sz w:val="20"/>
                <w:szCs w:val="20"/>
              </w:rPr>
            </w:pPr>
            <w:r w:rsidRPr="007D7FC5">
              <w:rPr>
                <w:rFonts w:cs="Calibri"/>
                <w:color w:val="000000"/>
                <w:sz w:val="20"/>
                <w:szCs w:val="20"/>
              </w:rPr>
              <w:t>287.978</w:t>
            </w:r>
          </w:p>
        </w:tc>
        <w:tc>
          <w:tcPr>
            <w:tcW w:w="1080" w:type="dxa"/>
            <w:vAlign w:val="bottom"/>
          </w:tcPr>
          <w:p w14:paraId="321C2135" w14:textId="77777777" w:rsidR="008A64F3" w:rsidRPr="007D7FC5" w:rsidRDefault="008A64F3" w:rsidP="00A40483">
            <w:pPr>
              <w:rPr>
                <w:rFonts w:cs="Arial"/>
                <w:sz w:val="20"/>
                <w:szCs w:val="20"/>
              </w:rPr>
            </w:pPr>
            <w:r w:rsidRPr="007D7FC5">
              <w:rPr>
                <w:rFonts w:cs="Calibri"/>
                <w:color w:val="000000"/>
                <w:sz w:val="20"/>
                <w:szCs w:val="20"/>
              </w:rPr>
              <w:t>198.1792</w:t>
            </w:r>
          </w:p>
        </w:tc>
        <w:tc>
          <w:tcPr>
            <w:tcW w:w="990" w:type="dxa"/>
            <w:vAlign w:val="bottom"/>
          </w:tcPr>
          <w:p w14:paraId="7C32CF48" w14:textId="77777777" w:rsidR="008A64F3" w:rsidRPr="007D7FC5" w:rsidRDefault="008A64F3" w:rsidP="00A40483">
            <w:pPr>
              <w:rPr>
                <w:rFonts w:cs="Arial"/>
                <w:sz w:val="20"/>
                <w:szCs w:val="20"/>
              </w:rPr>
            </w:pPr>
            <w:r w:rsidRPr="007D7FC5">
              <w:rPr>
                <w:rFonts w:cs="Calibri"/>
                <w:color w:val="000000"/>
                <w:sz w:val="20"/>
                <w:szCs w:val="20"/>
              </w:rPr>
              <w:t>259.2</w:t>
            </w:r>
          </w:p>
        </w:tc>
        <w:tc>
          <w:tcPr>
            <w:tcW w:w="990" w:type="dxa"/>
            <w:vAlign w:val="bottom"/>
          </w:tcPr>
          <w:p w14:paraId="444705FA" w14:textId="77777777" w:rsidR="008A64F3" w:rsidRPr="007D7FC5" w:rsidRDefault="008A64F3" w:rsidP="00A40483">
            <w:pPr>
              <w:rPr>
                <w:rFonts w:cs="Arial"/>
                <w:sz w:val="20"/>
                <w:szCs w:val="20"/>
              </w:rPr>
            </w:pPr>
            <w:r w:rsidRPr="007D7FC5">
              <w:rPr>
                <w:rFonts w:cs="Calibri"/>
                <w:color w:val="000000"/>
                <w:sz w:val="20"/>
                <w:szCs w:val="20"/>
              </w:rPr>
              <w:t>346.858</w:t>
            </w:r>
          </w:p>
        </w:tc>
        <w:tc>
          <w:tcPr>
            <w:tcW w:w="917" w:type="dxa"/>
            <w:vMerge/>
          </w:tcPr>
          <w:p w14:paraId="73BD155E" w14:textId="77777777" w:rsidR="008A64F3" w:rsidRPr="007D7FC5" w:rsidRDefault="008A64F3" w:rsidP="00A40483">
            <w:pPr>
              <w:rPr>
                <w:rFonts w:cs="Arial"/>
                <w:sz w:val="20"/>
                <w:szCs w:val="20"/>
              </w:rPr>
            </w:pPr>
          </w:p>
        </w:tc>
      </w:tr>
      <w:tr w:rsidR="008A64F3" w:rsidRPr="007D7FC5" w14:paraId="1EAA23FA" w14:textId="77777777" w:rsidTr="00C4003F">
        <w:tc>
          <w:tcPr>
            <w:tcW w:w="990" w:type="dxa"/>
            <w:vMerge/>
          </w:tcPr>
          <w:p w14:paraId="1C28E9A6"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68984A63"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356AA3F0" w14:textId="77777777" w:rsidR="008A64F3" w:rsidRPr="007D7FC5" w:rsidRDefault="008A64F3" w:rsidP="00A40483">
            <w:pPr>
              <w:rPr>
                <w:rFonts w:cs="Arial"/>
                <w:sz w:val="20"/>
                <w:szCs w:val="20"/>
              </w:rPr>
            </w:pPr>
          </w:p>
        </w:tc>
        <w:tc>
          <w:tcPr>
            <w:tcW w:w="812" w:type="dxa"/>
            <w:vMerge/>
          </w:tcPr>
          <w:p w14:paraId="571FFE36" w14:textId="77777777" w:rsidR="008A64F3" w:rsidRPr="007D7FC5" w:rsidRDefault="008A64F3" w:rsidP="00A40483">
            <w:pPr>
              <w:rPr>
                <w:rFonts w:cs="Arial"/>
                <w:sz w:val="20"/>
                <w:szCs w:val="20"/>
              </w:rPr>
            </w:pPr>
          </w:p>
        </w:tc>
        <w:tc>
          <w:tcPr>
            <w:tcW w:w="810" w:type="dxa"/>
          </w:tcPr>
          <w:p w14:paraId="01683729"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1618D5B2" w14:textId="77777777" w:rsidR="008A64F3" w:rsidRPr="007D7FC5" w:rsidRDefault="008A64F3" w:rsidP="00A40483">
            <w:pPr>
              <w:rPr>
                <w:rFonts w:cs="Arial"/>
                <w:sz w:val="20"/>
                <w:szCs w:val="20"/>
              </w:rPr>
            </w:pPr>
            <w:r w:rsidRPr="007D7FC5">
              <w:rPr>
                <w:rFonts w:cs="Calibri"/>
                <w:color w:val="000000"/>
                <w:sz w:val="20"/>
                <w:szCs w:val="20"/>
              </w:rPr>
              <w:t>362.404</w:t>
            </w:r>
          </w:p>
        </w:tc>
        <w:tc>
          <w:tcPr>
            <w:tcW w:w="1080" w:type="dxa"/>
            <w:vAlign w:val="bottom"/>
          </w:tcPr>
          <w:p w14:paraId="51CAD12D" w14:textId="77777777" w:rsidR="008A64F3" w:rsidRPr="007D7FC5" w:rsidRDefault="008A64F3" w:rsidP="00A40483">
            <w:pPr>
              <w:rPr>
                <w:rFonts w:cs="Arial"/>
                <w:sz w:val="20"/>
                <w:szCs w:val="20"/>
              </w:rPr>
            </w:pPr>
            <w:r w:rsidRPr="007D7FC5">
              <w:rPr>
                <w:rFonts w:cs="Calibri"/>
                <w:color w:val="000000"/>
                <w:sz w:val="20"/>
                <w:szCs w:val="20"/>
              </w:rPr>
              <w:t>258.574</w:t>
            </w:r>
          </w:p>
        </w:tc>
        <w:tc>
          <w:tcPr>
            <w:tcW w:w="990" w:type="dxa"/>
            <w:vAlign w:val="bottom"/>
          </w:tcPr>
          <w:p w14:paraId="6CC78393" w14:textId="77777777" w:rsidR="008A64F3" w:rsidRPr="007D7FC5" w:rsidRDefault="008A64F3" w:rsidP="00A40483">
            <w:pPr>
              <w:rPr>
                <w:rFonts w:cs="Arial"/>
                <w:sz w:val="20"/>
                <w:szCs w:val="20"/>
              </w:rPr>
            </w:pPr>
            <w:r w:rsidRPr="007D7FC5">
              <w:rPr>
                <w:rFonts w:cs="Calibri"/>
                <w:color w:val="000000"/>
                <w:sz w:val="20"/>
                <w:szCs w:val="20"/>
              </w:rPr>
              <w:t>332.3</w:t>
            </w:r>
          </w:p>
        </w:tc>
        <w:tc>
          <w:tcPr>
            <w:tcW w:w="990" w:type="dxa"/>
            <w:vAlign w:val="bottom"/>
          </w:tcPr>
          <w:p w14:paraId="3D0F86DA" w14:textId="77777777" w:rsidR="008A64F3" w:rsidRPr="007D7FC5" w:rsidRDefault="008A64F3" w:rsidP="00A40483">
            <w:pPr>
              <w:rPr>
                <w:rFonts w:cs="Arial"/>
                <w:sz w:val="20"/>
                <w:szCs w:val="20"/>
              </w:rPr>
            </w:pPr>
            <w:r w:rsidRPr="007D7FC5">
              <w:rPr>
                <w:rFonts w:cs="Calibri"/>
                <w:color w:val="000000"/>
                <w:sz w:val="20"/>
                <w:szCs w:val="20"/>
              </w:rPr>
              <w:t>428.9</w:t>
            </w:r>
          </w:p>
        </w:tc>
        <w:tc>
          <w:tcPr>
            <w:tcW w:w="917" w:type="dxa"/>
            <w:vMerge/>
          </w:tcPr>
          <w:p w14:paraId="17B53B21" w14:textId="77777777" w:rsidR="008A64F3" w:rsidRPr="007D7FC5" w:rsidRDefault="008A64F3" w:rsidP="00A40483">
            <w:pPr>
              <w:rPr>
                <w:rFonts w:cs="Arial"/>
                <w:sz w:val="20"/>
                <w:szCs w:val="20"/>
              </w:rPr>
            </w:pPr>
          </w:p>
        </w:tc>
      </w:tr>
      <w:tr w:rsidR="008A64F3" w:rsidRPr="007D7FC5" w14:paraId="6A21BFA3" w14:textId="77777777" w:rsidTr="00C4003F">
        <w:tc>
          <w:tcPr>
            <w:tcW w:w="990" w:type="dxa"/>
            <w:vMerge w:val="restart"/>
          </w:tcPr>
          <w:p w14:paraId="0032F023"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r>
            <w:r w:rsidRPr="007D7FC5">
              <w:rPr>
                <w:rFonts w:eastAsia="Times New Roman" w:cs="Times New Roman"/>
                <w:color w:val="000000"/>
                <w:kern w:val="0"/>
                <w:sz w:val="20"/>
                <w:szCs w:val="20"/>
                <w14:ligatures w14:val="none"/>
              </w:rPr>
              <w:br/>
              <w:t>RF</w:t>
            </w:r>
          </w:p>
        </w:tc>
        <w:tc>
          <w:tcPr>
            <w:tcW w:w="1530" w:type="dxa"/>
            <w:vMerge w:val="restart"/>
          </w:tcPr>
          <w:p w14:paraId="3D3318AD"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AGE</w:t>
            </w:r>
          </w:p>
        </w:tc>
        <w:tc>
          <w:tcPr>
            <w:tcW w:w="720" w:type="dxa"/>
            <w:vMerge w:val="restart"/>
          </w:tcPr>
          <w:p w14:paraId="6C4673E5" w14:textId="77777777" w:rsidR="008A64F3" w:rsidRPr="007D7FC5" w:rsidRDefault="008A64F3" w:rsidP="00A40483">
            <w:pPr>
              <w:rPr>
                <w:rFonts w:cs="Arial"/>
                <w:sz w:val="20"/>
                <w:szCs w:val="20"/>
              </w:rPr>
            </w:pPr>
            <w:r w:rsidRPr="007D7FC5">
              <w:rPr>
                <w:rFonts w:cs="Arial"/>
                <w:sz w:val="20"/>
                <w:szCs w:val="20"/>
              </w:rPr>
              <w:t>0</w:t>
            </w:r>
          </w:p>
        </w:tc>
        <w:tc>
          <w:tcPr>
            <w:tcW w:w="812" w:type="dxa"/>
            <w:vMerge w:val="restart"/>
          </w:tcPr>
          <w:p w14:paraId="65D9189E" w14:textId="77777777" w:rsidR="008A64F3" w:rsidRPr="007D7FC5" w:rsidRDefault="008A64F3" w:rsidP="00A40483">
            <w:pPr>
              <w:rPr>
                <w:rFonts w:cs="Arial"/>
                <w:sz w:val="20"/>
                <w:szCs w:val="20"/>
              </w:rPr>
            </w:pPr>
            <w:r w:rsidRPr="007D7FC5">
              <w:rPr>
                <w:rFonts w:cs="Arial"/>
                <w:sz w:val="20"/>
                <w:szCs w:val="20"/>
              </w:rPr>
              <w:t>0</w:t>
            </w:r>
          </w:p>
        </w:tc>
        <w:tc>
          <w:tcPr>
            <w:tcW w:w="810" w:type="dxa"/>
          </w:tcPr>
          <w:p w14:paraId="54924C20"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0B7F4297" w14:textId="77777777" w:rsidR="008A64F3" w:rsidRPr="007D7FC5" w:rsidRDefault="008A64F3" w:rsidP="00A40483">
            <w:pPr>
              <w:rPr>
                <w:rFonts w:cs="Arial"/>
                <w:sz w:val="20"/>
                <w:szCs w:val="20"/>
              </w:rPr>
            </w:pPr>
            <w:r w:rsidRPr="007D7FC5">
              <w:rPr>
                <w:rFonts w:cs="Calibri"/>
                <w:color w:val="000000"/>
                <w:sz w:val="20"/>
                <w:szCs w:val="20"/>
              </w:rPr>
              <w:t>76.322</w:t>
            </w:r>
          </w:p>
        </w:tc>
        <w:tc>
          <w:tcPr>
            <w:tcW w:w="1080" w:type="dxa"/>
            <w:vAlign w:val="bottom"/>
          </w:tcPr>
          <w:p w14:paraId="2C2A61F7" w14:textId="77777777" w:rsidR="008A64F3" w:rsidRPr="007D7FC5" w:rsidRDefault="008A64F3" w:rsidP="00A40483">
            <w:pPr>
              <w:rPr>
                <w:rFonts w:cs="Arial"/>
                <w:sz w:val="20"/>
                <w:szCs w:val="20"/>
              </w:rPr>
            </w:pPr>
            <w:r w:rsidRPr="007D7FC5">
              <w:rPr>
                <w:rFonts w:cs="Calibri"/>
                <w:color w:val="000000"/>
                <w:sz w:val="20"/>
                <w:szCs w:val="20"/>
              </w:rPr>
              <w:t>72.4</w:t>
            </w:r>
          </w:p>
        </w:tc>
        <w:tc>
          <w:tcPr>
            <w:tcW w:w="990" w:type="dxa"/>
            <w:vAlign w:val="bottom"/>
          </w:tcPr>
          <w:p w14:paraId="70FD02AA" w14:textId="77777777" w:rsidR="008A64F3" w:rsidRPr="007D7FC5" w:rsidRDefault="008A64F3" w:rsidP="00A40483">
            <w:pPr>
              <w:rPr>
                <w:rFonts w:cs="Arial"/>
                <w:sz w:val="20"/>
                <w:szCs w:val="20"/>
              </w:rPr>
            </w:pPr>
            <w:r w:rsidRPr="007D7FC5">
              <w:rPr>
                <w:rFonts w:cs="Calibri"/>
                <w:color w:val="000000"/>
                <w:sz w:val="20"/>
                <w:szCs w:val="20"/>
              </w:rPr>
              <w:t>76.3</w:t>
            </w:r>
          </w:p>
        </w:tc>
        <w:tc>
          <w:tcPr>
            <w:tcW w:w="990" w:type="dxa"/>
            <w:vAlign w:val="bottom"/>
          </w:tcPr>
          <w:p w14:paraId="355C2DF8" w14:textId="77777777" w:rsidR="008A64F3" w:rsidRPr="007D7FC5" w:rsidRDefault="008A64F3" w:rsidP="00A40483">
            <w:pPr>
              <w:rPr>
                <w:rFonts w:cs="Arial"/>
                <w:sz w:val="20"/>
                <w:szCs w:val="20"/>
              </w:rPr>
            </w:pPr>
            <w:r w:rsidRPr="007D7FC5">
              <w:rPr>
                <w:rFonts w:cs="Calibri"/>
                <w:color w:val="000000"/>
                <w:sz w:val="20"/>
                <w:szCs w:val="20"/>
              </w:rPr>
              <w:t>80.4</w:t>
            </w:r>
          </w:p>
        </w:tc>
        <w:tc>
          <w:tcPr>
            <w:tcW w:w="917" w:type="dxa"/>
            <w:vMerge w:val="restart"/>
          </w:tcPr>
          <w:p w14:paraId="2C5C4076" w14:textId="77777777" w:rsidR="008A64F3" w:rsidRPr="007D7FC5" w:rsidRDefault="008A64F3" w:rsidP="00A40483">
            <w:pPr>
              <w:rPr>
                <w:rFonts w:cs="Arial"/>
                <w:sz w:val="20"/>
                <w:szCs w:val="20"/>
              </w:rPr>
            </w:pPr>
            <w:r w:rsidRPr="007D7FC5">
              <w:rPr>
                <w:rFonts w:cs="Arial"/>
                <w:sz w:val="20"/>
                <w:szCs w:val="20"/>
              </w:rPr>
              <w:t>0</w:t>
            </w:r>
          </w:p>
        </w:tc>
      </w:tr>
      <w:tr w:rsidR="008A64F3" w:rsidRPr="007D7FC5" w14:paraId="02D74520" w14:textId="77777777" w:rsidTr="00C4003F">
        <w:tc>
          <w:tcPr>
            <w:tcW w:w="990" w:type="dxa"/>
            <w:vMerge/>
          </w:tcPr>
          <w:p w14:paraId="2BC1C913"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444BB738"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27C0A69A" w14:textId="77777777" w:rsidR="008A64F3" w:rsidRPr="007D7FC5" w:rsidRDefault="008A64F3" w:rsidP="00A40483">
            <w:pPr>
              <w:rPr>
                <w:rFonts w:cs="Arial"/>
                <w:sz w:val="20"/>
                <w:szCs w:val="20"/>
              </w:rPr>
            </w:pPr>
          </w:p>
        </w:tc>
        <w:tc>
          <w:tcPr>
            <w:tcW w:w="812" w:type="dxa"/>
            <w:vMerge/>
          </w:tcPr>
          <w:p w14:paraId="24C431D2" w14:textId="77777777" w:rsidR="008A64F3" w:rsidRPr="007D7FC5" w:rsidRDefault="008A64F3" w:rsidP="00A40483">
            <w:pPr>
              <w:rPr>
                <w:rFonts w:cs="Arial"/>
                <w:sz w:val="20"/>
                <w:szCs w:val="20"/>
              </w:rPr>
            </w:pPr>
          </w:p>
        </w:tc>
        <w:tc>
          <w:tcPr>
            <w:tcW w:w="810" w:type="dxa"/>
          </w:tcPr>
          <w:p w14:paraId="15B810E5"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516CDF3B" w14:textId="77777777" w:rsidR="008A64F3" w:rsidRPr="007D7FC5" w:rsidRDefault="008A64F3" w:rsidP="00A40483">
            <w:pPr>
              <w:rPr>
                <w:rFonts w:cs="Arial"/>
                <w:sz w:val="20"/>
                <w:szCs w:val="20"/>
              </w:rPr>
            </w:pPr>
            <w:r w:rsidRPr="007D7FC5">
              <w:rPr>
                <w:rFonts w:cs="Calibri"/>
                <w:color w:val="000000"/>
                <w:sz w:val="20"/>
                <w:szCs w:val="20"/>
              </w:rPr>
              <w:t>74.535</w:t>
            </w:r>
          </w:p>
        </w:tc>
        <w:tc>
          <w:tcPr>
            <w:tcW w:w="1080" w:type="dxa"/>
            <w:vAlign w:val="bottom"/>
          </w:tcPr>
          <w:p w14:paraId="58BCC38F" w14:textId="77777777" w:rsidR="008A64F3" w:rsidRPr="007D7FC5" w:rsidRDefault="008A64F3" w:rsidP="00A40483">
            <w:pPr>
              <w:rPr>
                <w:rFonts w:cs="Arial"/>
                <w:sz w:val="20"/>
                <w:szCs w:val="20"/>
              </w:rPr>
            </w:pPr>
            <w:r w:rsidRPr="007D7FC5">
              <w:rPr>
                <w:rFonts w:cs="Calibri"/>
                <w:color w:val="000000"/>
                <w:sz w:val="20"/>
                <w:szCs w:val="20"/>
              </w:rPr>
              <w:t>69.1</w:t>
            </w:r>
          </w:p>
        </w:tc>
        <w:tc>
          <w:tcPr>
            <w:tcW w:w="990" w:type="dxa"/>
            <w:vAlign w:val="bottom"/>
          </w:tcPr>
          <w:p w14:paraId="5CA718B8" w14:textId="77777777" w:rsidR="008A64F3" w:rsidRPr="007D7FC5" w:rsidRDefault="008A64F3" w:rsidP="00A40483">
            <w:pPr>
              <w:rPr>
                <w:rFonts w:cs="Arial"/>
                <w:sz w:val="20"/>
                <w:szCs w:val="20"/>
              </w:rPr>
            </w:pPr>
            <w:r w:rsidRPr="007D7FC5">
              <w:rPr>
                <w:rFonts w:cs="Calibri"/>
                <w:color w:val="000000"/>
                <w:sz w:val="20"/>
                <w:szCs w:val="20"/>
              </w:rPr>
              <w:t>74.8</w:t>
            </w:r>
          </w:p>
        </w:tc>
        <w:tc>
          <w:tcPr>
            <w:tcW w:w="990" w:type="dxa"/>
            <w:vAlign w:val="bottom"/>
          </w:tcPr>
          <w:p w14:paraId="116C2789" w14:textId="77777777" w:rsidR="008A64F3" w:rsidRPr="007D7FC5" w:rsidRDefault="008A64F3" w:rsidP="00A40483">
            <w:pPr>
              <w:rPr>
                <w:rFonts w:cs="Arial"/>
                <w:sz w:val="20"/>
                <w:szCs w:val="20"/>
              </w:rPr>
            </w:pPr>
            <w:r w:rsidRPr="007D7FC5">
              <w:rPr>
                <w:rFonts w:cs="Calibri"/>
                <w:color w:val="000000"/>
                <w:sz w:val="20"/>
                <w:szCs w:val="20"/>
              </w:rPr>
              <w:t>80.3</w:t>
            </w:r>
          </w:p>
        </w:tc>
        <w:tc>
          <w:tcPr>
            <w:tcW w:w="917" w:type="dxa"/>
            <w:vMerge/>
          </w:tcPr>
          <w:p w14:paraId="7D355A54" w14:textId="77777777" w:rsidR="008A64F3" w:rsidRPr="007D7FC5" w:rsidRDefault="008A64F3" w:rsidP="00A40483">
            <w:pPr>
              <w:rPr>
                <w:rFonts w:cs="Arial"/>
                <w:sz w:val="20"/>
                <w:szCs w:val="20"/>
              </w:rPr>
            </w:pPr>
          </w:p>
        </w:tc>
      </w:tr>
      <w:tr w:rsidR="008A64F3" w:rsidRPr="007D7FC5" w14:paraId="4F1AAA7E" w14:textId="77777777" w:rsidTr="00C4003F">
        <w:tc>
          <w:tcPr>
            <w:tcW w:w="990" w:type="dxa"/>
            <w:vMerge/>
          </w:tcPr>
          <w:p w14:paraId="178392CD"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DA38277"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74D0DE5A" w14:textId="77777777" w:rsidR="008A64F3" w:rsidRPr="007D7FC5" w:rsidRDefault="008A64F3" w:rsidP="00A40483">
            <w:pPr>
              <w:rPr>
                <w:rFonts w:cs="Arial"/>
                <w:sz w:val="20"/>
                <w:szCs w:val="20"/>
              </w:rPr>
            </w:pPr>
          </w:p>
        </w:tc>
        <w:tc>
          <w:tcPr>
            <w:tcW w:w="812" w:type="dxa"/>
            <w:vMerge/>
          </w:tcPr>
          <w:p w14:paraId="0BEF1BB5" w14:textId="77777777" w:rsidR="008A64F3" w:rsidRPr="007D7FC5" w:rsidRDefault="008A64F3" w:rsidP="00A40483">
            <w:pPr>
              <w:rPr>
                <w:rFonts w:cs="Arial"/>
                <w:sz w:val="20"/>
                <w:szCs w:val="20"/>
              </w:rPr>
            </w:pPr>
          </w:p>
        </w:tc>
        <w:tc>
          <w:tcPr>
            <w:tcW w:w="810" w:type="dxa"/>
          </w:tcPr>
          <w:p w14:paraId="6F06AFB7"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6E8FEBD3" w14:textId="77777777" w:rsidR="008A64F3" w:rsidRPr="007D7FC5" w:rsidRDefault="008A64F3" w:rsidP="00A40483">
            <w:pPr>
              <w:rPr>
                <w:rFonts w:cs="Arial"/>
                <w:sz w:val="20"/>
                <w:szCs w:val="20"/>
              </w:rPr>
            </w:pPr>
            <w:r w:rsidRPr="007D7FC5">
              <w:rPr>
                <w:rFonts w:cs="Calibri"/>
                <w:color w:val="000000"/>
                <w:sz w:val="20"/>
                <w:szCs w:val="20"/>
              </w:rPr>
              <w:t>76.597</w:t>
            </w:r>
          </w:p>
        </w:tc>
        <w:tc>
          <w:tcPr>
            <w:tcW w:w="1080" w:type="dxa"/>
            <w:vAlign w:val="bottom"/>
          </w:tcPr>
          <w:p w14:paraId="2256F0AB" w14:textId="77777777" w:rsidR="008A64F3" w:rsidRPr="007D7FC5" w:rsidRDefault="008A64F3" w:rsidP="00A40483">
            <w:pPr>
              <w:rPr>
                <w:rFonts w:cs="Arial"/>
                <w:sz w:val="20"/>
                <w:szCs w:val="20"/>
              </w:rPr>
            </w:pPr>
            <w:r w:rsidRPr="007D7FC5">
              <w:rPr>
                <w:rFonts w:cs="Calibri"/>
                <w:color w:val="000000"/>
                <w:sz w:val="20"/>
                <w:szCs w:val="20"/>
              </w:rPr>
              <w:t>71.9</w:t>
            </w:r>
          </w:p>
        </w:tc>
        <w:tc>
          <w:tcPr>
            <w:tcW w:w="990" w:type="dxa"/>
            <w:vAlign w:val="bottom"/>
          </w:tcPr>
          <w:p w14:paraId="7C5BA310" w14:textId="77777777" w:rsidR="008A64F3" w:rsidRPr="007D7FC5" w:rsidRDefault="008A64F3" w:rsidP="00A40483">
            <w:pPr>
              <w:rPr>
                <w:rFonts w:cs="Arial"/>
                <w:sz w:val="20"/>
                <w:szCs w:val="20"/>
              </w:rPr>
            </w:pPr>
            <w:r w:rsidRPr="007D7FC5">
              <w:rPr>
                <w:rFonts w:cs="Calibri"/>
                <w:color w:val="000000"/>
                <w:sz w:val="20"/>
                <w:szCs w:val="20"/>
              </w:rPr>
              <w:t>77.1</w:t>
            </w:r>
          </w:p>
        </w:tc>
        <w:tc>
          <w:tcPr>
            <w:tcW w:w="990" w:type="dxa"/>
            <w:vAlign w:val="bottom"/>
          </w:tcPr>
          <w:p w14:paraId="628B9FEF" w14:textId="77777777" w:rsidR="008A64F3" w:rsidRPr="007D7FC5" w:rsidRDefault="008A64F3" w:rsidP="00A40483">
            <w:pPr>
              <w:rPr>
                <w:rFonts w:cs="Arial"/>
                <w:sz w:val="20"/>
                <w:szCs w:val="20"/>
              </w:rPr>
            </w:pPr>
            <w:r w:rsidRPr="007D7FC5">
              <w:rPr>
                <w:rFonts w:cs="Calibri"/>
                <w:color w:val="000000"/>
                <w:sz w:val="20"/>
                <w:szCs w:val="20"/>
              </w:rPr>
              <w:t>82</w:t>
            </w:r>
          </w:p>
        </w:tc>
        <w:tc>
          <w:tcPr>
            <w:tcW w:w="917" w:type="dxa"/>
            <w:vMerge/>
          </w:tcPr>
          <w:p w14:paraId="21838F3C" w14:textId="77777777" w:rsidR="008A64F3" w:rsidRPr="007D7FC5" w:rsidRDefault="008A64F3" w:rsidP="00A40483">
            <w:pPr>
              <w:rPr>
                <w:rFonts w:cs="Arial"/>
                <w:sz w:val="20"/>
                <w:szCs w:val="20"/>
              </w:rPr>
            </w:pPr>
          </w:p>
        </w:tc>
      </w:tr>
      <w:tr w:rsidR="008A64F3" w:rsidRPr="007D7FC5" w14:paraId="6CED011C" w14:textId="77777777" w:rsidTr="00C4003F">
        <w:tc>
          <w:tcPr>
            <w:tcW w:w="990" w:type="dxa"/>
            <w:vMerge/>
          </w:tcPr>
          <w:p w14:paraId="4D0B785E"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4C158AC2"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PTEDUCAT</w:t>
            </w:r>
          </w:p>
        </w:tc>
        <w:tc>
          <w:tcPr>
            <w:tcW w:w="720" w:type="dxa"/>
            <w:vMerge w:val="restart"/>
          </w:tcPr>
          <w:p w14:paraId="717921CB" w14:textId="77777777" w:rsidR="008A64F3" w:rsidRPr="007D7FC5" w:rsidRDefault="008A64F3" w:rsidP="00A40483">
            <w:pPr>
              <w:rPr>
                <w:rFonts w:cs="Arial"/>
                <w:sz w:val="20"/>
                <w:szCs w:val="20"/>
              </w:rPr>
            </w:pPr>
            <w:r w:rsidRPr="007D7FC5">
              <w:rPr>
                <w:rFonts w:cs="Arial"/>
                <w:sz w:val="20"/>
                <w:szCs w:val="20"/>
              </w:rPr>
              <w:t>0</w:t>
            </w:r>
          </w:p>
        </w:tc>
        <w:tc>
          <w:tcPr>
            <w:tcW w:w="812" w:type="dxa"/>
            <w:vMerge w:val="restart"/>
          </w:tcPr>
          <w:p w14:paraId="4F126979" w14:textId="77777777" w:rsidR="008A64F3" w:rsidRPr="007D7FC5" w:rsidRDefault="008A64F3" w:rsidP="00A40483">
            <w:pPr>
              <w:rPr>
                <w:rFonts w:cs="Arial"/>
                <w:sz w:val="20"/>
                <w:szCs w:val="20"/>
              </w:rPr>
            </w:pPr>
            <w:r w:rsidRPr="007D7FC5">
              <w:rPr>
                <w:rFonts w:cs="Arial"/>
                <w:sz w:val="20"/>
                <w:szCs w:val="20"/>
              </w:rPr>
              <w:t>0</w:t>
            </w:r>
          </w:p>
        </w:tc>
        <w:tc>
          <w:tcPr>
            <w:tcW w:w="810" w:type="dxa"/>
          </w:tcPr>
          <w:p w14:paraId="10652332"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1303FFA5" w14:textId="77777777" w:rsidR="008A64F3" w:rsidRPr="007D7FC5" w:rsidRDefault="008A64F3" w:rsidP="00A40483">
            <w:pPr>
              <w:rPr>
                <w:rFonts w:cs="Arial"/>
                <w:sz w:val="20"/>
                <w:szCs w:val="20"/>
              </w:rPr>
            </w:pPr>
            <w:r w:rsidRPr="007D7FC5">
              <w:rPr>
                <w:rFonts w:cs="Calibri"/>
                <w:color w:val="000000"/>
                <w:sz w:val="20"/>
                <w:szCs w:val="20"/>
              </w:rPr>
              <w:t>16.444</w:t>
            </w:r>
          </w:p>
        </w:tc>
        <w:tc>
          <w:tcPr>
            <w:tcW w:w="1080" w:type="dxa"/>
            <w:vAlign w:val="bottom"/>
          </w:tcPr>
          <w:p w14:paraId="1B73258D" w14:textId="77777777" w:rsidR="008A64F3" w:rsidRPr="007D7FC5" w:rsidRDefault="008A64F3" w:rsidP="00A40483">
            <w:pPr>
              <w:rPr>
                <w:rFonts w:cs="Arial"/>
                <w:sz w:val="20"/>
                <w:szCs w:val="20"/>
              </w:rPr>
            </w:pPr>
            <w:r w:rsidRPr="007D7FC5">
              <w:rPr>
                <w:rFonts w:cs="Calibri"/>
                <w:color w:val="000000"/>
                <w:sz w:val="20"/>
                <w:szCs w:val="20"/>
              </w:rPr>
              <w:t>15</w:t>
            </w:r>
          </w:p>
        </w:tc>
        <w:tc>
          <w:tcPr>
            <w:tcW w:w="990" w:type="dxa"/>
            <w:vAlign w:val="bottom"/>
          </w:tcPr>
          <w:p w14:paraId="2B744613" w14:textId="77777777" w:rsidR="008A64F3" w:rsidRPr="007D7FC5" w:rsidRDefault="008A64F3" w:rsidP="00A40483">
            <w:pPr>
              <w:rPr>
                <w:rFonts w:cs="Arial"/>
                <w:sz w:val="20"/>
                <w:szCs w:val="20"/>
              </w:rPr>
            </w:pPr>
            <w:r w:rsidRPr="007D7FC5">
              <w:rPr>
                <w:rFonts w:cs="Calibri"/>
                <w:color w:val="000000"/>
                <w:sz w:val="20"/>
                <w:szCs w:val="20"/>
              </w:rPr>
              <w:t>16</w:t>
            </w:r>
          </w:p>
        </w:tc>
        <w:tc>
          <w:tcPr>
            <w:tcW w:w="990" w:type="dxa"/>
            <w:vAlign w:val="bottom"/>
          </w:tcPr>
          <w:p w14:paraId="26B1150E" w14:textId="77777777" w:rsidR="008A64F3" w:rsidRPr="007D7FC5" w:rsidRDefault="008A64F3" w:rsidP="00A40483">
            <w:pPr>
              <w:rPr>
                <w:rFonts w:cs="Arial"/>
                <w:sz w:val="20"/>
                <w:szCs w:val="20"/>
              </w:rPr>
            </w:pPr>
            <w:r w:rsidRPr="007D7FC5">
              <w:rPr>
                <w:rFonts w:cs="Calibri"/>
                <w:color w:val="000000"/>
                <w:sz w:val="20"/>
                <w:szCs w:val="20"/>
              </w:rPr>
              <w:t>18</w:t>
            </w:r>
          </w:p>
        </w:tc>
        <w:tc>
          <w:tcPr>
            <w:tcW w:w="917" w:type="dxa"/>
            <w:vMerge w:val="restart"/>
          </w:tcPr>
          <w:p w14:paraId="72817EDE" w14:textId="77777777" w:rsidR="008A64F3" w:rsidRPr="007D7FC5" w:rsidRDefault="008A64F3" w:rsidP="00A40483">
            <w:pPr>
              <w:rPr>
                <w:rFonts w:cs="Arial"/>
                <w:sz w:val="20"/>
                <w:szCs w:val="20"/>
              </w:rPr>
            </w:pPr>
            <w:r w:rsidRPr="007D7FC5">
              <w:rPr>
                <w:rFonts w:cs="Arial"/>
                <w:sz w:val="20"/>
                <w:szCs w:val="20"/>
              </w:rPr>
              <w:t>0</w:t>
            </w:r>
          </w:p>
        </w:tc>
      </w:tr>
      <w:tr w:rsidR="008A64F3" w:rsidRPr="007D7FC5" w14:paraId="7D43CE0F" w14:textId="77777777" w:rsidTr="00C4003F">
        <w:tc>
          <w:tcPr>
            <w:tcW w:w="990" w:type="dxa"/>
            <w:vMerge/>
          </w:tcPr>
          <w:p w14:paraId="5B506FC1"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37DC1E33"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127F5143" w14:textId="77777777" w:rsidR="008A64F3" w:rsidRPr="007D7FC5" w:rsidRDefault="008A64F3" w:rsidP="00A40483">
            <w:pPr>
              <w:rPr>
                <w:rFonts w:cs="Arial"/>
                <w:sz w:val="20"/>
                <w:szCs w:val="20"/>
              </w:rPr>
            </w:pPr>
          </w:p>
        </w:tc>
        <w:tc>
          <w:tcPr>
            <w:tcW w:w="812" w:type="dxa"/>
            <w:vMerge/>
          </w:tcPr>
          <w:p w14:paraId="395D3CCD" w14:textId="77777777" w:rsidR="008A64F3" w:rsidRPr="007D7FC5" w:rsidRDefault="008A64F3" w:rsidP="00A40483">
            <w:pPr>
              <w:rPr>
                <w:rFonts w:cs="Arial"/>
                <w:sz w:val="20"/>
                <w:szCs w:val="20"/>
              </w:rPr>
            </w:pPr>
          </w:p>
        </w:tc>
        <w:tc>
          <w:tcPr>
            <w:tcW w:w="810" w:type="dxa"/>
          </w:tcPr>
          <w:p w14:paraId="48F2468F"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1189BDBC" w14:textId="77777777" w:rsidR="008A64F3" w:rsidRPr="007D7FC5" w:rsidRDefault="008A64F3" w:rsidP="00A40483">
            <w:pPr>
              <w:rPr>
                <w:rFonts w:cs="Arial"/>
                <w:sz w:val="20"/>
                <w:szCs w:val="20"/>
              </w:rPr>
            </w:pPr>
            <w:r w:rsidRPr="007D7FC5">
              <w:rPr>
                <w:rFonts w:cs="Calibri"/>
                <w:color w:val="000000"/>
                <w:sz w:val="20"/>
                <w:szCs w:val="20"/>
              </w:rPr>
              <w:t>15.986</w:t>
            </w:r>
          </w:p>
        </w:tc>
        <w:tc>
          <w:tcPr>
            <w:tcW w:w="1080" w:type="dxa"/>
            <w:vAlign w:val="bottom"/>
          </w:tcPr>
          <w:p w14:paraId="6C408A58" w14:textId="77777777" w:rsidR="008A64F3" w:rsidRPr="007D7FC5" w:rsidRDefault="008A64F3" w:rsidP="00A40483">
            <w:pPr>
              <w:rPr>
                <w:rFonts w:cs="Arial"/>
                <w:sz w:val="20"/>
                <w:szCs w:val="20"/>
              </w:rPr>
            </w:pPr>
            <w:r w:rsidRPr="007D7FC5">
              <w:rPr>
                <w:rFonts w:cs="Calibri"/>
                <w:color w:val="000000"/>
                <w:sz w:val="20"/>
                <w:szCs w:val="20"/>
              </w:rPr>
              <w:t>14</w:t>
            </w:r>
          </w:p>
        </w:tc>
        <w:tc>
          <w:tcPr>
            <w:tcW w:w="990" w:type="dxa"/>
            <w:vAlign w:val="bottom"/>
          </w:tcPr>
          <w:p w14:paraId="030842E4" w14:textId="77777777" w:rsidR="008A64F3" w:rsidRPr="007D7FC5" w:rsidRDefault="008A64F3" w:rsidP="00A40483">
            <w:pPr>
              <w:rPr>
                <w:rFonts w:cs="Arial"/>
                <w:sz w:val="20"/>
                <w:szCs w:val="20"/>
              </w:rPr>
            </w:pPr>
            <w:r w:rsidRPr="007D7FC5">
              <w:rPr>
                <w:rFonts w:cs="Calibri"/>
                <w:color w:val="000000"/>
                <w:sz w:val="20"/>
                <w:szCs w:val="20"/>
              </w:rPr>
              <w:t>16</w:t>
            </w:r>
          </w:p>
        </w:tc>
        <w:tc>
          <w:tcPr>
            <w:tcW w:w="990" w:type="dxa"/>
            <w:vAlign w:val="bottom"/>
          </w:tcPr>
          <w:p w14:paraId="6EFACE1C" w14:textId="77777777" w:rsidR="008A64F3" w:rsidRPr="007D7FC5" w:rsidRDefault="008A64F3" w:rsidP="00A40483">
            <w:pPr>
              <w:rPr>
                <w:rFonts w:cs="Arial"/>
                <w:sz w:val="20"/>
                <w:szCs w:val="20"/>
              </w:rPr>
            </w:pPr>
            <w:r w:rsidRPr="007D7FC5">
              <w:rPr>
                <w:rFonts w:cs="Calibri"/>
                <w:color w:val="000000"/>
                <w:sz w:val="20"/>
                <w:szCs w:val="20"/>
              </w:rPr>
              <w:t>18</w:t>
            </w:r>
          </w:p>
        </w:tc>
        <w:tc>
          <w:tcPr>
            <w:tcW w:w="917" w:type="dxa"/>
            <w:vMerge/>
          </w:tcPr>
          <w:p w14:paraId="26C20B9A" w14:textId="77777777" w:rsidR="008A64F3" w:rsidRPr="007D7FC5" w:rsidRDefault="008A64F3" w:rsidP="00A40483">
            <w:pPr>
              <w:rPr>
                <w:rFonts w:cs="Arial"/>
                <w:sz w:val="20"/>
                <w:szCs w:val="20"/>
              </w:rPr>
            </w:pPr>
          </w:p>
        </w:tc>
      </w:tr>
      <w:tr w:rsidR="008A64F3" w:rsidRPr="007D7FC5" w14:paraId="53401536" w14:textId="77777777" w:rsidTr="00C4003F">
        <w:tc>
          <w:tcPr>
            <w:tcW w:w="990" w:type="dxa"/>
            <w:vMerge/>
          </w:tcPr>
          <w:p w14:paraId="2D4521B7"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502B448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26F07065" w14:textId="77777777" w:rsidR="008A64F3" w:rsidRPr="007D7FC5" w:rsidRDefault="008A64F3" w:rsidP="00A40483">
            <w:pPr>
              <w:rPr>
                <w:rFonts w:cs="Arial"/>
                <w:sz w:val="20"/>
                <w:szCs w:val="20"/>
              </w:rPr>
            </w:pPr>
          </w:p>
        </w:tc>
        <w:tc>
          <w:tcPr>
            <w:tcW w:w="812" w:type="dxa"/>
            <w:vMerge/>
          </w:tcPr>
          <w:p w14:paraId="71149081" w14:textId="77777777" w:rsidR="008A64F3" w:rsidRPr="007D7FC5" w:rsidRDefault="008A64F3" w:rsidP="00A40483">
            <w:pPr>
              <w:rPr>
                <w:rFonts w:cs="Arial"/>
                <w:sz w:val="20"/>
                <w:szCs w:val="20"/>
              </w:rPr>
            </w:pPr>
          </w:p>
        </w:tc>
        <w:tc>
          <w:tcPr>
            <w:tcW w:w="810" w:type="dxa"/>
          </w:tcPr>
          <w:p w14:paraId="3CF89F72"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2909B88C" w14:textId="77777777" w:rsidR="008A64F3" w:rsidRPr="007D7FC5" w:rsidRDefault="008A64F3" w:rsidP="00A40483">
            <w:pPr>
              <w:rPr>
                <w:rFonts w:cs="Arial"/>
                <w:sz w:val="20"/>
                <w:szCs w:val="20"/>
              </w:rPr>
            </w:pPr>
            <w:r w:rsidRPr="007D7FC5">
              <w:rPr>
                <w:rFonts w:cs="Calibri"/>
                <w:color w:val="000000"/>
                <w:sz w:val="20"/>
                <w:szCs w:val="20"/>
              </w:rPr>
              <w:t>15.441</w:t>
            </w:r>
          </w:p>
        </w:tc>
        <w:tc>
          <w:tcPr>
            <w:tcW w:w="1080" w:type="dxa"/>
            <w:vAlign w:val="bottom"/>
          </w:tcPr>
          <w:p w14:paraId="74F9AE6B" w14:textId="77777777" w:rsidR="008A64F3" w:rsidRPr="007D7FC5" w:rsidRDefault="008A64F3" w:rsidP="00A40483">
            <w:pPr>
              <w:rPr>
                <w:rFonts w:cs="Arial"/>
                <w:sz w:val="20"/>
                <w:szCs w:val="20"/>
              </w:rPr>
            </w:pPr>
            <w:r w:rsidRPr="007D7FC5">
              <w:rPr>
                <w:rFonts w:cs="Calibri"/>
                <w:color w:val="000000"/>
                <w:sz w:val="20"/>
                <w:szCs w:val="20"/>
              </w:rPr>
              <w:t>13</w:t>
            </w:r>
          </w:p>
        </w:tc>
        <w:tc>
          <w:tcPr>
            <w:tcW w:w="990" w:type="dxa"/>
            <w:vAlign w:val="bottom"/>
          </w:tcPr>
          <w:p w14:paraId="29A53DBA" w14:textId="77777777" w:rsidR="008A64F3" w:rsidRPr="007D7FC5" w:rsidRDefault="008A64F3" w:rsidP="00A40483">
            <w:pPr>
              <w:rPr>
                <w:rFonts w:cs="Arial"/>
                <w:sz w:val="20"/>
                <w:szCs w:val="20"/>
              </w:rPr>
            </w:pPr>
            <w:r w:rsidRPr="007D7FC5">
              <w:rPr>
                <w:rFonts w:cs="Calibri"/>
                <w:color w:val="000000"/>
                <w:sz w:val="20"/>
                <w:szCs w:val="20"/>
              </w:rPr>
              <w:t>16</w:t>
            </w:r>
          </w:p>
        </w:tc>
        <w:tc>
          <w:tcPr>
            <w:tcW w:w="990" w:type="dxa"/>
            <w:vAlign w:val="bottom"/>
          </w:tcPr>
          <w:p w14:paraId="433DCFFA" w14:textId="77777777" w:rsidR="008A64F3" w:rsidRPr="007D7FC5" w:rsidRDefault="008A64F3" w:rsidP="00A40483">
            <w:pPr>
              <w:rPr>
                <w:rFonts w:cs="Arial"/>
                <w:sz w:val="20"/>
                <w:szCs w:val="20"/>
              </w:rPr>
            </w:pPr>
            <w:r w:rsidRPr="007D7FC5">
              <w:rPr>
                <w:rFonts w:cs="Calibri"/>
                <w:color w:val="000000"/>
                <w:sz w:val="20"/>
                <w:szCs w:val="20"/>
              </w:rPr>
              <w:t>18</w:t>
            </w:r>
          </w:p>
        </w:tc>
        <w:tc>
          <w:tcPr>
            <w:tcW w:w="917" w:type="dxa"/>
            <w:vMerge/>
          </w:tcPr>
          <w:p w14:paraId="356087A2" w14:textId="77777777" w:rsidR="008A64F3" w:rsidRPr="007D7FC5" w:rsidRDefault="008A64F3" w:rsidP="00A40483">
            <w:pPr>
              <w:rPr>
                <w:rFonts w:cs="Arial"/>
                <w:sz w:val="20"/>
                <w:szCs w:val="20"/>
              </w:rPr>
            </w:pPr>
          </w:p>
        </w:tc>
      </w:tr>
      <w:tr w:rsidR="008A64F3" w:rsidRPr="007D7FC5" w14:paraId="5BAFF75D" w14:textId="77777777" w:rsidTr="00C4003F">
        <w:tc>
          <w:tcPr>
            <w:tcW w:w="990" w:type="dxa"/>
            <w:vMerge/>
          </w:tcPr>
          <w:p w14:paraId="5C7A9DC5"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val="restart"/>
          </w:tcPr>
          <w:p w14:paraId="670370A5"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APOE4</w:t>
            </w:r>
          </w:p>
        </w:tc>
        <w:tc>
          <w:tcPr>
            <w:tcW w:w="720" w:type="dxa"/>
            <w:vMerge w:val="restart"/>
          </w:tcPr>
          <w:p w14:paraId="0A05613B" w14:textId="77777777" w:rsidR="008A64F3" w:rsidRPr="007D7FC5" w:rsidRDefault="008A64F3" w:rsidP="00A40483">
            <w:pPr>
              <w:rPr>
                <w:rFonts w:cs="Arial"/>
                <w:sz w:val="20"/>
                <w:szCs w:val="20"/>
              </w:rPr>
            </w:pPr>
            <w:r w:rsidRPr="007D7FC5">
              <w:rPr>
                <w:rFonts w:cs="Arial"/>
                <w:sz w:val="20"/>
                <w:szCs w:val="20"/>
              </w:rPr>
              <w:t>0</w:t>
            </w:r>
          </w:p>
        </w:tc>
        <w:tc>
          <w:tcPr>
            <w:tcW w:w="812" w:type="dxa"/>
            <w:vMerge w:val="restart"/>
          </w:tcPr>
          <w:p w14:paraId="0B6FCE82" w14:textId="77777777" w:rsidR="008A64F3" w:rsidRPr="007D7FC5" w:rsidRDefault="008A64F3" w:rsidP="00A40483">
            <w:pPr>
              <w:rPr>
                <w:rFonts w:cs="Arial"/>
                <w:sz w:val="20"/>
                <w:szCs w:val="20"/>
              </w:rPr>
            </w:pPr>
            <w:r w:rsidRPr="007D7FC5">
              <w:rPr>
                <w:rFonts w:cs="Arial"/>
                <w:sz w:val="20"/>
                <w:szCs w:val="20"/>
              </w:rPr>
              <w:t>0</w:t>
            </w:r>
          </w:p>
        </w:tc>
        <w:tc>
          <w:tcPr>
            <w:tcW w:w="810" w:type="dxa"/>
          </w:tcPr>
          <w:p w14:paraId="5B51FBEF" w14:textId="77777777" w:rsidR="008A64F3" w:rsidRPr="007D7FC5" w:rsidRDefault="008A64F3" w:rsidP="00A40483">
            <w:pPr>
              <w:rPr>
                <w:rFonts w:cs="Arial"/>
                <w:sz w:val="20"/>
                <w:szCs w:val="20"/>
              </w:rPr>
            </w:pPr>
            <w:r w:rsidRPr="007D7FC5">
              <w:rPr>
                <w:rFonts w:cs="Arial"/>
                <w:sz w:val="20"/>
                <w:szCs w:val="20"/>
              </w:rPr>
              <w:t>CN</w:t>
            </w:r>
          </w:p>
        </w:tc>
        <w:tc>
          <w:tcPr>
            <w:tcW w:w="990" w:type="dxa"/>
            <w:vAlign w:val="bottom"/>
          </w:tcPr>
          <w:p w14:paraId="733AEE31" w14:textId="77777777" w:rsidR="008A64F3" w:rsidRPr="007D7FC5" w:rsidRDefault="008A64F3" w:rsidP="00A40483">
            <w:pPr>
              <w:rPr>
                <w:rFonts w:cs="Arial"/>
                <w:sz w:val="20"/>
                <w:szCs w:val="20"/>
              </w:rPr>
            </w:pPr>
            <w:r w:rsidRPr="007D7FC5">
              <w:rPr>
                <w:rFonts w:cs="Calibri"/>
                <w:color w:val="000000"/>
                <w:sz w:val="20"/>
                <w:szCs w:val="20"/>
              </w:rPr>
              <w:t>0.284</w:t>
            </w:r>
          </w:p>
        </w:tc>
        <w:tc>
          <w:tcPr>
            <w:tcW w:w="1080" w:type="dxa"/>
            <w:vAlign w:val="bottom"/>
          </w:tcPr>
          <w:p w14:paraId="36D0BCFF"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00EF4B65"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772C237A" w14:textId="77777777" w:rsidR="008A64F3" w:rsidRPr="007D7FC5" w:rsidRDefault="008A64F3" w:rsidP="00A40483">
            <w:pPr>
              <w:rPr>
                <w:rFonts w:cs="Arial"/>
                <w:sz w:val="20"/>
                <w:szCs w:val="20"/>
              </w:rPr>
            </w:pPr>
            <w:r w:rsidRPr="007D7FC5">
              <w:rPr>
                <w:rFonts w:cs="Calibri"/>
                <w:color w:val="000000"/>
                <w:sz w:val="20"/>
                <w:szCs w:val="20"/>
              </w:rPr>
              <w:t>1</w:t>
            </w:r>
          </w:p>
        </w:tc>
        <w:tc>
          <w:tcPr>
            <w:tcW w:w="917" w:type="dxa"/>
            <w:vMerge w:val="restart"/>
          </w:tcPr>
          <w:p w14:paraId="7359EB97" w14:textId="77777777" w:rsidR="008A64F3" w:rsidRPr="007D7FC5" w:rsidRDefault="008A64F3" w:rsidP="00A40483">
            <w:pPr>
              <w:rPr>
                <w:rFonts w:cs="Arial"/>
                <w:sz w:val="20"/>
                <w:szCs w:val="20"/>
              </w:rPr>
            </w:pPr>
            <w:r w:rsidRPr="007D7FC5">
              <w:rPr>
                <w:rFonts w:cs="Arial"/>
                <w:sz w:val="20"/>
                <w:szCs w:val="20"/>
              </w:rPr>
              <w:t>0</w:t>
            </w:r>
          </w:p>
        </w:tc>
      </w:tr>
      <w:tr w:rsidR="008A64F3" w:rsidRPr="007D7FC5" w14:paraId="672682B8" w14:textId="77777777" w:rsidTr="00C4003F">
        <w:tc>
          <w:tcPr>
            <w:tcW w:w="990" w:type="dxa"/>
            <w:vMerge/>
          </w:tcPr>
          <w:p w14:paraId="08B1A034"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215B9035"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50B80643" w14:textId="77777777" w:rsidR="008A64F3" w:rsidRPr="007D7FC5" w:rsidRDefault="008A64F3" w:rsidP="00A40483">
            <w:pPr>
              <w:rPr>
                <w:rFonts w:cs="Arial"/>
                <w:sz w:val="20"/>
                <w:szCs w:val="20"/>
              </w:rPr>
            </w:pPr>
          </w:p>
        </w:tc>
        <w:tc>
          <w:tcPr>
            <w:tcW w:w="812" w:type="dxa"/>
            <w:vMerge/>
          </w:tcPr>
          <w:p w14:paraId="3ED51D58" w14:textId="77777777" w:rsidR="008A64F3" w:rsidRPr="007D7FC5" w:rsidRDefault="008A64F3" w:rsidP="00A40483">
            <w:pPr>
              <w:rPr>
                <w:rFonts w:cs="Arial"/>
                <w:sz w:val="20"/>
                <w:szCs w:val="20"/>
              </w:rPr>
            </w:pPr>
          </w:p>
        </w:tc>
        <w:tc>
          <w:tcPr>
            <w:tcW w:w="810" w:type="dxa"/>
          </w:tcPr>
          <w:p w14:paraId="10D38D1E" w14:textId="77777777" w:rsidR="008A64F3" w:rsidRPr="007D7FC5" w:rsidRDefault="008A64F3" w:rsidP="00A40483">
            <w:pPr>
              <w:rPr>
                <w:rFonts w:cs="Arial"/>
                <w:sz w:val="20"/>
                <w:szCs w:val="20"/>
              </w:rPr>
            </w:pPr>
            <w:r w:rsidRPr="007D7FC5">
              <w:rPr>
                <w:rFonts w:cs="Arial"/>
                <w:sz w:val="20"/>
                <w:szCs w:val="20"/>
              </w:rPr>
              <w:t>MCI</w:t>
            </w:r>
          </w:p>
        </w:tc>
        <w:tc>
          <w:tcPr>
            <w:tcW w:w="990" w:type="dxa"/>
            <w:vAlign w:val="bottom"/>
          </w:tcPr>
          <w:p w14:paraId="1ED96AB4" w14:textId="77777777" w:rsidR="008A64F3" w:rsidRPr="007D7FC5" w:rsidRDefault="008A64F3" w:rsidP="00A40483">
            <w:pPr>
              <w:rPr>
                <w:rFonts w:cs="Arial"/>
                <w:sz w:val="20"/>
                <w:szCs w:val="20"/>
              </w:rPr>
            </w:pPr>
            <w:r w:rsidRPr="007D7FC5">
              <w:rPr>
                <w:rFonts w:cs="Calibri"/>
                <w:color w:val="000000"/>
                <w:sz w:val="20"/>
                <w:szCs w:val="20"/>
              </w:rPr>
              <w:t>0.5548</w:t>
            </w:r>
          </w:p>
        </w:tc>
        <w:tc>
          <w:tcPr>
            <w:tcW w:w="1080" w:type="dxa"/>
            <w:vAlign w:val="bottom"/>
          </w:tcPr>
          <w:p w14:paraId="15DF34B7"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2EF6023C"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2EC082A7" w14:textId="77777777" w:rsidR="008A64F3" w:rsidRPr="007D7FC5" w:rsidRDefault="008A64F3" w:rsidP="00A40483">
            <w:pPr>
              <w:rPr>
                <w:rFonts w:cs="Arial"/>
                <w:sz w:val="20"/>
                <w:szCs w:val="20"/>
              </w:rPr>
            </w:pPr>
            <w:r w:rsidRPr="007D7FC5">
              <w:rPr>
                <w:rFonts w:cs="Calibri"/>
                <w:color w:val="000000"/>
                <w:sz w:val="20"/>
                <w:szCs w:val="20"/>
              </w:rPr>
              <w:t>1</w:t>
            </w:r>
          </w:p>
        </w:tc>
        <w:tc>
          <w:tcPr>
            <w:tcW w:w="917" w:type="dxa"/>
            <w:vMerge/>
          </w:tcPr>
          <w:p w14:paraId="2A6105C1" w14:textId="77777777" w:rsidR="008A64F3" w:rsidRPr="007D7FC5" w:rsidRDefault="008A64F3" w:rsidP="00A40483">
            <w:pPr>
              <w:rPr>
                <w:rFonts w:cs="Arial"/>
                <w:sz w:val="20"/>
                <w:szCs w:val="20"/>
              </w:rPr>
            </w:pPr>
          </w:p>
        </w:tc>
      </w:tr>
      <w:tr w:rsidR="008A64F3" w:rsidRPr="007D7FC5" w14:paraId="17CC3CF5" w14:textId="77777777" w:rsidTr="00C4003F">
        <w:tc>
          <w:tcPr>
            <w:tcW w:w="990" w:type="dxa"/>
            <w:vMerge/>
          </w:tcPr>
          <w:p w14:paraId="4B71C33B" w14:textId="77777777" w:rsidR="008A64F3" w:rsidRPr="007D7FC5" w:rsidRDefault="008A64F3" w:rsidP="00A40483">
            <w:pPr>
              <w:rPr>
                <w:rFonts w:eastAsia="Times New Roman" w:cs="Times New Roman"/>
                <w:color w:val="000000"/>
                <w:kern w:val="0"/>
                <w:sz w:val="20"/>
                <w:szCs w:val="20"/>
                <w14:ligatures w14:val="none"/>
              </w:rPr>
            </w:pPr>
          </w:p>
        </w:tc>
        <w:tc>
          <w:tcPr>
            <w:tcW w:w="1530" w:type="dxa"/>
            <w:vMerge/>
          </w:tcPr>
          <w:p w14:paraId="665B87F9" w14:textId="77777777" w:rsidR="008A64F3" w:rsidRPr="007D7FC5" w:rsidRDefault="008A64F3" w:rsidP="00A40483">
            <w:pPr>
              <w:rPr>
                <w:rFonts w:eastAsia="Times New Roman" w:cs="Times New Roman"/>
                <w:color w:val="000000"/>
                <w:kern w:val="0"/>
                <w:sz w:val="20"/>
                <w:szCs w:val="20"/>
                <w14:ligatures w14:val="none"/>
              </w:rPr>
            </w:pPr>
          </w:p>
        </w:tc>
        <w:tc>
          <w:tcPr>
            <w:tcW w:w="720" w:type="dxa"/>
            <w:vMerge/>
          </w:tcPr>
          <w:p w14:paraId="607C379E" w14:textId="77777777" w:rsidR="008A64F3" w:rsidRPr="007D7FC5" w:rsidRDefault="008A64F3" w:rsidP="00A40483">
            <w:pPr>
              <w:rPr>
                <w:rFonts w:cs="Arial"/>
                <w:sz w:val="20"/>
                <w:szCs w:val="20"/>
              </w:rPr>
            </w:pPr>
          </w:p>
        </w:tc>
        <w:tc>
          <w:tcPr>
            <w:tcW w:w="812" w:type="dxa"/>
            <w:vMerge/>
          </w:tcPr>
          <w:p w14:paraId="186E9246" w14:textId="77777777" w:rsidR="008A64F3" w:rsidRPr="007D7FC5" w:rsidRDefault="008A64F3" w:rsidP="00A40483">
            <w:pPr>
              <w:rPr>
                <w:rFonts w:cs="Arial"/>
                <w:sz w:val="20"/>
                <w:szCs w:val="20"/>
              </w:rPr>
            </w:pPr>
          </w:p>
        </w:tc>
        <w:tc>
          <w:tcPr>
            <w:tcW w:w="810" w:type="dxa"/>
          </w:tcPr>
          <w:p w14:paraId="64EE5428" w14:textId="77777777" w:rsidR="008A64F3" w:rsidRPr="007D7FC5" w:rsidRDefault="008A64F3" w:rsidP="00A40483">
            <w:pPr>
              <w:rPr>
                <w:rFonts w:cs="Arial"/>
                <w:sz w:val="20"/>
                <w:szCs w:val="20"/>
              </w:rPr>
            </w:pPr>
            <w:r w:rsidRPr="007D7FC5">
              <w:rPr>
                <w:rFonts w:cs="Arial"/>
                <w:sz w:val="20"/>
                <w:szCs w:val="20"/>
              </w:rPr>
              <w:t>AD</w:t>
            </w:r>
          </w:p>
        </w:tc>
        <w:tc>
          <w:tcPr>
            <w:tcW w:w="990" w:type="dxa"/>
            <w:vAlign w:val="bottom"/>
          </w:tcPr>
          <w:p w14:paraId="261F5C5F" w14:textId="77777777" w:rsidR="008A64F3" w:rsidRPr="007D7FC5" w:rsidRDefault="008A64F3" w:rsidP="00A40483">
            <w:pPr>
              <w:rPr>
                <w:rFonts w:cs="Arial"/>
                <w:sz w:val="20"/>
                <w:szCs w:val="20"/>
              </w:rPr>
            </w:pPr>
            <w:r w:rsidRPr="007D7FC5">
              <w:rPr>
                <w:rFonts w:cs="Calibri"/>
                <w:color w:val="000000"/>
                <w:sz w:val="20"/>
                <w:szCs w:val="20"/>
              </w:rPr>
              <w:t>0.8657</w:t>
            </w:r>
          </w:p>
        </w:tc>
        <w:tc>
          <w:tcPr>
            <w:tcW w:w="1080" w:type="dxa"/>
            <w:vAlign w:val="bottom"/>
          </w:tcPr>
          <w:p w14:paraId="1C277A30" w14:textId="77777777" w:rsidR="008A64F3" w:rsidRPr="007D7FC5" w:rsidRDefault="008A64F3" w:rsidP="00A40483">
            <w:pPr>
              <w:rPr>
                <w:rFonts w:cs="Arial"/>
                <w:sz w:val="20"/>
                <w:szCs w:val="20"/>
              </w:rPr>
            </w:pPr>
            <w:r w:rsidRPr="007D7FC5">
              <w:rPr>
                <w:rFonts w:cs="Calibri"/>
                <w:color w:val="000000"/>
                <w:sz w:val="20"/>
                <w:szCs w:val="20"/>
              </w:rPr>
              <w:t>0</w:t>
            </w:r>
          </w:p>
        </w:tc>
        <w:tc>
          <w:tcPr>
            <w:tcW w:w="990" w:type="dxa"/>
            <w:vAlign w:val="bottom"/>
          </w:tcPr>
          <w:p w14:paraId="31873677" w14:textId="77777777" w:rsidR="008A64F3" w:rsidRPr="007D7FC5" w:rsidRDefault="008A64F3" w:rsidP="00A40483">
            <w:pPr>
              <w:rPr>
                <w:rFonts w:cs="Arial"/>
                <w:sz w:val="20"/>
                <w:szCs w:val="20"/>
              </w:rPr>
            </w:pPr>
            <w:r w:rsidRPr="007D7FC5">
              <w:rPr>
                <w:rFonts w:cs="Calibri"/>
                <w:color w:val="000000"/>
                <w:sz w:val="20"/>
                <w:szCs w:val="20"/>
              </w:rPr>
              <w:t>1</w:t>
            </w:r>
          </w:p>
        </w:tc>
        <w:tc>
          <w:tcPr>
            <w:tcW w:w="990" w:type="dxa"/>
            <w:vAlign w:val="bottom"/>
          </w:tcPr>
          <w:p w14:paraId="2B414175" w14:textId="77777777" w:rsidR="008A64F3" w:rsidRPr="007D7FC5" w:rsidRDefault="008A64F3" w:rsidP="00A40483">
            <w:pPr>
              <w:rPr>
                <w:rFonts w:cs="Arial"/>
                <w:sz w:val="20"/>
                <w:szCs w:val="20"/>
              </w:rPr>
            </w:pPr>
            <w:r w:rsidRPr="007D7FC5">
              <w:rPr>
                <w:rFonts w:cs="Calibri"/>
                <w:color w:val="000000"/>
                <w:sz w:val="20"/>
                <w:szCs w:val="20"/>
              </w:rPr>
              <w:t>1</w:t>
            </w:r>
          </w:p>
        </w:tc>
        <w:tc>
          <w:tcPr>
            <w:tcW w:w="917" w:type="dxa"/>
            <w:vMerge/>
          </w:tcPr>
          <w:p w14:paraId="0178F143" w14:textId="77777777" w:rsidR="008A64F3" w:rsidRPr="007D7FC5" w:rsidRDefault="008A64F3" w:rsidP="00A40483">
            <w:pPr>
              <w:rPr>
                <w:rFonts w:cs="Arial"/>
                <w:sz w:val="20"/>
                <w:szCs w:val="20"/>
              </w:rPr>
            </w:pPr>
          </w:p>
        </w:tc>
      </w:tr>
      <w:tr w:rsidR="008A64F3" w:rsidRPr="007D7FC5" w14:paraId="4A579090" w14:textId="77777777" w:rsidTr="00C4003F">
        <w:tc>
          <w:tcPr>
            <w:tcW w:w="990" w:type="dxa"/>
            <w:vMerge/>
          </w:tcPr>
          <w:p w14:paraId="114B3D87" w14:textId="77777777" w:rsidR="008A64F3" w:rsidRPr="007D7FC5" w:rsidRDefault="008A64F3" w:rsidP="00A40483">
            <w:pPr>
              <w:rPr>
                <w:rFonts w:eastAsia="Times New Roman" w:cs="Times New Roman"/>
                <w:color w:val="000000"/>
                <w:kern w:val="0"/>
                <w:sz w:val="20"/>
                <w:szCs w:val="20"/>
                <w14:ligatures w14:val="none"/>
              </w:rPr>
            </w:pPr>
          </w:p>
        </w:tc>
        <w:tc>
          <w:tcPr>
            <w:tcW w:w="1530" w:type="dxa"/>
          </w:tcPr>
          <w:p w14:paraId="0E841DB4" w14:textId="77777777" w:rsidR="008A64F3" w:rsidRPr="007D7FC5" w:rsidRDefault="008A64F3" w:rsidP="00A40483">
            <w:pPr>
              <w:rPr>
                <w:rFonts w:eastAsia="Times New Roman" w:cs="Times New Roman"/>
                <w:color w:val="000000"/>
                <w:kern w:val="0"/>
                <w:sz w:val="20"/>
                <w:szCs w:val="20"/>
                <w14:ligatures w14:val="none"/>
              </w:rPr>
            </w:pPr>
            <w:r w:rsidRPr="007D7FC5">
              <w:rPr>
                <w:rFonts w:eastAsia="Times New Roman" w:cs="Times New Roman"/>
                <w:color w:val="000000"/>
                <w:kern w:val="0"/>
                <w:sz w:val="20"/>
                <w:szCs w:val="20"/>
                <w14:ligatures w14:val="none"/>
              </w:rPr>
              <w:t>PTGENDER</w:t>
            </w:r>
          </w:p>
        </w:tc>
        <w:tc>
          <w:tcPr>
            <w:tcW w:w="720" w:type="dxa"/>
          </w:tcPr>
          <w:p w14:paraId="7D744051" w14:textId="77777777" w:rsidR="008A64F3" w:rsidRPr="007D7FC5" w:rsidRDefault="008A64F3" w:rsidP="00A40483">
            <w:pPr>
              <w:rPr>
                <w:rFonts w:cs="Arial"/>
                <w:sz w:val="20"/>
                <w:szCs w:val="20"/>
              </w:rPr>
            </w:pPr>
            <w:r w:rsidRPr="007D7FC5">
              <w:rPr>
                <w:rFonts w:cs="Arial"/>
                <w:sz w:val="20"/>
                <w:szCs w:val="20"/>
              </w:rPr>
              <w:t>0</w:t>
            </w:r>
          </w:p>
        </w:tc>
        <w:tc>
          <w:tcPr>
            <w:tcW w:w="812" w:type="dxa"/>
          </w:tcPr>
          <w:p w14:paraId="6FD45547" w14:textId="77777777" w:rsidR="008A64F3" w:rsidRPr="007D7FC5" w:rsidRDefault="008A64F3" w:rsidP="00A40483">
            <w:pPr>
              <w:rPr>
                <w:rFonts w:cs="Arial"/>
                <w:sz w:val="20"/>
                <w:szCs w:val="20"/>
              </w:rPr>
            </w:pPr>
            <w:r w:rsidRPr="007D7FC5">
              <w:rPr>
                <w:rFonts w:cs="Arial"/>
                <w:sz w:val="20"/>
                <w:szCs w:val="20"/>
              </w:rPr>
              <w:t>0</w:t>
            </w:r>
          </w:p>
        </w:tc>
        <w:tc>
          <w:tcPr>
            <w:tcW w:w="810" w:type="dxa"/>
          </w:tcPr>
          <w:p w14:paraId="3FD871F7" w14:textId="77777777" w:rsidR="008A64F3" w:rsidRPr="007D7FC5" w:rsidRDefault="008A64F3" w:rsidP="00A40483">
            <w:pPr>
              <w:rPr>
                <w:rFonts w:cs="Arial"/>
                <w:sz w:val="20"/>
                <w:szCs w:val="20"/>
              </w:rPr>
            </w:pPr>
            <w:r w:rsidRPr="007D7FC5">
              <w:rPr>
                <w:rFonts w:cs="Arial"/>
                <w:sz w:val="20"/>
                <w:szCs w:val="20"/>
              </w:rPr>
              <w:t>-</w:t>
            </w:r>
          </w:p>
        </w:tc>
        <w:tc>
          <w:tcPr>
            <w:tcW w:w="990" w:type="dxa"/>
          </w:tcPr>
          <w:p w14:paraId="6D98DD3B" w14:textId="77777777" w:rsidR="008A64F3" w:rsidRPr="007D7FC5" w:rsidRDefault="008A64F3" w:rsidP="00A40483">
            <w:pPr>
              <w:jc w:val="center"/>
              <w:rPr>
                <w:rFonts w:cs="Arial"/>
                <w:sz w:val="20"/>
                <w:szCs w:val="20"/>
              </w:rPr>
            </w:pPr>
            <w:r w:rsidRPr="007D7FC5">
              <w:rPr>
                <w:rFonts w:cs="Arial"/>
                <w:sz w:val="20"/>
                <w:szCs w:val="20"/>
              </w:rPr>
              <w:t>-</w:t>
            </w:r>
          </w:p>
        </w:tc>
        <w:tc>
          <w:tcPr>
            <w:tcW w:w="1080" w:type="dxa"/>
          </w:tcPr>
          <w:p w14:paraId="1C6C0BBC" w14:textId="77777777" w:rsidR="008A64F3" w:rsidRPr="007D7FC5" w:rsidRDefault="008A64F3" w:rsidP="00A40483">
            <w:pPr>
              <w:jc w:val="center"/>
              <w:rPr>
                <w:rFonts w:cs="Arial"/>
                <w:sz w:val="20"/>
                <w:szCs w:val="20"/>
              </w:rPr>
            </w:pPr>
            <w:r w:rsidRPr="007D7FC5">
              <w:rPr>
                <w:rFonts w:cs="Arial"/>
                <w:sz w:val="20"/>
                <w:szCs w:val="20"/>
              </w:rPr>
              <w:t>-</w:t>
            </w:r>
          </w:p>
        </w:tc>
        <w:tc>
          <w:tcPr>
            <w:tcW w:w="990" w:type="dxa"/>
          </w:tcPr>
          <w:p w14:paraId="780AE2F7" w14:textId="77777777" w:rsidR="008A64F3" w:rsidRPr="007D7FC5" w:rsidRDefault="008A64F3" w:rsidP="00A40483">
            <w:pPr>
              <w:jc w:val="center"/>
              <w:rPr>
                <w:rFonts w:cs="Arial"/>
                <w:sz w:val="20"/>
                <w:szCs w:val="20"/>
              </w:rPr>
            </w:pPr>
            <w:r w:rsidRPr="007D7FC5">
              <w:rPr>
                <w:rFonts w:cs="Arial"/>
                <w:sz w:val="20"/>
                <w:szCs w:val="20"/>
              </w:rPr>
              <w:t>-</w:t>
            </w:r>
          </w:p>
        </w:tc>
        <w:tc>
          <w:tcPr>
            <w:tcW w:w="990" w:type="dxa"/>
          </w:tcPr>
          <w:p w14:paraId="54B21C5C" w14:textId="77777777" w:rsidR="008A64F3" w:rsidRPr="007D7FC5" w:rsidRDefault="008A64F3" w:rsidP="00A40483">
            <w:pPr>
              <w:jc w:val="center"/>
              <w:rPr>
                <w:rFonts w:cs="Arial"/>
                <w:sz w:val="20"/>
                <w:szCs w:val="20"/>
              </w:rPr>
            </w:pPr>
            <w:r w:rsidRPr="007D7FC5">
              <w:rPr>
                <w:rFonts w:cs="Arial"/>
                <w:sz w:val="20"/>
                <w:szCs w:val="20"/>
              </w:rPr>
              <w:t>-</w:t>
            </w:r>
          </w:p>
        </w:tc>
        <w:tc>
          <w:tcPr>
            <w:tcW w:w="917" w:type="dxa"/>
          </w:tcPr>
          <w:p w14:paraId="4FF6CE5C" w14:textId="77777777" w:rsidR="008A64F3" w:rsidRPr="007D7FC5" w:rsidRDefault="008A64F3" w:rsidP="00A40483">
            <w:pPr>
              <w:rPr>
                <w:rFonts w:cs="Arial"/>
                <w:sz w:val="20"/>
                <w:szCs w:val="20"/>
              </w:rPr>
            </w:pPr>
            <w:r w:rsidRPr="007D7FC5">
              <w:rPr>
                <w:rFonts w:cs="Arial"/>
                <w:sz w:val="20"/>
                <w:szCs w:val="20"/>
              </w:rPr>
              <w:t>0</w:t>
            </w:r>
          </w:p>
        </w:tc>
      </w:tr>
    </w:tbl>
    <w:p w14:paraId="1C51C8CB" w14:textId="77777777" w:rsidR="008A64F3" w:rsidRDefault="008A64F3" w:rsidP="008A64F3">
      <w:pPr>
        <w:rPr>
          <w:rFonts w:ascii="Arial" w:hAnsi="Arial" w:cs="Arial"/>
          <w:sz w:val="20"/>
          <w:szCs w:val="20"/>
        </w:rPr>
      </w:pPr>
    </w:p>
    <w:p w14:paraId="1B4007F0" w14:textId="77777777" w:rsidR="001B1FD1" w:rsidRPr="00CA54A8" w:rsidRDefault="001B1FD1" w:rsidP="001B1FD1">
      <w:pPr>
        <w:pStyle w:val="ListParagraph"/>
        <w:numPr>
          <w:ilvl w:val="0"/>
          <w:numId w:val="7"/>
        </w:numPr>
        <w:rPr>
          <w:b/>
          <w:bCs/>
          <w:sz w:val="20"/>
          <w:szCs w:val="20"/>
        </w:rPr>
      </w:pPr>
      <w:r w:rsidRPr="00CA54A8">
        <w:rPr>
          <w:b/>
          <w:bCs/>
          <w:sz w:val="20"/>
          <w:szCs w:val="20"/>
        </w:rPr>
        <w:t>Data Normalization:</w:t>
      </w:r>
    </w:p>
    <w:p w14:paraId="027D34FE" w14:textId="50FF67AB" w:rsidR="001B1FD1" w:rsidRPr="004F36A4" w:rsidRDefault="004C78E9" w:rsidP="004F36A4">
      <w:pPr>
        <w:jc w:val="both"/>
        <w:rPr>
          <w:color w:val="7030A0"/>
          <w:sz w:val="20"/>
          <w:szCs w:val="20"/>
        </w:rPr>
      </w:pPr>
      <w:r w:rsidRPr="004F36A4">
        <w:rPr>
          <w:color w:val="7030A0"/>
          <w:sz w:val="20"/>
          <w:szCs w:val="20"/>
        </w:rPr>
        <w:t>To ensure consistency and reliability in the input data, we first removed outlier cases in the data selection phase subjects with extreme values or atypical progression patterns that deviated markedly from their expected diagnostic class. Moreover, despite this preprocessing and the application of a two-stage imputation strategy, the resulting feature distributions remained skewed and non-Gaussian. To address this, we applied min-max normalization, rescaling all features to a standard range between 0 and 1. Thus, for e</w:t>
      </w:r>
      <w:r w:rsidR="001B1FD1" w:rsidRPr="004F36A4">
        <w:rPr>
          <w:color w:val="7030A0"/>
          <w:sz w:val="20"/>
          <w:szCs w:val="20"/>
        </w:rPr>
        <w:t xml:space="preserve">ach observation </w:t>
      </w:r>
      <m:oMath>
        <m:r>
          <w:rPr>
            <w:rFonts w:ascii="Cambria Math" w:hAnsi="Cambria Math"/>
            <w:color w:val="7030A0"/>
            <w:sz w:val="20"/>
            <w:szCs w:val="20"/>
          </w:rPr>
          <m:t>x</m:t>
        </m:r>
      </m:oMath>
      <w:r w:rsidR="004F36A4" w:rsidRPr="004F36A4">
        <w:rPr>
          <w:color w:val="7030A0"/>
          <w:sz w:val="20"/>
          <w:szCs w:val="20"/>
        </w:rPr>
        <w:t xml:space="preserve"> </w:t>
      </w:r>
      <w:r w:rsidR="001B1FD1" w:rsidRPr="004F36A4">
        <w:rPr>
          <w:color w:val="7030A0"/>
          <w:sz w:val="20"/>
          <w:szCs w:val="20"/>
        </w:rPr>
        <w:t>for a given feature</w:t>
      </w:r>
      <w:r w:rsidRPr="004F36A4">
        <w:rPr>
          <w:color w:val="7030A0"/>
          <w:sz w:val="20"/>
          <w:szCs w:val="20"/>
        </w:rPr>
        <w:t>, the normalized</w:t>
      </w:r>
      <w:r w:rsidR="001B1FD1" w:rsidRPr="004F36A4">
        <w:rPr>
          <w:color w:val="7030A0"/>
          <w:sz w:val="20"/>
          <w:szCs w:val="20"/>
        </w:rPr>
        <w:t xml:space="preserve"> </w:t>
      </w:r>
      <w:r w:rsidRPr="004F36A4">
        <w:rPr>
          <w:color w:val="7030A0"/>
          <w:sz w:val="20"/>
          <w:szCs w:val="20"/>
        </w:rPr>
        <w:t>value</w:t>
      </w:r>
      <w:r w:rsidR="001B1FD1" w:rsidRPr="004F36A4">
        <w:rPr>
          <w:color w:val="7030A0"/>
          <w:sz w:val="20"/>
          <w:szCs w:val="20"/>
        </w:rPr>
        <w:t xml:space="preserve"> </w:t>
      </w:r>
      <m:oMath>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 xml:space="preserve"> </m:t>
            </m:r>
          </m:sub>
        </m:sSub>
      </m:oMath>
      <w:r w:rsidR="001B1FD1" w:rsidRPr="004F36A4">
        <w:rPr>
          <w:color w:val="7030A0"/>
          <w:sz w:val="20"/>
          <w:szCs w:val="20"/>
        </w:rPr>
        <w:t xml:space="preserve"> </w:t>
      </w:r>
      <w:r w:rsidRPr="004F36A4">
        <w:rPr>
          <w:color w:val="7030A0"/>
          <w:sz w:val="20"/>
          <w:szCs w:val="20"/>
        </w:rPr>
        <w:t>was</w:t>
      </w:r>
      <w:r w:rsidR="001B1FD1" w:rsidRPr="004F36A4">
        <w:rPr>
          <w:color w:val="7030A0"/>
          <w:sz w:val="20"/>
          <w:szCs w:val="20"/>
        </w:rPr>
        <w:t xml:space="preserve"> computed as</w:t>
      </w:r>
      <w:r w:rsidRPr="004F36A4">
        <w:rPr>
          <w:color w:val="7030A0"/>
          <w:sz w:val="20"/>
          <w:szCs w:val="20"/>
        </w:rPr>
        <w:t xml:space="preserve"> follows</w:t>
      </w:r>
      <w:r w:rsidR="001B1FD1" w:rsidRPr="004F36A4">
        <w:rPr>
          <w:color w:val="7030A0"/>
          <w:sz w:val="20"/>
          <w:szCs w:val="20"/>
        </w:rPr>
        <w:t>:</w:t>
      </w:r>
    </w:p>
    <w:p w14:paraId="1A5291F9" w14:textId="77777777" w:rsidR="001F44E2" w:rsidRPr="001F44E2" w:rsidRDefault="00000000" w:rsidP="001F44E2">
      <w:pPr>
        <w:spacing w:before="160"/>
        <w:jc w:val="both"/>
        <w:rPr>
          <w:rFonts w:eastAsiaTheme="minorEastAsia"/>
          <w:color w:val="7030A0"/>
          <w:sz w:val="20"/>
          <w:szCs w:val="20"/>
        </w:rPr>
      </w:pPr>
      <m:oMathPara>
        <m:oMath>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 xml:space="preserve"> </m:t>
              </m:r>
            </m:sub>
          </m:sSub>
          <m:r>
            <w:rPr>
              <w:rFonts w:ascii="Cambria Math" w:hAnsi="Cambria Math"/>
              <w:color w:val="7030A0"/>
              <w:sz w:val="20"/>
              <w:szCs w:val="20"/>
            </w:rPr>
            <m:t xml:space="preserve">= </m:t>
          </m:r>
          <m:f>
            <m:fPr>
              <m:ctrlPr>
                <w:rPr>
                  <w:rFonts w:ascii="Cambria Math" w:hAnsi="Cambria Math"/>
                  <w:i/>
                  <w:color w:val="7030A0"/>
                  <w:sz w:val="20"/>
                  <w:szCs w:val="20"/>
                </w:rPr>
              </m:ctrlPr>
            </m:fPr>
            <m:num>
              <m:r>
                <w:rPr>
                  <w:rFonts w:ascii="Cambria Math" w:hAnsi="Cambria Math"/>
                  <w:color w:val="7030A0"/>
                  <w:sz w:val="20"/>
                  <w:szCs w:val="20"/>
                </w:rPr>
                <m:t xml:space="preserve">x- </m:t>
              </m:r>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min</m:t>
                  </m:r>
                </m:sub>
              </m:sSub>
            </m:num>
            <m:den>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max</m:t>
                  </m:r>
                </m:sub>
              </m:sSub>
              <m:r>
                <w:rPr>
                  <w:rFonts w:ascii="Cambria Math" w:hAnsi="Cambria Math"/>
                  <w:color w:val="7030A0"/>
                  <w:sz w:val="20"/>
                  <w:szCs w:val="20"/>
                </w:rPr>
                <m:t xml:space="preserve">- </m:t>
              </m:r>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min</m:t>
                  </m:r>
                </m:sub>
              </m:sSub>
            </m:den>
          </m:f>
        </m:oMath>
      </m:oMathPara>
    </w:p>
    <w:p w14:paraId="1866AD99" w14:textId="6CB6C83C" w:rsidR="001B1FD1" w:rsidRPr="004F36A4" w:rsidRDefault="001B1FD1" w:rsidP="001F44E2">
      <w:pPr>
        <w:spacing w:before="160"/>
        <w:jc w:val="both"/>
        <w:rPr>
          <w:color w:val="7030A0"/>
          <w:sz w:val="20"/>
          <w:szCs w:val="20"/>
        </w:rPr>
      </w:pPr>
      <w:r w:rsidRPr="004F36A4">
        <w:rPr>
          <w:color w:val="7030A0"/>
          <w:sz w:val="20"/>
          <w:szCs w:val="20"/>
        </w:rPr>
        <w:t xml:space="preserve">where </w:t>
      </w:r>
      <m:oMath>
        <m:r>
          <w:rPr>
            <w:rFonts w:ascii="Cambria Math" w:hAnsi="Cambria Math"/>
            <w:color w:val="7030A0"/>
            <w:sz w:val="20"/>
            <w:szCs w:val="20"/>
          </w:rPr>
          <m:t>x</m:t>
        </m:r>
      </m:oMath>
      <w:r w:rsidRPr="004F36A4">
        <w:rPr>
          <w:color w:val="7030A0"/>
          <w:sz w:val="20"/>
          <w:szCs w:val="20"/>
        </w:rPr>
        <w:t xml:space="preserve"> is the original feature value and </w:t>
      </w:r>
      <m:oMath>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min</m:t>
            </m:r>
          </m:sub>
        </m:sSub>
      </m:oMath>
      <w:r w:rsidRPr="004F36A4">
        <w:rPr>
          <w:color w:val="7030A0"/>
          <w:sz w:val="20"/>
          <w:szCs w:val="20"/>
        </w:rPr>
        <w:t xml:space="preserve"> and </w:t>
      </w:r>
      <m:oMath>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max</m:t>
            </m:r>
          </m:sub>
        </m:sSub>
      </m:oMath>
      <w:r w:rsidRPr="004F36A4">
        <w:rPr>
          <w:color w:val="7030A0"/>
          <w:sz w:val="20"/>
          <w:szCs w:val="20"/>
        </w:rPr>
        <w:t xml:space="preserve"> denote the minimum and maximum values of the feature within the training set. The normalization parameters (</w:t>
      </w:r>
      <m:oMath>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min</m:t>
            </m:r>
          </m:sub>
        </m:sSub>
      </m:oMath>
      <w:r w:rsidRPr="004F36A4">
        <w:rPr>
          <w:color w:val="7030A0"/>
          <w:sz w:val="20"/>
          <w:szCs w:val="20"/>
        </w:rPr>
        <w:t xml:space="preserve">and </w:t>
      </w:r>
      <m:oMath>
        <m:sSub>
          <m:sSubPr>
            <m:ctrlPr>
              <w:rPr>
                <w:rFonts w:ascii="Cambria Math" w:hAnsi="Cambria Math"/>
                <w:i/>
                <w:color w:val="7030A0"/>
                <w:sz w:val="20"/>
                <w:szCs w:val="20"/>
              </w:rPr>
            </m:ctrlPr>
          </m:sSubPr>
          <m:e>
            <m:r>
              <w:rPr>
                <w:rFonts w:ascii="Cambria Math" w:hAnsi="Cambria Math"/>
                <w:color w:val="7030A0"/>
                <w:sz w:val="20"/>
                <w:szCs w:val="20"/>
              </w:rPr>
              <m:t>x</m:t>
            </m:r>
          </m:e>
          <m:sub>
            <m:r>
              <w:rPr>
                <w:rFonts w:ascii="Cambria Math" w:hAnsi="Cambria Math"/>
                <w:color w:val="7030A0"/>
                <w:sz w:val="20"/>
                <w:szCs w:val="20"/>
              </w:rPr>
              <m:t>max</m:t>
            </m:r>
          </m:sub>
        </m:sSub>
      </m:oMath>
      <w:r w:rsidRPr="004F36A4">
        <w:rPr>
          <w:color w:val="7030A0"/>
          <w:sz w:val="20"/>
          <w:szCs w:val="20"/>
        </w:rPr>
        <w:t>) were computed exclusively from the training set, and the same transformation parameters were subsequently applied to test sets</w:t>
      </w:r>
      <w:r w:rsidR="004F36A4" w:rsidRPr="004F36A4">
        <w:rPr>
          <w:color w:val="7030A0"/>
          <w:sz w:val="20"/>
          <w:szCs w:val="20"/>
        </w:rPr>
        <w:t>,</w:t>
      </w:r>
      <w:r w:rsidRPr="004F36A4">
        <w:rPr>
          <w:color w:val="7030A0"/>
          <w:sz w:val="20"/>
          <w:szCs w:val="20"/>
        </w:rPr>
        <w:t xml:space="preserve"> </w:t>
      </w:r>
      <w:r w:rsidR="004F36A4" w:rsidRPr="004F36A4">
        <w:rPr>
          <w:color w:val="7030A0"/>
          <w:sz w:val="20"/>
          <w:szCs w:val="20"/>
        </w:rPr>
        <w:t>thereby preventing data leakage, and preserving model integrity</w:t>
      </w:r>
      <w:r w:rsidRPr="004F36A4">
        <w:rPr>
          <w:color w:val="7030A0"/>
          <w:sz w:val="20"/>
          <w:szCs w:val="20"/>
        </w:rPr>
        <w:t xml:space="preserve">. </w:t>
      </w:r>
    </w:p>
    <w:p w14:paraId="361E7856" w14:textId="77777777" w:rsidR="001B1FD1" w:rsidRPr="00941642" w:rsidRDefault="001B1FD1" w:rsidP="001B1FD1">
      <w:pPr>
        <w:rPr>
          <w:b/>
          <w:bCs/>
        </w:rPr>
      </w:pPr>
      <w:r w:rsidRPr="00941642">
        <w:rPr>
          <w:b/>
          <w:bCs/>
        </w:rPr>
        <w:t>System Architecture</w:t>
      </w:r>
    </w:p>
    <w:p w14:paraId="4B2F6A76" w14:textId="7C748601" w:rsidR="001B1FD1" w:rsidRPr="00F03892" w:rsidRDefault="004F36A4" w:rsidP="00F03892">
      <w:pPr>
        <w:jc w:val="both"/>
        <w:rPr>
          <w:color w:val="7030A0"/>
          <w:sz w:val="20"/>
          <w:szCs w:val="20"/>
        </w:rPr>
      </w:pPr>
      <w:r w:rsidRPr="004F36A4">
        <w:rPr>
          <w:color w:val="7030A0"/>
          <w:sz w:val="20"/>
          <w:szCs w:val="20"/>
        </w:rPr>
        <w:t xml:space="preserve">The proposed architectural framework comprises two core components tailored for the longitudinal prediction of Alzheimer's disease progression. The first component is an ensemble of fully connected deep learning models that ingests normalized, multimodal features at baseline (T0) and generates probabilistic predictions—along with associated epistemic uncertainties—for each diagnostic category (Cognitively Normal, MCI, and AD) at four successive timepoints: T0, T6, T12, and T24 months. The second component takes these outputs and restructures them into a grid-based format, encoding both class probabilities and epistemic uncertainties </w:t>
      </w:r>
      <w:r w:rsidRPr="004F36A4">
        <w:rPr>
          <w:color w:val="7030A0"/>
          <w:sz w:val="20"/>
          <w:szCs w:val="20"/>
        </w:rPr>
        <w:lastRenderedPageBreak/>
        <w:t>in a visually interpretable manner. This design enables clear visualization of disease trajectory predictions, offering clinicians an intuitive and temporal overview of likely progression patterns that are quantifiable</w:t>
      </w:r>
      <w:r w:rsidR="001B1FD1" w:rsidRPr="004F36A4">
        <w:rPr>
          <w:color w:val="7030A0"/>
          <w:sz w:val="20"/>
          <w:szCs w:val="20"/>
        </w:rPr>
        <w:t>.</w:t>
      </w:r>
    </w:p>
    <w:p w14:paraId="0780F86E" w14:textId="512A0D04" w:rsidR="00F03892" w:rsidRDefault="00F03892" w:rsidP="001B1FD1">
      <w:pPr>
        <w:keepNext/>
      </w:pPr>
      <w:commentRangeStart w:id="6"/>
      <w:r w:rsidRPr="00F03892">
        <w:rPr>
          <w:noProof/>
        </w:rPr>
        <w:drawing>
          <wp:inline distT="0" distB="0" distL="0" distR="0" wp14:anchorId="55422E77" wp14:editId="7EF6B17B">
            <wp:extent cx="5943600" cy="2521585"/>
            <wp:effectExtent l="19050" t="19050" r="19050" b="12065"/>
            <wp:docPr id="398500892"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00892" name="Picture 1" descr="A diagram of a diagram of a diagram&#10;&#10;AI-generated content may be incorrect."/>
                    <pic:cNvPicPr/>
                  </pic:nvPicPr>
                  <pic:blipFill>
                    <a:blip r:embed="rId17"/>
                    <a:stretch>
                      <a:fillRect/>
                    </a:stretch>
                  </pic:blipFill>
                  <pic:spPr>
                    <a:xfrm>
                      <a:off x="0" y="0"/>
                      <a:ext cx="5943600" cy="2521585"/>
                    </a:xfrm>
                    <a:prstGeom prst="rect">
                      <a:avLst/>
                    </a:prstGeom>
                    <a:ln>
                      <a:solidFill>
                        <a:schemeClr val="accent1"/>
                      </a:solidFill>
                    </a:ln>
                  </pic:spPr>
                </pic:pic>
              </a:graphicData>
            </a:graphic>
          </wp:inline>
        </w:drawing>
      </w:r>
      <w:commentRangeEnd w:id="6"/>
      <w:r w:rsidR="00675211">
        <w:rPr>
          <w:rStyle w:val="CommentReference"/>
        </w:rPr>
        <w:commentReference w:id="6"/>
      </w:r>
    </w:p>
    <w:p w14:paraId="75141DA9" w14:textId="1D45C283" w:rsidR="001B1FD1" w:rsidRDefault="001B1FD1" w:rsidP="00CE60F2">
      <w:pPr>
        <w:pStyle w:val="Caption"/>
        <w:jc w:val="center"/>
        <w:rPr>
          <w:sz w:val="20"/>
          <w:szCs w:val="20"/>
        </w:rPr>
      </w:pPr>
      <w:r>
        <w:t xml:space="preserve">Figure </w:t>
      </w:r>
      <w:fldSimple w:instr=" SEQ Figure \* ARABIC ">
        <w:r>
          <w:rPr>
            <w:noProof/>
          </w:rPr>
          <w:t>6</w:t>
        </w:r>
      </w:fldSimple>
      <w:r>
        <w:t xml:space="preserve">: System Architecture for </w:t>
      </w:r>
      <w:r w:rsidR="004C78E9">
        <w:t xml:space="preserve">the </w:t>
      </w:r>
      <w:r w:rsidRPr="009113D6">
        <w:t>ADPG</w:t>
      </w:r>
      <w:r w:rsidR="004C78E9">
        <w:t xml:space="preserve"> </w:t>
      </w:r>
      <w:r w:rsidRPr="009113D6">
        <w:t>Classifier</w:t>
      </w:r>
      <w:r w:rsidR="004C78E9">
        <w:t xml:space="preserve"> for V</w:t>
      </w:r>
      <w:r>
        <w:t>isualizing Alzheimer’s Disease Progression</w:t>
      </w:r>
    </w:p>
    <w:p w14:paraId="1FC2D2B5" w14:textId="44EC1BBD" w:rsidR="001B1FD1" w:rsidRPr="003B7376" w:rsidRDefault="001B1FD1" w:rsidP="001B1FD1">
      <w:pPr>
        <w:pStyle w:val="ListParagraph"/>
        <w:numPr>
          <w:ilvl w:val="0"/>
          <w:numId w:val="4"/>
        </w:numPr>
        <w:rPr>
          <w:b/>
          <w:bCs/>
          <w:sz w:val="20"/>
          <w:szCs w:val="20"/>
        </w:rPr>
      </w:pPr>
      <w:r w:rsidRPr="003B7376">
        <w:rPr>
          <w:b/>
          <w:bCs/>
          <w:sz w:val="20"/>
          <w:szCs w:val="20"/>
        </w:rPr>
        <w:t>Model Architecture:</w:t>
      </w:r>
    </w:p>
    <w:p w14:paraId="101A3C67" w14:textId="77777777" w:rsidR="001B1FD1" w:rsidRDefault="001B1FD1" w:rsidP="001B1FD1">
      <w:pPr>
        <w:rPr>
          <w:sz w:val="20"/>
          <w:szCs w:val="20"/>
        </w:rPr>
      </w:pPr>
      <w:r>
        <w:rPr>
          <w:sz w:val="20"/>
          <w:szCs w:val="20"/>
        </w:rPr>
        <w:t xml:space="preserve">The proposed network architecture, </w:t>
      </w:r>
      <w:proofErr w:type="spellStart"/>
      <w:r>
        <w:rPr>
          <w:sz w:val="20"/>
          <w:szCs w:val="20"/>
        </w:rPr>
        <w:t>AlzProgNet</w:t>
      </w:r>
      <w:proofErr w:type="spellEnd"/>
      <w:r>
        <w:rPr>
          <w:sz w:val="20"/>
          <w:szCs w:val="20"/>
        </w:rPr>
        <w:t>, has a multi-branch fully connected network that ingests a normalized feature vector from 5 modalities as input to predict the AD progression as:</w:t>
      </w:r>
    </w:p>
    <w:p w14:paraId="598BFC4E" w14:textId="64F3789A" w:rsidR="001B1FD1" w:rsidRPr="00897B63" w:rsidRDefault="00000000" w:rsidP="001B1FD1">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prog</m:t>
              </m:r>
            </m:sub>
          </m:sSub>
          <m:r>
            <w:rPr>
              <w:rFonts w:ascii="Cambria Math" w:hAnsi="Cambria Math"/>
              <w:sz w:val="20"/>
              <w:szCs w:val="20"/>
            </w:rPr>
            <m:t xml:space="preserve">= </m:t>
          </m:r>
          <w:commentRangeStart w:id="7"/>
          <m:r>
            <m:rPr>
              <m:sty m:val="p"/>
            </m:rPr>
            <w:rPr>
              <w:rFonts w:ascii="Cambria Math" w:hAnsi="Cambria Math"/>
              <w:sz w:val="20"/>
              <w:szCs w:val="20"/>
              <w:highlight w:val="green"/>
            </w:rPr>
            <m:t>Μ</m:t>
          </m:r>
          <w:commentRangeEnd w:id="7"/>
          <m:r>
            <m:rPr>
              <m:sty m:val="p"/>
            </m:rPr>
            <w:rPr>
              <w:rStyle w:val="CommentReference"/>
            </w:rPr>
            <w:commentReference w:id="7"/>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MRI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PET</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COG</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CSF</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RF</m:t>
              </m:r>
            </m:sub>
          </m:sSub>
          <m:r>
            <w:rPr>
              <w:rFonts w:ascii="Cambria Math" w:hAnsi="Cambria Math"/>
              <w:sz w:val="20"/>
              <w:szCs w:val="20"/>
            </w:rPr>
            <m:t>)</m:t>
          </m:r>
        </m:oMath>
      </m:oMathPara>
    </w:p>
    <w:p w14:paraId="6A5B21B6" w14:textId="3AE2DA20" w:rsidR="001B1FD1" w:rsidRPr="009F0E3D" w:rsidRDefault="001B1FD1" w:rsidP="001B1FD1">
      <w:pPr>
        <w:rPr>
          <w:rFonts w:eastAsiaTheme="minorEastAsia"/>
          <w:sz w:val="20"/>
          <w:szCs w:val="20"/>
        </w:rPr>
      </w:pPr>
      <w:r>
        <w:rPr>
          <w:rFonts w:eastAsiaTheme="minorEastAsia"/>
          <w:sz w:val="20"/>
          <w:szCs w:val="20"/>
        </w:rPr>
        <w:t xml:space="preserve">where </w:t>
      </w:r>
      <m:oMath>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prog</m:t>
            </m:r>
          </m:sub>
        </m:sSub>
      </m:oMath>
      <w:r>
        <w:rPr>
          <w:rFonts w:eastAsiaTheme="minorEastAsia"/>
          <w:sz w:val="20"/>
          <w:szCs w:val="20"/>
        </w:rPr>
        <w:t xml:space="preserve"> is the output vector of 12 nodes representing the probability of progression into CN, MCI, and AD at T0, T6, T12, and T24, estimated by the model </w:t>
      </w:r>
      <m:oMath>
        <m:r>
          <m:rPr>
            <m:sty m:val="p"/>
          </m:rPr>
          <w:rPr>
            <w:rFonts w:ascii="Cambria Math" w:hAnsi="Cambria Math"/>
            <w:sz w:val="20"/>
            <w:szCs w:val="20"/>
            <w:highlight w:val="green"/>
          </w:rPr>
          <m:t>Μ</m:t>
        </m:r>
      </m:oMath>
      <w:r>
        <w:rPr>
          <w:rFonts w:eastAsiaTheme="minorEastAsia"/>
          <w:sz w:val="20"/>
          <w:szCs w:val="20"/>
        </w:rPr>
        <w:t xml:space="preserve">, and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MRI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PET</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COG</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CSF</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RF</m:t>
            </m:r>
          </m:sub>
        </m:sSub>
      </m:oMath>
      <w:r>
        <w:rPr>
          <w:rFonts w:eastAsiaTheme="minorEastAsia"/>
          <w:sz w:val="20"/>
          <w:szCs w:val="20"/>
        </w:rPr>
        <w:t xml:space="preserve"> are the feature vectors for MRI, PET, COG, CSF, and RF modalities, respectively. The model contains 26 total features distributed across</w:t>
      </w:r>
      <w:r w:rsidR="00D025FB">
        <w:rPr>
          <w:rFonts w:eastAsiaTheme="minorEastAsia"/>
          <w:sz w:val="20"/>
          <w:szCs w:val="20"/>
        </w:rPr>
        <w:t xml:space="preserve"> five </w:t>
      </w:r>
      <w:r>
        <w:rPr>
          <w:rFonts w:eastAsiaTheme="minorEastAsia"/>
          <w:sz w:val="20"/>
          <w:szCs w:val="20"/>
        </w:rPr>
        <w:t>modalities. The feature order within each modality corresponds to the sequence presented in Table 5.</w:t>
      </w:r>
    </w:p>
    <w:p w14:paraId="45293A1A" w14:textId="77777777" w:rsidR="001B1FD1" w:rsidRDefault="001B1FD1" w:rsidP="001B1FD1">
      <w:pPr>
        <w:keepNext/>
      </w:pPr>
      <w:r w:rsidRPr="00997020">
        <w:rPr>
          <w:noProof/>
          <w:sz w:val="20"/>
          <w:szCs w:val="20"/>
        </w:rPr>
        <w:drawing>
          <wp:inline distT="0" distB="0" distL="0" distR="0" wp14:anchorId="221EEEF7" wp14:editId="17C24736">
            <wp:extent cx="5943600" cy="2112645"/>
            <wp:effectExtent l="19050" t="19050" r="19050" b="20955"/>
            <wp:docPr id="111251874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18746" name="Picture 1" descr="A diagram of a company&#10;&#10;AI-generated content may be incorrect."/>
                    <pic:cNvPicPr/>
                  </pic:nvPicPr>
                  <pic:blipFill>
                    <a:blip r:embed="rId18"/>
                    <a:stretch>
                      <a:fillRect/>
                    </a:stretch>
                  </pic:blipFill>
                  <pic:spPr>
                    <a:xfrm>
                      <a:off x="0" y="0"/>
                      <a:ext cx="5943600" cy="2112645"/>
                    </a:xfrm>
                    <a:prstGeom prst="rect">
                      <a:avLst/>
                    </a:prstGeom>
                    <a:ln>
                      <a:solidFill>
                        <a:schemeClr val="accent1"/>
                      </a:solidFill>
                    </a:ln>
                  </pic:spPr>
                </pic:pic>
              </a:graphicData>
            </a:graphic>
          </wp:inline>
        </w:drawing>
      </w:r>
    </w:p>
    <w:p w14:paraId="59A6E25E" w14:textId="77777777" w:rsidR="001B1FD1" w:rsidRPr="00CB4DC7" w:rsidRDefault="001B1FD1" w:rsidP="00CE60F2">
      <w:pPr>
        <w:pStyle w:val="Caption"/>
        <w:jc w:val="center"/>
        <w:rPr>
          <w:sz w:val="20"/>
          <w:szCs w:val="20"/>
        </w:rPr>
      </w:pPr>
      <w:r>
        <w:t xml:space="preserve">Figure </w:t>
      </w:r>
      <w:fldSimple w:instr=" SEQ Figure \* ARABIC ">
        <w:r>
          <w:rPr>
            <w:noProof/>
          </w:rPr>
          <w:t>7</w:t>
        </w:r>
      </w:fldSimple>
      <w:r>
        <w:t xml:space="preserve">: Model Architecture of Fully Connected Network, </w:t>
      </w:r>
      <w:proofErr w:type="spellStart"/>
      <w:r w:rsidRPr="00A06852">
        <w:t>AlzProgNet</w:t>
      </w:r>
      <w:proofErr w:type="spellEnd"/>
    </w:p>
    <w:p w14:paraId="724711B4" w14:textId="07873CE8" w:rsidR="001B1FD1" w:rsidRDefault="001B1FD1" w:rsidP="00C80AE2">
      <w:pPr>
        <w:jc w:val="both"/>
        <w:rPr>
          <w:sz w:val="20"/>
          <w:szCs w:val="20"/>
        </w:rPr>
      </w:pPr>
      <w:r>
        <w:rPr>
          <w:rFonts w:eastAsiaTheme="minorEastAsia"/>
          <w:sz w:val="20"/>
          <w:szCs w:val="20"/>
        </w:rPr>
        <w:t xml:space="preserve">Each input modality passes independently through three progressively widening feedforward layers. The first layer, L1, connected to the input modality, has 32 nodes, followed by a </w:t>
      </w:r>
      <w:proofErr w:type="spellStart"/>
      <w:r>
        <w:rPr>
          <w:sz w:val="20"/>
          <w:szCs w:val="20"/>
        </w:rPr>
        <w:t>ReLU</w:t>
      </w:r>
      <w:proofErr w:type="spellEnd"/>
      <w:r>
        <w:rPr>
          <w:sz w:val="20"/>
          <w:szCs w:val="20"/>
        </w:rPr>
        <w:t xml:space="preserve"> activation function and a dropout </w:t>
      </w:r>
      <w:r>
        <w:rPr>
          <w:sz w:val="20"/>
          <w:szCs w:val="20"/>
        </w:rPr>
        <w:lastRenderedPageBreak/>
        <w:t xml:space="preserve">rate of 20%. The </w:t>
      </w:r>
      <w:proofErr w:type="spellStart"/>
      <w:r>
        <w:rPr>
          <w:sz w:val="20"/>
          <w:szCs w:val="20"/>
        </w:rPr>
        <w:t>ReLU</w:t>
      </w:r>
      <w:proofErr w:type="spellEnd"/>
      <w:r>
        <w:rPr>
          <w:sz w:val="20"/>
          <w:szCs w:val="20"/>
        </w:rPr>
        <w:t xml:space="preserve"> activation introduces non-linearity, which helps the network learn complex patterns and maintain gradients during backpropagation. Meanwhile, dropout helps prevent overfitting by randomly deactivating neurons during training. The second layer, L2, upscales the representation to 64 neurons with a </w:t>
      </w:r>
      <w:proofErr w:type="spellStart"/>
      <w:r>
        <w:rPr>
          <w:sz w:val="20"/>
          <w:szCs w:val="20"/>
        </w:rPr>
        <w:t>ReLU</w:t>
      </w:r>
      <w:proofErr w:type="spellEnd"/>
      <w:r>
        <w:rPr>
          <w:sz w:val="20"/>
          <w:szCs w:val="20"/>
        </w:rPr>
        <w:t xml:space="preserve"> activation function and a dropout rate of 20%. The third layer, L3, further expands the modality-specific features space to 128 neurons and applies </w:t>
      </w:r>
      <w:proofErr w:type="spellStart"/>
      <w:r>
        <w:rPr>
          <w:sz w:val="20"/>
          <w:szCs w:val="20"/>
        </w:rPr>
        <w:t>ReLU</w:t>
      </w:r>
      <w:proofErr w:type="spellEnd"/>
      <w:r>
        <w:rPr>
          <w:sz w:val="20"/>
          <w:szCs w:val="20"/>
        </w:rPr>
        <w:t xml:space="preserve"> activation for regularization. The progressive upscaling of L1, L2, and L3 scale representation </w:t>
      </w:r>
      <w:r w:rsidR="00DE7431">
        <w:rPr>
          <w:sz w:val="20"/>
          <w:szCs w:val="20"/>
        </w:rPr>
        <w:t xml:space="preserve">is </w:t>
      </w:r>
      <w:r>
        <w:rPr>
          <w:sz w:val="20"/>
          <w:szCs w:val="20"/>
        </w:rPr>
        <w:t xml:space="preserve">to detect subtle patterns that may not be apparent at the original input scale. </w:t>
      </w:r>
    </w:p>
    <w:p w14:paraId="2B7F1343" w14:textId="77777777" w:rsidR="001B1FD1" w:rsidRDefault="001B1FD1" w:rsidP="00C80AE2">
      <w:pPr>
        <w:jc w:val="both"/>
        <w:rPr>
          <w:sz w:val="20"/>
          <w:szCs w:val="20"/>
        </w:rPr>
      </w:pPr>
      <w:r>
        <w:rPr>
          <w:sz w:val="20"/>
          <w:szCs w:val="20"/>
        </w:rPr>
        <w:t xml:space="preserve">The next layer, L4, concatenates the outputs from L3 for all five modalities to create a unified representation of the multimodal data. The concatenated feature vector with 540 nodes is then batch normalized to reduce internal covariate shift, stabilize the input distribution for subsequent layers, and accelerate convergence during training. Batch normalization computes a standard normal distribution with zero </w:t>
      </w:r>
      <w:proofErr w:type="gramStart"/>
      <w:r>
        <w:rPr>
          <w:sz w:val="20"/>
          <w:szCs w:val="20"/>
        </w:rPr>
        <w:t>mean</w:t>
      </w:r>
      <w:proofErr w:type="gramEnd"/>
      <w:r>
        <w:rPr>
          <w:sz w:val="20"/>
          <w:szCs w:val="20"/>
        </w:rPr>
        <w:t xml:space="preserve"> and unit variance on the concatenated output, independently for each </w:t>
      </w:r>
      <w:proofErr w:type="gramStart"/>
      <w:r>
        <w:rPr>
          <w:sz w:val="20"/>
          <w:szCs w:val="20"/>
        </w:rPr>
        <w:t>mini-batch</w:t>
      </w:r>
      <w:proofErr w:type="gramEnd"/>
      <w:r>
        <w:rPr>
          <w:sz w:val="20"/>
          <w:szCs w:val="20"/>
        </w:rPr>
        <w:t xml:space="preserve">. The normalized output is then followed by </w:t>
      </w:r>
      <w:proofErr w:type="spellStart"/>
      <w:r>
        <w:rPr>
          <w:sz w:val="20"/>
          <w:szCs w:val="20"/>
        </w:rPr>
        <w:t>ReLU</w:t>
      </w:r>
      <w:proofErr w:type="spellEnd"/>
      <w:r>
        <w:rPr>
          <w:sz w:val="20"/>
          <w:szCs w:val="20"/>
        </w:rPr>
        <w:t xml:space="preserve"> activation, which restricts values to non-negative, and a dropout rate of 15% is applied to mitigate overfitting. </w:t>
      </w:r>
    </w:p>
    <w:p w14:paraId="4512C855" w14:textId="335E711D" w:rsidR="001B1FD1" w:rsidRDefault="001B1FD1" w:rsidP="00C80AE2">
      <w:pPr>
        <w:jc w:val="both"/>
        <w:rPr>
          <w:sz w:val="20"/>
          <w:szCs w:val="20"/>
        </w:rPr>
      </w:pPr>
      <w:r>
        <w:rPr>
          <w:sz w:val="20"/>
          <w:szCs w:val="20"/>
        </w:rPr>
        <w:t xml:space="preserve">A funnel architecture with </w:t>
      </w:r>
      <w:r w:rsidR="007924E8">
        <w:rPr>
          <w:sz w:val="20"/>
          <w:szCs w:val="20"/>
        </w:rPr>
        <w:t xml:space="preserve">multiple deep layers transforms the </w:t>
      </w:r>
      <w:r>
        <w:rPr>
          <w:sz w:val="20"/>
          <w:szCs w:val="20"/>
        </w:rPr>
        <w:t>output from L4 to the final output</w:t>
      </w:r>
      <w:r w:rsidR="007924E8">
        <w:rPr>
          <w:sz w:val="20"/>
          <w:szCs w:val="20"/>
        </w:rPr>
        <w:t>,</w:t>
      </w:r>
      <w:r>
        <w:rPr>
          <w:sz w:val="20"/>
          <w:szCs w:val="20"/>
        </w:rPr>
        <w:t xml:space="preserve"> </w:t>
      </w:r>
      <m:oMath>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prog</m:t>
            </m:r>
          </m:sub>
        </m:sSub>
      </m:oMath>
      <w:r>
        <w:rPr>
          <w:rFonts w:eastAsiaTheme="minorEastAsia"/>
          <w:sz w:val="20"/>
          <w:szCs w:val="20"/>
        </w:rPr>
        <w:t xml:space="preserve"> </w:t>
      </w:r>
      <w:r w:rsidR="007924E8">
        <w:rPr>
          <w:rFonts w:eastAsiaTheme="minorEastAsia"/>
          <w:sz w:val="20"/>
          <w:szCs w:val="20"/>
        </w:rPr>
        <w:t xml:space="preserve">, </w:t>
      </w:r>
      <w:r>
        <w:rPr>
          <w:rFonts w:eastAsiaTheme="minorEastAsia"/>
          <w:sz w:val="20"/>
          <w:szCs w:val="20"/>
        </w:rPr>
        <w:t>through dimensional reductions and salient pattern extractions. The initial deep layer, L</w:t>
      </w:r>
      <w:r w:rsidRPr="00F10740">
        <w:rPr>
          <w:rFonts w:eastAsiaTheme="minorEastAsia"/>
          <w:sz w:val="20"/>
          <w:szCs w:val="20"/>
          <w:vertAlign w:val="subscript"/>
        </w:rPr>
        <w:t>D1</w:t>
      </w:r>
      <w:r>
        <w:rPr>
          <w:rFonts w:eastAsiaTheme="minorEastAsia"/>
          <w:sz w:val="20"/>
          <w:szCs w:val="20"/>
        </w:rPr>
        <w:t>, reduces the 640-dimensional vector from layer L4 to 256 neurons,</w:t>
      </w:r>
      <w:r w:rsidRPr="00257035">
        <w:rPr>
          <w:sz w:val="20"/>
          <w:szCs w:val="20"/>
        </w:rPr>
        <w:t xml:space="preserve"> followed by </w:t>
      </w:r>
      <w:proofErr w:type="spellStart"/>
      <w:r w:rsidRPr="00257035">
        <w:rPr>
          <w:sz w:val="20"/>
          <w:szCs w:val="20"/>
        </w:rPr>
        <w:t>ReLU</w:t>
      </w:r>
      <w:proofErr w:type="spellEnd"/>
      <w:r w:rsidRPr="00257035">
        <w:rPr>
          <w:sz w:val="20"/>
          <w:szCs w:val="20"/>
        </w:rPr>
        <w:t xml:space="preserve"> activation and </w:t>
      </w:r>
      <w:r w:rsidR="007924E8">
        <w:rPr>
          <w:sz w:val="20"/>
          <w:szCs w:val="20"/>
        </w:rPr>
        <w:t>a 20% dropout rate</w:t>
      </w:r>
      <w:r w:rsidRPr="00257035">
        <w:rPr>
          <w:sz w:val="20"/>
          <w:szCs w:val="20"/>
        </w:rPr>
        <w:t xml:space="preserve">. </w:t>
      </w:r>
      <w:r>
        <w:rPr>
          <w:sz w:val="20"/>
          <w:szCs w:val="20"/>
        </w:rPr>
        <w:t>The subsequent layer, L</w:t>
      </w:r>
      <w:r w:rsidRPr="00F10740">
        <w:rPr>
          <w:sz w:val="20"/>
          <w:szCs w:val="20"/>
          <w:vertAlign w:val="subscript"/>
        </w:rPr>
        <w:t>D2</w:t>
      </w:r>
      <w:r>
        <w:rPr>
          <w:sz w:val="20"/>
          <w:szCs w:val="20"/>
        </w:rPr>
        <w:t xml:space="preserve">, further minimizes the representation to 128 neurons using </w:t>
      </w:r>
      <w:proofErr w:type="spellStart"/>
      <w:r>
        <w:rPr>
          <w:sz w:val="20"/>
          <w:szCs w:val="20"/>
        </w:rPr>
        <w:t>ReLU</w:t>
      </w:r>
      <w:proofErr w:type="spellEnd"/>
      <w:r>
        <w:rPr>
          <w:sz w:val="20"/>
          <w:szCs w:val="20"/>
        </w:rPr>
        <w:t xml:space="preserve"> and the same dropout rate of 20%. The following two layers, </w:t>
      </w:r>
      <w:r>
        <w:rPr>
          <w:rFonts w:eastAsiaTheme="minorEastAsia"/>
          <w:sz w:val="20"/>
          <w:szCs w:val="20"/>
        </w:rPr>
        <w:t>L</w:t>
      </w:r>
      <w:r w:rsidRPr="00257035">
        <w:rPr>
          <w:rFonts w:eastAsiaTheme="minorEastAsia"/>
          <w:sz w:val="18"/>
          <w:szCs w:val="18"/>
          <w:vertAlign w:val="subscript"/>
        </w:rPr>
        <w:t>D</w:t>
      </w:r>
      <w:r>
        <w:rPr>
          <w:rFonts w:eastAsiaTheme="minorEastAsia"/>
          <w:sz w:val="18"/>
          <w:szCs w:val="18"/>
          <w:vertAlign w:val="subscript"/>
        </w:rPr>
        <w:t>3</w:t>
      </w:r>
      <w:r>
        <w:rPr>
          <w:rFonts w:eastAsiaTheme="minorEastAsia"/>
          <w:sz w:val="18"/>
          <w:szCs w:val="18"/>
        </w:rPr>
        <w:t xml:space="preserve"> and </w:t>
      </w:r>
      <w:r>
        <w:rPr>
          <w:rFonts w:eastAsiaTheme="minorEastAsia"/>
          <w:sz w:val="20"/>
          <w:szCs w:val="20"/>
        </w:rPr>
        <w:t>L</w:t>
      </w:r>
      <w:r w:rsidRPr="00257035">
        <w:rPr>
          <w:rFonts w:eastAsiaTheme="minorEastAsia"/>
          <w:sz w:val="18"/>
          <w:szCs w:val="18"/>
          <w:vertAlign w:val="subscript"/>
        </w:rPr>
        <w:t>D</w:t>
      </w:r>
      <w:r>
        <w:rPr>
          <w:rFonts w:eastAsiaTheme="minorEastAsia"/>
          <w:sz w:val="18"/>
          <w:szCs w:val="18"/>
          <w:vertAlign w:val="subscript"/>
        </w:rPr>
        <w:t>4</w:t>
      </w:r>
      <w:r>
        <w:rPr>
          <w:rFonts w:eastAsiaTheme="minorEastAsia"/>
          <w:sz w:val="18"/>
          <w:szCs w:val="18"/>
        </w:rPr>
        <w:t xml:space="preserve">, </w:t>
      </w:r>
      <w:r w:rsidRPr="00F10740">
        <w:rPr>
          <w:rFonts w:eastAsiaTheme="minorEastAsia"/>
          <w:sz w:val="20"/>
          <w:szCs w:val="20"/>
        </w:rPr>
        <w:t>funnel down the model to 64 and 32 neurons, respectively,</w:t>
      </w:r>
      <w:r w:rsidRPr="00F10740">
        <w:rPr>
          <w:sz w:val="20"/>
          <w:szCs w:val="20"/>
        </w:rPr>
        <w:t xml:space="preserve"> and utilize </w:t>
      </w:r>
      <w:proofErr w:type="spellStart"/>
      <w:r w:rsidRPr="00F10740">
        <w:rPr>
          <w:sz w:val="20"/>
          <w:szCs w:val="20"/>
        </w:rPr>
        <w:t>ReLU</w:t>
      </w:r>
      <w:proofErr w:type="spellEnd"/>
      <w:r w:rsidRPr="00F10740">
        <w:rPr>
          <w:sz w:val="20"/>
          <w:szCs w:val="20"/>
        </w:rPr>
        <w:t xml:space="preserve"> activation with an increased dropout rate of 25%.</w:t>
      </w:r>
      <w:r>
        <w:rPr>
          <w:sz w:val="20"/>
          <w:szCs w:val="20"/>
        </w:rPr>
        <w:t xml:space="preserve"> </w:t>
      </w:r>
    </w:p>
    <w:p w14:paraId="7C9C3A4B" w14:textId="19B221EB" w:rsidR="001B1FD1" w:rsidRDefault="001B1FD1" w:rsidP="00C80AE2">
      <w:pPr>
        <w:jc w:val="both"/>
        <w:rPr>
          <w:rFonts w:eastAsiaTheme="minorEastAsia"/>
          <w:sz w:val="20"/>
          <w:szCs w:val="20"/>
        </w:rPr>
      </w:pPr>
      <w:r>
        <w:rPr>
          <w:sz w:val="20"/>
          <w:szCs w:val="20"/>
        </w:rPr>
        <w:t xml:space="preserve">The final output layer </w:t>
      </w:r>
      <m:oMath>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prog</m:t>
            </m:r>
          </m:sub>
        </m:sSub>
      </m:oMath>
      <w:r>
        <w:rPr>
          <w:rFonts w:eastAsiaTheme="minorEastAsia"/>
          <w:sz w:val="20"/>
          <w:szCs w:val="20"/>
        </w:rPr>
        <w:t xml:space="preserve"> is structured with 12 neurons</w:t>
      </w:r>
      <m:oMath>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ini</m:t>
            </m:r>
          </m:sub>
        </m:sSub>
        <m:r>
          <m:rPr>
            <m:sty m:val="p"/>
          </m:rPr>
          <w:rPr>
            <w:rFonts w:ascii="Cambria Math" w:eastAsiaTheme="minorEastAsia" w:hAnsi="Cambria Math"/>
            <w:sz w:val="20"/>
            <w:szCs w:val="20"/>
          </w:rPr>
          <m:t xml:space="preserve">= {y₀, y₁, …., </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w:rPr>
                <w:rFonts w:ascii="Cambria Math" w:eastAsiaTheme="minorEastAsia" w:hAnsi="Cambria Math"/>
                <w:sz w:val="20"/>
                <w:szCs w:val="20"/>
              </w:rPr>
              <m:t>11</m:t>
            </m:r>
          </m:sub>
        </m:sSub>
        <m:r>
          <m:rPr>
            <m:sty m:val="p"/>
          </m:rPr>
          <w:rPr>
            <w:rFonts w:ascii="Cambria Math" w:eastAsiaTheme="minorEastAsia" w:hAnsi="Cambria Math"/>
            <w:sz w:val="20"/>
            <w:szCs w:val="20"/>
          </w:rPr>
          <m:t xml:space="preserve">} </m:t>
        </m:r>
      </m:oMath>
      <w:r>
        <w:rPr>
          <w:rFonts w:eastAsiaTheme="minorEastAsia"/>
          <w:sz w:val="20"/>
          <w:szCs w:val="20"/>
        </w:rPr>
        <w:t xml:space="preserve"> and connected to the previous layer L</w:t>
      </w:r>
      <w:r w:rsidRPr="00257035">
        <w:rPr>
          <w:rFonts w:eastAsiaTheme="minorEastAsia"/>
          <w:sz w:val="18"/>
          <w:szCs w:val="18"/>
          <w:vertAlign w:val="subscript"/>
        </w:rPr>
        <w:t>D</w:t>
      </w:r>
      <w:r>
        <w:rPr>
          <w:rFonts w:eastAsiaTheme="minorEastAsia"/>
          <w:sz w:val="18"/>
          <w:szCs w:val="18"/>
          <w:vertAlign w:val="subscript"/>
        </w:rPr>
        <w:t>4</w:t>
      </w:r>
      <w:r w:rsidRPr="006C35BD">
        <w:rPr>
          <w:rFonts w:eastAsiaTheme="minorEastAsia"/>
          <w:sz w:val="20"/>
          <w:szCs w:val="20"/>
        </w:rPr>
        <w:t>.</w:t>
      </w:r>
      <w:r>
        <w:rPr>
          <w:rFonts w:eastAsiaTheme="minorEastAsia"/>
          <w:sz w:val="20"/>
          <w:szCs w:val="20"/>
        </w:rPr>
        <w:t xml:space="preserve"> The output is transformed into a probabilistic distribution of diagnostic class for </w:t>
      </w:r>
      <w:proofErr w:type="gramStart"/>
      <w:r>
        <w:rPr>
          <w:rFonts w:eastAsiaTheme="minorEastAsia"/>
          <w:sz w:val="20"/>
          <w:szCs w:val="20"/>
        </w:rPr>
        <w:t>each time</w:t>
      </w:r>
      <w:proofErr w:type="gramEnd"/>
      <w:r>
        <w:rPr>
          <w:rFonts w:eastAsiaTheme="minorEastAsia"/>
          <w:sz w:val="20"/>
          <w:szCs w:val="20"/>
        </w:rPr>
        <w:t xml:space="preserve"> point with Grouped-SoftMax. Grouped-SoftMax (GS) is a variant of traditional SoftMax that applies activation independently to non-overlapping, predefined neuron groups, rather than the entire output vector. The output tensor is portioned into four groups by diagnostic temporal period: g</w:t>
      </w:r>
      <w:r w:rsidRPr="00D1023E">
        <w:rPr>
          <w:rFonts w:eastAsiaTheme="minorEastAsia"/>
          <w:sz w:val="20"/>
          <w:szCs w:val="20"/>
          <w:vertAlign w:val="subscript"/>
        </w:rPr>
        <w:t>0</w:t>
      </w:r>
      <w:r>
        <w:rPr>
          <w:rFonts w:eastAsiaTheme="minorEastAsia"/>
          <w:sz w:val="20"/>
          <w:szCs w:val="20"/>
        </w:rPr>
        <w:t xml:space="preserve"> = {</w:t>
      </w:r>
      <w:r w:rsidRPr="00D1023E">
        <w:rPr>
          <w:rFonts w:eastAsiaTheme="minorEastAsia"/>
          <w:sz w:val="20"/>
          <w:szCs w:val="20"/>
        </w:rPr>
        <w:t>y₀, y₁, y₂</w:t>
      </w:r>
      <w:r>
        <w:rPr>
          <w:rFonts w:eastAsiaTheme="minorEastAsia"/>
          <w:sz w:val="20"/>
          <w:szCs w:val="20"/>
        </w:rPr>
        <w:t>} for T0, g</w:t>
      </w:r>
      <w:r w:rsidRPr="00D1023E">
        <w:rPr>
          <w:rFonts w:eastAsiaTheme="minorEastAsia"/>
          <w:sz w:val="20"/>
          <w:szCs w:val="20"/>
        </w:rPr>
        <w:t xml:space="preserve">₁ = {y₃, y₄, y₅} for T6, </w:t>
      </w:r>
      <w:r>
        <w:rPr>
          <w:rFonts w:eastAsiaTheme="minorEastAsia"/>
          <w:sz w:val="20"/>
          <w:szCs w:val="20"/>
        </w:rPr>
        <w:t>g</w:t>
      </w:r>
      <w:r w:rsidRPr="00D1023E">
        <w:rPr>
          <w:rFonts w:eastAsiaTheme="minorEastAsia"/>
          <w:sz w:val="20"/>
          <w:szCs w:val="20"/>
        </w:rPr>
        <w:t xml:space="preserve">₂ = {y₆, y₇, y₈} for T12, and </w:t>
      </w:r>
      <w:r>
        <w:rPr>
          <w:rFonts w:eastAsiaTheme="minorEastAsia"/>
          <w:sz w:val="20"/>
          <w:szCs w:val="20"/>
        </w:rPr>
        <w:t>g</w:t>
      </w:r>
      <w:r w:rsidRPr="00D1023E">
        <w:rPr>
          <w:rFonts w:eastAsiaTheme="minorEastAsia"/>
          <w:sz w:val="20"/>
          <w:szCs w:val="20"/>
        </w:rPr>
        <w:t>₃ = {y₉, y₁₀, y₁₁} for T24</w:t>
      </w:r>
      <w:r>
        <w:rPr>
          <w:rFonts w:eastAsiaTheme="minorEastAsia"/>
          <w:sz w:val="20"/>
          <w:szCs w:val="20"/>
        </w:rPr>
        <w:t xml:space="preserve">.  Each group corresponds to the raw output logits for three diagnostic states: </w:t>
      </w:r>
      <w:r w:rsidRPr="00AF5336">
        <w:rPr>
          <w:rFonts w:eastAsiaTheme="minorEastAsia"/>
          <w:sz w:val="20"/>
          <w:szCs w:val="20"/>
        </w:rPr>
        <w:t>CN (Cognitively Normal), MCI (Mild Cognitive Impairment), and AD (Alzheimer's Disease)</w:t>
      </w:r>
      <w:r>
        <w:rPr>
          <w:rFonts w:eastAsiaTheme="minorEastAsia"/>
          <w:sz w:val="20"/>
          <w:szCs w:val="20"/>
        </w:rPr>
        <w:t>. W</w:t>
      </w:r>
      <w:r w:rsidRPr="007F7B31">
        <w:rPr>
          <w:rFonts w:eastAsiaTheme="minorEastAsia"/>
          <w:sz w:val="20"/>
          <w:szCs w:val="20"/>
        </w:rPr>
        <w:t>e appl</w:t>
      </w:r>
      <w:r>
        <w:rPr>
          <w:rFonts w:eastAsiaTheme="minorEastAsia"/>
          <w:sz w:val="20"/>
          <w:szCs w:val="20"/>
        </w:rPr>
        <w:t>y Grouped</w:t>
      </w:r>
      <w:r w:rsidRPr="007F7B31">
        <w:rPr>
          <w:rFonts w:eastAsiaTheme="minorEastAsia"/>
          <w:sz w:val="20"/>
          <w:szCs w:val="20"/>
        </w:rPr>
        <w:t xml:space="preserve"> SoftMax </w:t>
      </w:r>
      <w:r w:rsidR="00A97A03">
        <w:rPr>
          <w:rFonts w:eastAsiaTheme="minorEastAsia"/>
          <w:sz w:val="20"/>
          <w:szCs w:val="20"/>
        </w:rPr>
        <w:t>to</w:t>
      </w:r>
      <w:r>
        <w:rPr>
          <w:rFonts w:eastAsiaTheme="minorEastAsia"/>
          <w:sz w:val="20"/>
          <w:szCs w:val="20"/>
        </w:rPr>
        <w:t xml:space="preserve"> each group </w:t>
      </w:r>
      <w:proofErr w:type="spellStart"/>
      <w:r>
        <w:rPr>
          <w:rFonts w:eastAsiaTheme="minorEastAsia"/>
          <w:sz w:val="20"/>
          <w:szCs w:val="20"/>
        </w:rPr>
        <w:t>g</w:t>
      </w:r>
      <w:r>
        <w:rPr>
          <w:rFonts w:eastAsiaTheme="minorEastAsia"/>
          <w:sz w:val="20"/>
          <w:szCs w:val="20"/>
          <w:vertAlign w:val="subscript"/>
        </w:rPr>
        <w:t>i</w:t>
      </w:r>
      <w:proofErr w:type="spellEnd"/>
      <w:r w:rsidR="00A97A03">
        <w:rPr>
          <w:rFonts w:eastAsiaTheme="minorEastAsia"/>
          <w:sz w:val="20"/>
          <w:szCs w:val="20"/>
          <w:vertAlign w:val="subscript"/>
        </w:rPr>
        <w:t>,</w:t>
      </w:r>
      <w:r>
        <w:rPr>
          <w:rFonts w:eastAsiaTheme="minorEastAsia"/>
          <w:sz w:val="20"/>
          <w:szCs w:val="20"/>
          <w:vertAlign w:val="subscript"/>
        </w:rPr>
        <w:t xml:space="preserve"> </w:t>
      </w:r>
      <w:r>
        <w:rPr>
          <w:rFonts w:eastAsiaTheme="minorEastAsia"/>
          <w:sz w:val="20"/>
          <w:szCs w:val="20"/>
        </w:rPr>
        <w:t xml:space="preserve">where </w:t>
      </w:r>
      <m:oMath>
        <m:r>
          <m:rPr>
            <m:sty m:val="p"/>
          </m:rPr>
          <w:rPr>
            <w:rFonts w:ascii="Cambria Math" w:eastAsiaTheme="minorEastAsia" w:hAnsi="Cambria Math"/>
            <w:sz w:val="20"/>
            <w:szCs w:val="20"/>
          </w:rPr>
          <m:t xml:space="preserve"> i</m:t>
        </m:r>
        <m:r>
          <w:rPr>
            <w:rFonts w:ascii="Cambria Math" w:eastAsiaTheme="minorEastAsia" w:hAnsi="Cambria Math"/>
            <w:sz w:val="20"/>
            <w:szCs w:val="20"/>
          </w:rPr>
          <m:t xml:space="preserve">∈ </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0, 1, 2, 3</m:t>
            </m:r>
          </m:e>
        </m:d>
      </m:oMath>
      <w:r>
        <w:rPr>
          <w:rFonts w:eastAsiaTheme="minorEastAsia"/>
          <w:sz w:val="20"/>
          <w:szCs w:val="20"/>
        </w:rPr>
        <w:t>:</w:t>
      </w:r>
    </w:p>
    <w:p w14:paraId="10755226" w14:textId="77777777" w:rsidR="001B1FD1" w:rsidRPr="00387D31" w:rsidRDefault="00000000" w:rsidP="00C80AE2">
      <w:pPr>
        <w:jc w:val="both"/>
        <w:rPr>
          <w:rFonts w:eastAsiaTheme="minorEastAsia"/>
          <w:sz w:val="20"/>
          <w:szCs w:val="20"/>
        </w:rPr>
      </w:pPr>
      <m:oMathPara>
        <m:oMath>
          <m:sSub>
            <m:sSubPr>
              <m:ctrlPr>
                <w:rPr>
                  <w:rFonts w:ascii="Cambria Math" w:eastAsiaTheme="minorEastAsia" w:hAnsi="Cambria Math"/>
                  <w:i/>
                  <w:sz w:val="20"/>
                  <w:szCs w:val="20"/>
                </w:rPr>
              </m:ctrlPr>
            </m:sSubPr>
            <m:e>
              <m:acc>
                <m:accPr>
                  <m:ctrlPr>
                    <w:rPr>
                      <w:rFonts w:ascii="Cambria Math" w:eastAsiaTheme="minorEastAsia" w:hAnsi="Cambria Math"/>
                      <w:i/>
                      <w:sz w:val="20"/>
                      <w:szCs w:val="20"/>
                    </w:rPr>
                  </m:ctrlPr>
                </m:accPr>
                <m:e>
                  <m:r>
                    <w:rPr>
                      <w:rFonts w:ascii="Cambria Math" w:eastAsiaTheme="minorEastAsia" w:hAnsi="Cambria Math"/>
                      <w:sz w:val="20"/>
                      <w:szCs w:val="20"/>
                    </w:rPr>
                    <m:t>Y</m:t>
                  </m:r>
                </m:e>
              </m:acc>
            </m:e>
            <m:sub>
              <m:r>
                <w:rPr>
                  <w:rFonts w:ascii="Cambria Math" w:eastAsiaTheme="minorEastAsia" w:hAnsi="Cambria Math"/>
                  <w:sz w:val="20"/>
                  <w:szCs w:val="20"/>
                </w:rPr>
                <m:t>j</m:t>
              </m:r>
            </m:sub>
          </m:sSub>
          <m:r>
            <w:rPr>
              <w:rFonts w:ascii="Cambria Math" w:eastAsiaTheme="minorEastAsia" w:hAnsi="Cambria Math"/>
              <w:sz w:val="20"/>
              <w:szCs w:val="20"/>
            </w:rPr>
            <m:t>=GS</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j</m:t>
                  </m:r>
                </m:sub>
              </m:sSub>
            </m:e>
          </m:d>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j</m:t>
                      </m:r>
                    </m:sub>
                  </m:sSub>
                </m:sup>
              </m:sSup>
            </m:num>
            <m:den>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k=0</m:t>
                  </m:r>
                </m:sub>
                <m:sup>
                  <m:r>
                    <w:rPr>
                      <w:rFonts w:ascii="Cambria Math" w:eastAsiaTheme="minorEastAsia" w:hAnsi="Cambria Math"/>
                      <w:sz w:val="20"/>
                      <w:szCs w:val="20"/>
                    </w:rPr>
                    <m:t>2</m:t>
                  </m:r>
                </m:sup>
                <m:e>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3i+k</m:t>
                          </m:r>
                        </m:sub>
                      </m:sSub>
                    </m:sup>
                  </m:sSup>
                </m:e>
              </m:nary>
            </m:den>
          </m:f>
          <m:r>
            <w:rPr>
              <w:rFonts w:ascii="Cambria Math" w:eastAsiaTheme="minorEastAsia" w:hAnsi="Cambria Math"/>
              <w:sz w:val="20"/>
              <w:szCs w:val="20"/>
            </w:rPr>
            <m:t xml:space="preserve"> for each j∈ </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3i, 3i+1, 3i+2</m:t>
              </m:r>
            </m:e>
          </m:d>
          <m:r>
            <w:rPr>
              <w:rFonts w:ascii="Cambria Math" w:eastAsiaTheme="minorEastAsia" w:hAnsi="Cambria Math"/>
              <w:sz w:val="20"/>
              <w:szCs w:val="20"/>
            </w:rPr>
            <m:t xml:space="preserve"> </m:t>
          </m:r>
        </m:oMath>
      </m:oMathPara>
    </w:p>
    <w:p w14:paraId="7FDD3BDD" w14:textId="0BB789B6" w:rsidR="001B1FD1" w:rsidRDefault="001B1FD1" w:rsidP="00C80AE2">
      <w:pPr>
        <w:jc w:val="both"/>
        <w:rPr>
          <w:rFonts w:eastAsiaTheme="minorEastAsia"/>
          <w:sz w:val="20"/>
          <w:szCs w:val="20"/>
        </w:rPr>
      </w:pPr>
      <w:r>
        <w:rPr>
          <w:rFonts w:eastAsiaTheme="minorEastAsia"/>
          <w:sz w:val="20"/>
          <w:szCs w:val="20"/>
        </w:rPr>
        <w:t xml:space="preserve">This ensures that each group </w:t>
      </w:r>
      <m:oMath>
        <m:sSub>
          <m:sSubPr>
            <m:ctrlPr>
              <w:rPr>
                <w:rFonts w:ascii="Cambria Math" w:eastAsiaTheme="minorEastAsia" w:hAnsi="Cambria Math"/>
                <w:i/>
                <w:sz w:val="20"/>
                <w:szCs w:val="20"/>
              </w:rPr>
            </m:ctrlPr>
          </m:sSubPr>
          <m:e>
            <m:acc>
              <m:accPr>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sz w:val="20"/>
                <w:szCs w:val="20"/>
              </w:rPr>
            </m:ctrlPr>
          </m:sSubPr>
          <m:e>
            <m:acc>
              <m:accPr>
                <m:ctrlPr>
                  <w:rPr>
                    <w:rFonts w:ascii="Cambria Math" w:eastAsiaTheme="minorEastAsia" w:hAnsi="Cambria Math"/>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3i</m:t>
            </m:r>
          </m:sub>
        </m:sSub>
        <m:r>
          <m:rPr>
            <m:sty m:val="p"/>
          </m:rPr>
          <w:rPr>
            <w:rFonts w:ascii="Cambria Math" w:eastAsiaTheme="minorEastAsia" w:hAnsi="Cambria Math"/>
            <w:sz w:val="20"/>
            <w:szCs w:val="20"/>
          </w:rPr>
          <m:t>,</m:t>
        </m:r>
        <m:sSub>
          <m:sSubPr>
            <m:ctrlPr>
              <w:rPr>
                <w:rFonts w:ascii="Cambria Math" w:eastAsiaTheme="minorEastAsia" w:hAnsi="Cambria Math"/>
                <w:sz w:val="20"/>
                <w:szCs w:val="20"/>
              </w:rPr>
            </m:ctrlPr>
          </m:sSubPr>
          <m:e>
            <m:acc>
              <m:accPr>
                <m:ctrlPr>
                  <w:rPr>
                    <w:rFonts w:ascii="Cambria Math" w:eastAsiaTheme="minorEastAsia" w:hAnsi="Cambria Math"/>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3i+1</m:t>
            </m:r>
          </m:sub>
        </m:sSub>
        <m:r>
          <m:rPr>
            <m:sty m:val="p"/>
          </m:rPr>
          <w:rPr>
            <w:rFonts w:ascii="Cambria Math" w:eastAsiaTheme="minorEastAsia" w:hAnsi="Cambria Math"/>
            <w:sz w:val="20"/>
            <w:szCs w:val="20"/>
          </w:rPr>
          <m:t>,</m:t>
        </m:r>
        <m:sSub>
          <m:sSubPr>
            <m:ctrlPr>
              <w:rPr>
                <w:rFonts w:ascii="Cambria Math" w:eastAsiaTheme="minorEastAsia" w:hAnsi="Cambria Math"/>
                <w:sz w:val="20"/>
                <w:szCs w:val="20"/>
              </w:rPr>
            </m:ctrlPr>
          </m:sSubPr>
          <m:e>
            <m:acc>
              <m:accPr>
                <m:ctrlPr>
                  <w:rPr>
                    <w:rFonts w:ascii="Cambria Math" w:eastAsiaTheme="minorEastAsia" w:hAnsi="Cambria Math"/>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3i+2</m:t>
            </m:r>
          </m:sub>
        </m:sSub>
        <m:r>
          <m:rPr>
            <m:sty m:val="p"/>
          </m:rPr>
          <w:rPr>
            <w:rFonts w:ascii="Cambria Math" w:eastAsiaTheme="minorEastAsia"/>
            <w:sz w:val="20"/>
            <w:szCs w:val="20"/>
          </w:rPr>
          <m:t xml:space="preserve">} </m:t>
        </m:r>
      </m:oMath>
      <w:r>
        <w:rPr>
          <w:rFonts w:eastAsiaTheme="minorEastAsia"/>
          <w:sz w:val="20"/>
          <w:szCs w:val="20"/>
        </w:rPr>
        <w:t>sum</w:t>
      </w:r>
      <w:r w:rsidR="005F4095">
        <w:rPr>
          <w:rFonts w:eastAsiaTheme="minorEastAsia"/>
          <w:sz w:val="20"/>
          <w:szCs w:val="20"/>
        </w:rPr>
        <w:t>s</w:t>
      </w:r>
      <w:r>
        <w:rPr>
          <w:rFonts w:eastAsiaTheme="minorEastAsia"/>
          <w:sz w:val="20"/>
          <w:szCs w:val="20"/>
        </w:rPr>
        <w:t xml:space="preserve"> up to 1 and </w:t>
      </w:r>
      <w:r w:rsidR="0093532D">
        <w:rPr>
          <w:rFonts w:eastAsiaTheme="minorEastAsia"/>
          <w:sz w:val="20"/>
          <w:szCs w:val="20"/>
        </w:rPr>
        <w:t>form</w:t>
      </w:r>
      <w:r w:rsidR="005F4095">
        <w:rPr>
          <w:rFonts w:eastAsiaTheme="minorEastAsia"/>
          <w:sz w:val="20"/>
          <w:szCs w:val="20"/>
        </w:rPr>
        <w:t>s</w:t>
      </w:r>
      <w:r>
        <w:rPr>
          <w:rFonts w:eastAsiaTheme="minorEastAsia"/>
          <w:sz w:val="20"/>
          <w:szCs w:val="20"/>
        </w:rPr>
        <w:t xml:space="preserve"> a valid probability distribution over each </w:t>
      </w:r>
      <w:r w:rsidR="0093532D">
        <w:rPr>
          <w:rFonts w:eastAsiaTheme="minorEastAsia"/>
          <w:sz w:val="20"/>
          <w:szCs w:val="20"/>
        </w:rPr>
        <w:t xml:space="preserve">diagnostic </w:t>
      </w:r>
      <w:r>
        <w:rPr>
          <w:rFonts w:eastAsiaTheme="minorEastAsia"/>
          <w:sz w:val="20"/>
          <w:szCs w:val="20"/>
        </w:rPr>
        <w:t>clas</w:t>
      </w:r>
      <w:r w:rsidR="0093532D">
        <w:rPr>
          <w:rFonts w:eastAsiaTheme="minorEastAsia"/>
          <w:sz w:val="20"/>
          <w:szCs w:val="20"/>
        </w:rPr>
        <w:t>s</w:t>
      </w:r>
      <w:r>
        <w:rPr>
          <w:rFonts w:eastAsiaTheme="minorEastAsia"/>
          <w:sz w:val="20"/>
          <w:szCs w:val="20"/>
        </w:rPr>
        <w:t xml:space="preserve">. The complete probabilistic output </w:t>
      </w:r>
      <w:r>
        <w:rPr>
          <w:sz w:val="20"/>
          <w:szCs w:val="20"/>
        </w:rPr>
        <w:t xml:space="preserve">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pred</m:t>
            </m:r>
          </m:sub>
        </m:sSub>
      </m:oMath>
      <w:r>
        <w:rPr>
          <w:rFonts w:eastAsiaTheme="minorEastAsia"/>
          <w:sz w:val="20"/>
          <w:szCs w:val="20"/>
        </w:rPr>
        <w:t xml:space="preserve"> </w:t>
      </w:r>
      <w:r w:rsidR="005F4095">
        <w:rPr>
          <w:rFonts w:eastAsiaTheme="minorEastAsia"/>
          <w:sz w:val="20"/>
          <w:szCs w:val="20"/>
        </w:rPr>
        <w:t>is</w:t>
      </w:r>
      <w:r>
        <w:rPr>
          <w:rFonts w:eastAsiaTheme="minorEastAsia"/>
          <w:sz w:val="20"/>
          <w:szCs w:val="20"/>
        </w:rPr>
        <w:t xml:space="preserve"> obtained by:</w:t>
      </w:r>
    </w:p>
    <w:p w14:paraId="654E9919" w14:textId="77777777" w:rsidR="001B1FD1" w:rsidRPr="00AC3CF0" w:rsidRDefault="00000000" w:rsidP="00C80AE2">
      <w:pPr>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pred</m:t>
              </m:r>
            </m:sub>
          </m:sSub>
          <m:r>
            <w:rPr>
              <w:rFonts w:ascii="Cambria Math" w:eastAsiaTheme="minorEastAsia" w:hAnsi="Cambria Math"/>
              <w:sz w:val="20"/>
              <w:szCs w:val="20"/>
            </w:rPr>
            <m:t>= GS</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ini</m:t>
                  </m:r>
                </m:sub>
              </m:sSub>
            </m:e>
          </m:d>
          <m:r>
            <w:rPr>
              <w:rFonts w:ascii="Cambria Math" w:eastAsiaTheme="minorEastAsia" w:hAnsi="Cambria Math"/>
              <w:sz w:val="20"/>
              <w:szCs w:val="20"/>
            </w:rPr>
            <m:t xml:space="preserve">= </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o</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acc>
                    <m:accPr>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1</m:t>
                  </m:r>
                </m:sub>
              </m:sSub>
              <m:r>
                <w:rPr>
                  <w:rFonts w:ascii="Cambria Math" w:eastAsiaTheme="minorEastAsia" w:hAnsi="Cambria Math"/>
                  <w:sz w:val="20"/>
                  <w:szCs w:val="20"/>
                </w:rPr>
                <m:t>, ​</m:t>
              </m:r>
              <m:sSub>
                <m:sSubPr>
                  <m:ctrlPr>
                    <w:rPr>
                      <w:rFonts w:ascii="Cambria Math" w:eastAsiaTheme="minorEastAsia" w:hAnsi="Cambria Math"/>
                      <w:i/>
                      <w:sz w:val="20"/>
                      <w:szCs w:val="20"/>
                    </w:rPr>
                  </m:ctrlPr>
                </m:sSubPr>
                <m:e>
                  <m:acc>
                    <m:accPr>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2</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acc>
                    <m:accPr>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3</m:t>
                  </m:r>
                </m:sub>
              </m:sSub>
            </m:e>
          </m:d>
          <m:r>
            <w:rPr>
              <w:rFonts w:ascii="Cambria Math" w:eastAsiaTheme="minorEastAsia" w:hAnsi="Cambria Math"/>
              <w:sz w:val="20"/>
              <w:szCs w:val="20"/>
            </w:rPr>
            <m:t>=[</m:t>
          </m:r>
          <m:acc>
            <m:accPr>
              <m:ctrlPr>
                <w:rPr>
                  <w:rFonts w:ascii="Cambria Math" w:eastAsiaTheme="minorEastAsia" w:hAnsi="Cambria Math"/>
                  <w:sz w:val="20"/>
                  <w:szCs w:val="20"/>
                </w:rPr>
              </m:ctrlPr>
            </m:accPr>
            <m:e>
              <m:r>
                <m:rPr>
                  <m:sty m:val="p"/>
                </m:rPr>
                <w:rPr>
                  <w:rFonts w:ascii="Cambria Math" w:eastAsiaTheme="minorEastAsia" w:hAnsi="Cambria Math"/>
                  <w:sz w:val="20"/>
                  <w:szCs w:val="20"/>
                </w:rPr>
                <m:t>Y</m:t>
              </m:r>
            </m:e>
          </m:acc>
          <m:r>
            <m:rPr>
              <m:sty m:val="p"/>
            </m:rPr>
            <w:rPr>
              <w:rFonts w:ascii="Cambria Math" w:eastAsiaTheme="minorEastAsia" w:hAnsi="Cambria Math"/>
              <w:sz w:val="20"/>
              <w:szCs w:val="20"/>
            </w:rPr>
            <m:t>₀,</m:t>
          </m:r>
          <m:acc>
            <m:accPr>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Y</m:t>
              </m:r>
            </m:e>
          </m:acc>
          <m:r>
            <m:rPr>
              <m:sty m:val="p"/>
            </m:rPr>
            <w:rPr>
              <w:rFonts w:ascii="Cambria Math" w:eastAsiaTheme="minorEastAsia" w:hAnsi="Cambria Math"/>
              <w:sz w:val="20"/>
              <w:szCs w:val="20"/>
            </w:rPr>
            <m:t xml:space="preserve">₁, …., </m:t>
          </m:r>
          <m:sSub>
            <m:sSubPr>
              <m:ctrlPr>
                <w:rPr>
                  <w:rFonts w:ascii="Cambria Math" w:eastAsiaTheme="minorEastAsia" w:hAnsi="Cambria Math"/>
                  <w:sz w:val="20"/>
                  <w:szCs w:val="20"/>
                </w:rPr>
              </m:ctrlPr>
            </m:sSubPr>
            <m:e>
              <m:acc>
                <m:accPr>
                  <m:ctrlPr>
                    <w:rPr>
                      <w:rFonts w:ascii="Cambria Math" w:eastAsiaTheme="minorEastAsia" w:hAnsi="Cambria Math"/>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11</m:t>
              </m:r>
            </m:sub>
          </m:sSub>
          <m:r>
            <w:rPr>
              <w:rFonts w:ascii="Cambria Math" w:eastAsiaTheme="minorEastAsia" w:hAnsi="Cambria Math"/>
              <w:sz w:val="20"/>
              <w:szCs w:val="20"/>
            </w:rPr>
            <m:t>]</m:t>
          </m:r>
        </m:oMath>
      </m:oMathPara>
    </w:p>
    <w:p w14:paraId="24E1C9D1" w14:textId="36675A4B" w:rsidR="001B1FD1" w:rsidRPr="001B1FD1" w:rsidRDefault="001B1FD1" w:rsidP="00C80AE2">
      <w:pPr>
        <w:jc w:val="both"/>
        <w:rPr>
          <w:rFonts w:eastAsiaTheme="minorEastAsia"/>
          <w:sz w:val="20"/>
          <w:szCs w:val="20"/>
        </w:rPr>
      </w:pPr>
      <w:r>
        <w:rPr>
          <w:rFonts w:eastAsiaTheme="minorEastAsia"/>
          <w:sz w:val="20"/>
          <w:szCs w:val="20"/>
        </w:rPr>
        <w:t xml:space="preserve">The model has a total of 263,436 parameters to learn nuanced representations for disease progression prediction, with 262,156 parameters that include weights and biases in the fully connected layers that are optimized via backpropagation during the training phase to minimize the loss function. The remaining 1280 parameters are non-trainable, resulting from the batch normalization implemented in layer L4, which maintains moving averages of the mean and variance for each node during training. </w:t>
      </w:r>
    </w:p>
    <w:p w14:paraId="01DC068C" w14:textId="77777777" w:rsidR="00534B10" w:rsidRPr="003C12D8" w:rsidRDefault="00534B10" w:rsidP="00534B10">
      <w:pPr>
        <w:pStyle w:val="ListParagraph"/>
        <w:numPr>
          <w:ilvl w:val="0"/>
          <w:numId w:val="4"/>
        </w:numPr>
        <w:rPr>
          <w:b/>
          <w:bCs/>
          <w:sz w:val="20"/>
          <w:szCs w:val="20"/>
        </w:rPr>
      </w:pPr>
      <w:r w:rsidRPr="003C12D8">
        <w:rPr>
          <w:b/>
          <w:bCs/>
          <w:sz w:val="20"/>
          <w:szCs w:val="20"/>
        </w:rPr>
        <w:t>Training and Evaluation</w:t>
      </w:r>
    </w:p>
    <w:p w14:paraId="70F3CFF8" w14:textId="205ABEED" w:rsidR="00534B10" w:rsidRDefault="00534B10" w:rsidP="00C80AE2">
      <w:pPr>
        <w:jc w:val="both"/>
        <w:rPr>
          <w:sz w:val="20"/>
          <w:szCs w:val="20"/>
        </w:rPr>
      </w:pPr>
      <w:r>
        <w:rPr>
          <w:sz w:val="20"/>
          <w:szCs w:val="20"/>
        </w:rPr>
        <w:t xml:space="preserve">The categorical diagnosis class labels were encoded using one-hot encoding such that CN was represented as [1, 0, 0], MCI as [0, 1, 0], and AD as [0, 0, 1] for each group. </w:t>
      </w:r>
      <w:r w:rsidR="00F8524B">
        <w:rPr>
          <w:sz w:val="20"/>
          <w:szCs w:val="20"/>
        </w:rPr>
        <w:t>F</w:t>
      </w:r>
      <w:r>
        <w:rPr>
          <w:sz w:val="20"/>
          <w:szCs w:val="20"/>
        </w:rPr>
        <w:t xml:space="preserve">or each subject, a </w:t>
      </w:r>
      <w:r w:rsidR="00F8524B">
        <w:rPr>
          <w:sz w:val="20"/>
          <w:szCs w:val="20"/>
        </w:rPr>
        <w:t>target</w:t>
      </w:r>
      <w:r w:rsidR="00DE5032">
        <w:rPr>
          <w:sz w:val="20"/>
          <w:szCs w:val="20"/>
        </w:rPr>
        <w:t xml:space="preserve"> vector</w:t>
      </w:r>
      <w:r w:rsidR="00F8524B">
        <w:rPr>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true</m:t>
            </m:r>
          </m:sub>
        </m:sSub>
        <m:r>
          <w:rPr>
            <w:rFonts w:ascii="Cambria Math" w:eastAsiaTheme="minorEastAsia" w:hAnsi="Cambria Math"/>
            <w:sz w:val="20"/>
            <w:szCs w:val="20"/>
          </w:rPr>
          <m:t xml:space="preserve"> </m:t>
        </m:r>
      </m:oMath>
      <w:r>
        <w:rPr>
          <w:sz w:val="20"/>
          <w:szCs w:val="20"/>
        </w:rPr>
        <w:t xml:space="preserve">was </w:t>
      </w:r>
      <w:r>
        <w:rPr>
          <w:sz w:val="20"/>
          <w:szCs w:val="20"/>
        </w:rPr>
        <w:lastRenderedPageBreak/>
        <w:t xml:space="preserve">constructed by concatenating one-hot encoded vectors corresponding to each of the temporal groups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w:rPr>
                <w:rFonts w:ascii="Cambria Math" w:eastAsiaTheme="minorEastAsia" w:hAnsi="Cambria Math"/>
                <w:sz w:val="20"/>
                <w:szCs w:val="20"/>
              </w:rPr>
              <m:t>3i</m:t>
            </m:r>
          </m:sub>
        </m:sSub>
        <m:r>
          <m:rPr>
            <m:sty m:val="p"/>
          </m:rPr>
          <w:rPr>
            <w:rFonts w:ascii="Cambria Math" w:eastAsiaTheme="minorEastAsia" w:hAnsi="Cambria Math"/>
            <w:sz w:val="20"/>
            <w:szCs w:val="20"/>
          </w:rPr>
          <m:t>,</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w:rPr>
                <w:rFonts w:ascii="Cambria Math" w:eastAsiaTheme="minorEastAsia" w:hAnsi="Cambria Math"/>
                <w:sz w:val="20"/>
                <w:szCs w:val="20"/>
              </w:rPr>
              <m:t>3i+1</m:t>
            </m:r>
          </m:sub>
        </m:sSub>
        <m:r>
          <m:rPr>
            <m:sty m:val="p"/>
          </m:rPr>
          <w:rPr>
            <w:rFonts w:ascii="Cambria Math" w:eastAsiaTheme="minorEastAsia" w:hAnsi="Cambria Math"/>
            <w:sz w:val="20"/>
            <w:szCs w:val="20"/>
          </w:rPr>
          <m:t>,</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w:rPr>
                <w:rFonts w:ascii="Cambria Math" w:eastAsiaTheme="minorEastAsia" w:hAnsi="Cambria Math"/>
                <w:sz w:val="20"/>
                <w:szCs w:val="20"/>
              </w:rPr>
              <m:t>3i+2</m:t>
            </m:r>
          </m:sub>
        </m:sSub>
        <m:r>
          <m:rPr>
            <m:sty m:val="p"/>
          </m:rPr>
          <w:rPr>
            <w:rFonts w:ascii="Cambria Math" w:eastAsiaTheme="minorEastAsia"/>
            <w:sz w:val="20"/>
            <w:szCs w:val="20"/>
          </w:rPr>
          <m:t xml:space="preserve">} </m:t>
        </m:r>
      </m:oMath>
      <w:r>
        <w:rPr>
          <w:sz w:val="20"/>
          <w:szCs w:val="20"/>
        </w:rPr>
        <w:t xml:space="preserve"> to form a unified 12-dimensional tensor:</w:t>
      </w:r>
    </w:p>
    <w:p w14:paraId="547E5641" w14:textId="77777777" w:rsidR="00534B10" w:rsidRPr="00735244" w:rsidRDefault="00000000" w:rsidP="00C80AE2">
      <w:pPr>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true</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o</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1</m:t>
                  </m:r>
                </m:sub>
              </m:sSub>
              <m:r>
                <w:rPr>
                  <w:rFonts w:ascii="Cambria Math" w:eastAsiaTheme="minorEastAsia" w:hAnsi="Cambria Math"/>
                  <w:sz w:val="20"/>
                  <w:szCs w:val="20"/>
                </w:rPr>
                <m:t>, ​</m:t>
              </m:r>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2</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3</m:t>
                  </m:r>
                </m:sub>
              </m:sSub>
            </m:e>
          </m:d>
          <m:r>
            <w:rPr>
              <w:rFonts w:ascii="Cambria Math" w:eastAsiaTheme="minorEastAsia" w:hAnsi="Cambria Math"/>
              <w:sz w:val="20"/>
              <w:szCs w:val="20"/>
            </w:rPr>
            <m:t>=[</m:t>
          </m:r>
          <m:r>
            <m:rPr>
              <m:sty m:val="p"/>
            </m:rPr>
            <w:rPr>
              <w:rFonts w:ascii="Cambria Math" w:eastAsiaTheme="minorEastAsia" w:hAnsi="Cambria Math"/>
              <w:sz w:val="20"/>
              <w:szCs w:val="20"/>
            </w:rPr>
            <m:t xml:space="preserve">Y₀,Y₁, …., </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w:rPr>
                  <w:rFonts w:ascii="Cambria Math" w:eastAsiaTheme="minorEastAsia" w:hAnsi="Cambria Math"/>
                  <w:sz w:val="20"/>
                  <w:szCs w:val="20"/>
                </w:rPr>
                <m:t>11</m:t>
              </m:r>
            </m:sub>
          </m:sSub>
          <m:r>
            <w:rPr>
              <w:rFonts w:ascii="Cambria Math" w:eastAsiaTheme="minorEastAsia" w:hAnsi="Cambria Math"/>
              <w:sz w:val="20"/>
              <w:szCs w:val="20"/>
            </w:rPr>
            <m:t>]</m:t>
          </m:r>
        </m:oMath>
      </m:oMathPara>
    </w:p>
    <w:p w14:paraId="0DBFE172" w14:textId="77777777" w:rsidR="00534B10" w:rsidRDefault="00534B10" w:rsidP="00C80AE2">
      <w:pPr>
        <w:jc w:val="both"/>
        <w:rPr>
          <w:sz w:val="20"/>
          <w:szCs w:val="20"/>
        </w:rPr>
      </w:pPr>
      <w:r>
        <w:rPr>
          <w:sz w:val="20"/>
          <w:szCs w:val="20"/>
        </w:rPr>
        <w:t xml:space="preserve">Firstly, to assess the model’s capability and stability in predicting the transition, we used 10-fold cross-validation, where each fold had a data distribution of 81/9/10 for training, validation, and testing, respectively. The Adam optimizer, combined with a modified cross-entropy loss function, helped optimize the model's performance. Given that the model produces four independent probability distributions, the standard categorical cross-entropy function, treating the output vector as a single probability distribution, was not suitable for our case. Hence, we developed </w:t>
      </w:r>
      <w:r w:rsidRPr="006551B6">
        <w:rPr>
          <w:sz w:val="20"/>
          <w:szCs w:val="20"/>
        </w:rPr>
        <w:t>Grouped Categorical Cross-Entropy (GCCE)</w:t>
      </w:r>
      <w:r>
        <w:rPr>
          <w:sz w:val="20"/>
          <w:szCs w:val="20"/>
        </w:rPr>
        <w:t xml:space="preserve"> that computes loss per sample as an average of individual cross-entropy over the temporal groups, and mathematically is expressed as:</w:t>
      </w:r>
    </w:p>
    <w:p w14:paraId="15388020" w14:textId="77777777" w:rsidR="00534B10" w:rsidRPr="00C049D6" w:rsidRDefault="00000000" w:rsidP="00C80AE2">
      <w:pPr>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GCCE</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4</m:t>
              </m:r>
            </m:den>
          </m:f>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3</m:t>
              </m:r>
            </m:sup>
            <m:e>
              <m:d>
                <m:dPr>
                  <m:ctrlPr>
                    <w:rPr>
                      <w:rFonts w:ascii="Cambria Math" w:hAnsi="Cambria Math"/>
                      <w:i/>
                      <w:sz w:val="20"/>
                      <w:szCs w:val="20"/>
                    </w:rPr>
                  </m:ctrlPr>
                </m:dPr>
                <m:e>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k=0</m:t>
                      </m:r>
                    </m:sub>
                    <m:sup>
                      <m:r>
                        <w:rPr>
                          <w:rFonts w:ascii="Cambria Math" w:hAnsi="Cambria Math"/>
                          <w:sz w:val="20"/>
                          <w:szCs w:val="20"/>
                        </w:rPr>
                        <m:t>2</m:t>
                      </m:r>
                    </m:sup>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3i+k</m:t>
                          </m:r>
                        </m:sub>
                      </m:sSub>
                      <m:r>
                        <w:rPr>
                          <w:rFonts w:ascii="Cambria Math" w:hAnsi="Cambria Math"/>
                          <w:sz w:val="20"/>
                          <w:szCs w:val="20"/>
                        </w:rPr>
                        <m:t xml:space="preserve">.  </m:t>
                      </m:r>
                      <m:func>
                        <m:funcPr>
                          <m:ctrlPr>
                            <w:rPr>
                              <w:rFonts w:ascii="Cambria Math" w:hAnsi="Cambria Math"/>
                              <w:i/>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3i+k</m:t>
                                  </m:r>
                                </m:sub>
                              </m:sSub>
                            </m:e>
                          </m:d>
                        </m:e>
                      </m:func>
                    </m:e>
                  </m:nary>
                </m:e>
              </m:d>
            </m:e>
          </m:nary>
        </m:oMath>
      </m:oMathPara>
    </w:p>
    <w:p w14:paraId="3397F776" w14:textId="2FEFF149" w:rsidR="00534B10" w:rsidRDefault="00534B10" w:rsidP="00C80AE2">
      <w:pPr>
        <w:jc w:val="both"/>
        <w:rPr>
          <w:rFonts w:eastAsiaTheme="minorEastAsia"/>
          <w:sz w:val="20"/>
          <w:szCs w:val="20"/>
        </w:rPr>
      </w:pPr>
      <w:r>
        <w:rPr>
          <w:rFonts w:eastAsiaTheme="minorEastAsia"/>
          <w:sz w:val="20"/>
          <w:szCs w:val="20"/>
        </w:rPr>
        <w:t xml:space="preserve">Where the outer sum runs over the four diagnostic time groups, the inner sum runs over the three diagnostic states for each group, Y is a true tensor, and </w:t>
      </w:r>
      <m:oMath>
        <m:acc>
          <m:accPr>
            <m:ctrlPr>
              <w:rPr>
                <w:rFonts w:ascii="Cambria Math" w:hAnsi="Cambria Math"/>
                <w:i/>
                <w:sz w:val="20"/>
                <w:szCs w:val="20"/>
              </w:rPr>
            </m:ctrlPr>
          </m:accPr>
          <m:e>
            <m:r>
              <w:rPr>
                <w:rFonts w:ascii="Cambria Math" w:hAnsi="Cambria Math"/>
                <w:sz w:val="20"/>
                <w:szCs w:val="20"/>
              </w:rPr>
              <m:t>Y</m:t>
            </m:r>
          </m:e>
        </m:acc>
      </m:oMath>
      <w:r>
        <w:rPr>
          <w:rFonts w:eastAsiaTheme="minorEastAsia"/>
          <w:sz w:val="20"/>
          <w:szCs w:val="20"/>
        </w:rPr>
        <w:t xml:space="preserve"> is</w:t>
      </w:r>
      <w:r w:rsidR="00DB0120">
        <w:rPr>
          <w:rFonts w:eastAsiaTheme="minorEastAsia"/>
          <w:sz w:val="20"/>
          <w:szCs w:val="20"/>
        </w:rPr>
        <w:t xml:space="preserve"> a</w:t>
      </w:r>
      <w:r>
        <w:rPr>
          <w:rFonts w:eastAsiaTheme="minorEastAsia"/>
          <w:sz w:val="20"/>
          <w:szCs w:val="20"/>
        </w:rPr>
        <w:t xml:space="preserve"> predicted tensor.</w:t>
      </w:r>
    </w:p>
    <w:p w14:paraId="67FD274E" w14:textId="7A59F1AF" w:rsidR="00534B10" w:rsidRDefault="00534B10" w:rsidP="00C80AE2">
      <w:pPr>
        <w:jc w:val="both"/>
        <w:rPr>
          <w:sz w:val="20"/>
          <w:szCs w:val="20"/>
        </w:rPr>
      </w:pPr>
      <w:r>
        <w:rPr>
          <w:sz w:val="20"/>
          <w:szCs w:val="20"/>
        </w:rPr>
        <w:t xml:space="preserve">The model was trained with a batch size of 64 over 600 </w:t>
      </w:r>
      <w:r w:rsidR="00B37A98">
        <w:rPr>
          <w:sz w:val="20"/>
          <w:szCs w:val="20"/>
        </w:rPr>
        <w:t>epochs but</w:t>
      </w:r>
      <w:r w:rsidR="00793AF9">
        <w:rPr>
          <w:sz w:val="20"/>
          <w:szCs w:val="20"/>
        </w:rPr>
        <w:t xml:space="preserve"> </w:t>
      </w:r>
      <w:r>
        <w:rPr>
          <w:sz w:val="20"/>
          <w:szCs w:val="20"/>
        </w:rPr>
        <w:t>utili</w:t>
      </w:r>
      <w:r w:rsidR="00793AF9">
        <w:rPr>
          <w:sz w:val="20"/>
          <w:szCs w:val="20"/>
        </w:rPr>
        <w:t>zed</w:t>
      </w:r>
      <w:r>
        <w:rPr>
          <w:sz w:val="20"/>
          <w:szCs w:val="20"/>
        </w:rPr>
        <w:t xml:space="preserve"> a learning rate scheduler and early </w:t>
      </w:r>
      <w:proofErr w:type="gramStart"/>
      <w:r>
        <w:rPr>
          <w:sz w:val="20"/>
          <w:szCs w:val="20"/>
        </w:rPr>
        <w:t>stopping</w:t>
      </w:r>
      <w:proofErr w:type="gramEnd"/>
      <w:r w:rsidR="00793AF9">
        <w:rPr>
          <w:sz w:val="20"/>
          <w:szCs w:val="20"/>
        </w:rPr>
        <w:t xml:space="preserve"> to reduce training time</w:t>
      </w:r>
      <w:r>
        <w:rPr>
          <w:sz w:val="20"/>
          <w:szCs w:val="20"/>
        </w:rPr>
        <w:t>. The learning rate scheduler monitored the validation loss. It reduced the learning rate (LR) by 10% if no improvement was observed over 10 consecutive epochs, until the LR reached the lower bound of 10</w:t>
      </w:r>
      <w:r w:rsidRPr="003C2800">
        <w:rPr>
          <w:sz w:val="20"/>
          <w:szCs w:val="20"/>
          <w:vertAlign w:val="superscript"/>
        </w:rPr>
        <w:t>-6</w:t>
      </w:r>
      <w:r>
        <w:rPr>
          <w:sz w:val="20"/>
          <w:szCs w:val="20"/>
        </w:rPr>
        <w:t xml:space="preserve">. Early stopping terminated the training and restored the best weights with the lowest validation loss when the validation loss did not improve within 50 epochs. </w:t>
      </w:r>
    </w:p>
    <w:p w14:paraId="75D9D970" w14:textId="77777777" w:rsidR="00534B10" w:rsidRDefault="00534B10" w:rsidP="00534B10">
      <w:pPr>
        <w:keepNext/>
        <w:spacing w:after="0"/>
        <w:jc w:val="center"/>
      </w:pPr>
      <w:r>
        <w:rPr>
          <w:noProof/>
          <w:sz w:val="20"/>
          <w:szCs w:val="20"/>
        </w:rPr>
        <w:drawing>
          <wp:inline distT="0" distB="0" distL="0" distR="0" wp14:anchorId="4FA887B3" wp14:editId="0F6ABFF6">
            <wp:extent cx="2660723" cy="1318255"/>
            <wp:effectExtent l="19050" t="19050" r="25400" b="15875"/>
            <wp:docPr id="1255808239"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8239" name="Picture 6" descr="A graph with a li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6150" cy="1340762"/>
                    </a:xfrm>
                    <a:prstGeom prst="rect">
                      <a:avLst/>
                    </a:prstGeom>
                    <a:noFill/>
                    <a:ln>
                      <a:solidFill>
                        <a:schemeClr val="accent1"/>
                      </a:solidFill>
                    </a:ln>
                  </pic:spPr>
                </pic:pic>
              </a:graphicData>
            </a:graphic>
          </wp:inline>
        </w:drawing>
      </w:r>
    </w:p>
    <w:p w14:paraId="4177926D" w14:textId="77777777" w:rsidR="00534B10" w:rsidRDefault="00534B10" w:rsidP="00534B10">
      <w:pPr>
        <w:pStyle w:val="Caption"/>
        <w:jc w:val="center"/>
        <w:rPr>
          <w:sz w:val="20"/>
          <w:szCs w:val="20"/>
        </w:rPr>
      </w:pPr>
      <w:r>
        <w:t xml:space="preserve">Figure </w:t>
      </w:r>
      <w:fldSimple w:instr=" SEQ Figure \* ARABIC ">
        <w:r>
          <w:rPr>
            <w:noProof/>
          </w:rPr>
          <w:t>8</w:t>
        </w:r>
      </w:fldSimple>
      <w:r>
        <w:t xml:space="preserve">: </w:t>
      </w:r>
      <w:r w:rsidRPr="008746BF">
        <w:t>Training and validation performance over epochs</w:t>
      </w:r>
    </w:p>
    <w:p w14:paraId="23393970" w14:textId="77777777" w:rsidR="00534B10" w:rsidRDefault="00534B10" w:rsidP="007D7FC5">
      <w:pPr>
        <w:jc w:val="both"/>
        <w:rPr>
          <w:sz w:val="20"/>
          <w:szCs w:val="20"/>
        </w:rPr>
      </w:pPr>
      <w:r>
        <w:rPr>
          <w:sz w:val="20"/>
          <w:szCs w:val="20"/>
        </w:rPr>
        <w:t>Figure 8 illustrates stable convergence and consistent improvement during training and validation. The solid line represents the average value, while the shaded areas represent the range between maximum and minimum observed values</w:t>
      </w:r>
      <w:r w:rsidRPr="00856F8D">
        <w:rPr>
          <w:sz w:val="20"/>
          <w:szCs w:val="20"/>
        </w:rPr>
        <w:t xml:space="preserve"> </w:t>
      </w:r>
      <w:r>
        <w:rPr>
          <w:sz w:val="20"/>
          <w:szCs w:val="20"/>
        </w:rPr>
        <w:t>at each epoch. The model achieved an average loss of 0.1737 ± 0.0285 on the independent test set, as determined by 10-fold cross-validation.</w:t>
      </w:r>
    </w:p>
    <w:p w14:paraId="655D4F5B" w14:textId="77777777" w:rsidR="00534B10" w:rsidRDefault="00534B10" w:rsidP="007D7FC5">
      <w:pPr>
        <w:pStyle w:val="ListParagraph"/>
        <w:numPr>
          <w:ilvl w:val="0"/>
          <w:numId w:val="4"/>
        </w:numPr>
        <w:jc w:val="both"/>
        <w:rPr>
          <w:b/>
          <w:bCs/>
          <w:sz w:val="20"/>
          <w:szCs w:val="20"/>
        </w:rPr>
      </w:pPr>
      <w:r>
        <w:rPr>
          <w:b/>
          <w:bCs/>
          <w:sz w:val="20"/>
          <w:szCs w:val="20"/>
        </w:rPr>
        <w:t>Ensembled</w:t>
      </w:r>
      <w:r w:rsidRPr="00384ECE">
        <w:rPr>
          <w:b/>
          <w:bCs/>
          <w:sz w:val="20"/>
          <w:szCs w:val="20"/>
        </w:rPr>
        <w:t xml:space="preserve"> Output</w:t>
      </w:r>
    </w:p>
    <w:p w14:paraId="47BA55D0" w14:textId="477AB336" w:rsidR="00534B10" w:rsidRDefault="00534B10" w:rsidP="00C80AE2">
      <w:pPr>
        <w:jc w:val="both"/>
        <w:rPr>
          <w:sz w:val="20"/>
          <w:szCs w:val="20"/>
        </w:rPr>
      </w:pPr>
      <w:r>
        <w:rPr>
          <w:sz w:val="20"/>
          <w:szCs w:val="20"/>
        </w:rPr>
        <w:t xml:space="preserve">We implemented ensemble learning </w:t>
      </w:r>
      <w:r w:rsidR="00C80AE2">
        <w:rPr>
          <w:sz w:val="20"/>
          <w:szCs w:val="20"/>
        </w:rPr>
        <w:t>(El-</w:t>
      </w:r>
      <w:proofErr w:type="spellStart"/>
      <w:r w:rsidR="00C80AE2">
        <w:rPr>
          <w:sz w:val="20"/>
          <w:szCs w:val="20"/>
        </w:rPr>
        <w:t>sappagh</w:t>
      </w:r>
      <w:proofErr w:type="spellEnd"/>
      <w:r w:rsidR="00C80AE2">
        <w:rPr>
          <w:sz w:val="20"/>
          <w:szCs w:val="20"/>
        </w:rPr>
        <w:t xml:space="preserve"> et al., 2022; Rokach, 2010; Pan et al., 2020; Ortiz et al., 2016) </w:t>
      </w:r>
      <w:r>
        <w:rPr>
          <w:sz w:val="20"/>
          <w:szCs w:val="20"/>
        </w:rPr>
        <w:t>using 25 independently trained models, all of which shared the same training set, to enhance predictive accuracy and quantify uncertainty.</w:t>
      </w:r>
      <w:r w:rsidR="00D76050">
        <w:rPr>
          <w:sz w:val="20"/>
          <w:szCs w:val="20"/>
        </w:rPr>
        <w:t xml:space="preserve"> </w:t>
      </w:r>
      <w:r w:rsidR="00884B98" w:rsidRPr="00D65A72">
        <w:rPr>
          <w:sz w:val="20"/>
          <w:szCs w:val="20"/>
          <w:highlight w:val="green"/>
        </w:rPr>
        <w:t xml:space="preserve">The dataset first reserved 9 subjects exclusively for test set to ensure comparability with prior work. Afterwards, the remaining data were randomly divided into training, validation and testing with a ratio of 81:9:10 respectively. </w:t>
      </w:r>
      <w:r w:rsidR="00D80289" w:rsidRPr="00D65A72">
        <w:rPr>
          <w:sz w:val="20"/>
          <w:szCs w:val="20"/>
          <w:highlight w:val="green"/>
        </w:rPr>
        <w:t xml:space="preserve">Following dataset </w:t>
      </w:r>
      <w:r w:rsidR="00E8761C" w:rsidRPr="00D65A72">
        <w:rPr>
          <w:sz w:val="20"/>
          <w:szCs w:val="20"/>
          <w:highlight w:val="green"/>
        </w:rPr>
        <w:t>p</w:t>
      </w:r>
      <w:r w:rsidR="00E8761C">
        <w:rPr>
          <w:sz w:val="20"/>
          <w:szCs w:val="20"/>
          <w:highlight w:val="green"/>
        </w:rPr>
        <w:t>o</w:t>
      </w:r>
      <w:r w:rsidR="00E8761C" w:rsidRPr="00D65A72">
        <w:rPr>
          <w:sz w:val="20"/>
          <w:szCs w:val="20"/>
          <w:highlight w:val="green"/>
        </w:rPr>
        <w:t>rtioning</w:t>
      </w:r>
      <w:r w:rsidR="00D80289" w:rsidRPr="00D65A72">
        <w:rPr>
          <w:sz w:val="20"/>
          <w:szCs w:val="20"/>
          <w:highlight w:val="green"/>
        </w:rPr>
        <w:t xml:space="preserve">, min-max normalization was applied for feature normalization wherein the scaling parameters were fitted on the training set and </w:t>
      </w:r>
      <w:r w:rsidR="00D80289" w:rsidRPr="00D65A72">
        <w:rPr>
          <w:sz w:val="20"/>
          <w:szCs w:val="20"/>
          <w:highlight w:val="green"/>
        </w:rPr>
        <w:lastRenderedPageBreak/>
        <w:t xml:space="preserve">subsequently applied to </w:t>
      </w:r>
      <w:r w:rsidR="00D80289" w:rsidRPr="0053269C">
        <w:rPr>
          <w:sz w:val="20"/>
          <w:szCs w:val="20"/>
          <w:highlight w:val="green"/>
        </w:rPr>
        <w:t xml:space="preserve">transform to both the validation and test sets. </w:t>
      </w:r>
      <w:r w:rsidR="004C4ADD" w:rsidRPr="0053269C">
        <w:rPr>
          <w:sz w:val="20"/>
          <w:szCs w:val="20"/>
          <w:highlight w:val="green"/>
        </w:rPr>
        <w:t>Each model in the ensemble was trained using same training and validation sets, but with randomized weight initialization and data shuffling.</w:t>
      </w:r>
      <w:r w:rsidR="0053269C" w:rsidRPr="0053269C">
        <w:rPr>
          <w:sz w:val="20"/>
          <w:szCs w:val="20"/>
          <w:highlight w:val="green"/>
        </w:rPr>
        <w:t xml:space="preserve"> The ensemble inference procedure resulted in a prediction array of shape 12 X 25 (12-dimentional predictions from 25 models). This matrix was further aggregated to form the final ensemble output consisting of </w:t>
      </w:r>
      <w:r w:rsidRPr="0053269C">
        <w:rPr>
          <w:sz w:val="20"/>
          <w:szCs w:val="20"/>
          <w:highlight w:val="green"/>
        </w:rPr>
        <w:t>two arrays</w:t>
      </w:r>
      <w:r>
        <w:rPr>
          <w:sz w:val="20"/>
          <w:szCs w:val="20"/>
        </w:rPr>
        <w:t>: the first array contains the predicted probabilities for each diagnostic class within each temporal group, and the second array provides the corresponding uncertainty estimates for these predictions. The ensemble prediction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ensemble</m:t>
            </m:r>
          </m:sub>
        </m:sSub>
      </m:oMath>
      <w:r>
        <w:rPr>
          <w:sz w:val="20"/>
          <w:szCs w:val="20"/>
        </w:rPr>
        <w:t xml:space="preserve">) is computed as the arithmetic </w:t>
      </w:r>
      <w:proofErr w:type="gramStart"/>
      <w:r>
        <w:rPr>
          <w:sz w:val="20"/>
          <w:szCs w:val="20"/>
        </w:rPr>
        <w:t>mean</w:t>
      </w:r>
      <w:proofErr w:type="gramEnd"/>
      <w:r>
        <w:rPr>
          <w:sz w:val="20"/>
          <w:szCs w:val="20"/>
        </w:rPr>
        <w:t xml:space="preserve"> of all constituent model outputs:</w:t>
      </w:r>
    </w:p>
    <w:p w14:paraId="527ADAC9" w14:textId="77777777" w:rsidR="00534B10" w:rsidRDefault="00000000" w:rsidP="00C80AE2">
      <w:pPr>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ensemble</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pred,i</m:t>
                  </m:r>
                </m:sub>
              </m:sSub>
              <m:r>
                <w:rPr>
                  <w:rFonts w:ascii="Cambria Math" w:eastAsiaTheme="minorEastAsia" w:hAnsi="Cambria Math"/>
                  <w:sz w:val="20"/>
                  <w:szCs w:val="20"/>
                </w:rPr>
                <m:t xml:space="preserve">= </m:t>
              </m:r>
              <m:r>
                <m:rPr>
                  <m:sty m:val="p"/>
                </m:rPr>
                <w:rPr>
                  <w:rFonts w:ascii="Cambria Math" w:eastAsiaTheme="minorEastAsia" w:hAnsi="Cambria Math"/>
                  <w:sz w:val="20"/>
                  <w:szCs w:val="20"/>
                </w:rPr>
                <m:t xml:space="preserve"> </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o</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1</m:t>
                      </m:r>
                    </m:sub>
                  </m:sSub>
                  <m:r>
                    <w:rPr>
                      <w:rFonts w:ascii="Cambria Math" w:eastAsiaTheme="minorEastAsia" w:hAnsi="Cambria Math"/>
                      <w:sz w:val="20"/>
                      <w:szCs w:val="20"/>
                    </w:rPr>
                    <m:t>, ​</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2</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3</m:t>
                      </m:r>
                    </m:sub>
                  </m:sSub>
                </m:e>
              </m:d>
              <m:r>
                <w:rPr>
                  <w:rFonts w:ascii="Cambria Math" w:eastAsiaTheme="minorEastAsia" w:hAnsi="Cambria Math"/>
                  <w:sz w:val="20"/>
                  <w:szCs w:val="20"/>
                </w:rPr>
                <m:t>= [</m:t>
              </m:r>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r>
                <m:rPr>
                  <m:sty m:val="p"/>
                </m:rPr>
                <w:rPr>
                  <w:rFonts w:ascii="Cambria Math" w:eastAsiaTheme="minorEastAsia" w:hAnsi="Cambria Math"/>
                  <w:sz w:val="20"/>
                  <w:szCs w:val="20"/>
                </w:rPr>
                <m:t>₀,</m:t>
              </m:r>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Y</m:t>
                  </m:r>
                </m:e>
              </m:acc>
              <m:r>
                <m:rPr>
                  <m:sty m:val="p"/>
                </m:rPr>
                <w:rPr>
                  <w:rFonts w:ascii="Cambria Math" w:eastAsiaTheme="minorEastAsia" w:hAnsi="Cambria Math"/>
                  <w:sz w:val="20"/>
                  <w:szCs w:val="20"/>
                </w:rPr>
                <m:t xml:space="preserve">₁, ….,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11</m:t>
                  </m:r>
                </m:sub>
              </m:sSub>
              <m:r>
                <w:rPr>
                  <w:rFonts w:ascii="Cambria Math" w:eastAsiaTheme="minorEastAsia" w:hAnsi="Cambria Math"/>
                  <w:sz w:val="20"/>
                  <w:szCs w:val="20"/>
                </w:rPr>
                <m:t>]</m:t>
              </m:r>
            </m:e>
          </m:nary>
        </m:oMath>
      </m:oMathPara>
    </w:p>
    <w:p w14:paraId="4E284323" w14:textId="77777777" w:rsidR="00534B10" w:rsidRPr="00A86EB7" w:rsidRDefault="00534B10" w:rsidP="00C80AE2">
      <w:pPr>
        <w:jc w:val="both"/>
        <w:rPr>
          <w:rFonts w:eastAsiaTheme="minorEastAsia"/>
          <w:iCs/>
          <w:sz w:val="20"/>
          <w:szCs w:val="20"/>
        </w:rPr>
      </w:pPr>
      <w:r>
        <w:rPr>
          <w:rFonts w:eastAsiaTheme="minorEastAsia"/>
          <w:sz w:val="20"/>
          <w:szCs w:val="20"/>
        </w:rPr>
        <w:t xml:space="preserve">Where N=25 represents the number of </w:t>
      </w:r>
      <w:r w:rsidRPr="00A86EB7">
        <w:rPr>
          <w:rFonts w:eastAsiaTheme="minorEastAsia"/>
          <w:b/>
          <w:bCs/>
          <w:sz w:val="20"/>
          <w:szCs w:val="20"/>
        </w:rPr>
        <w:t>models in</w:t>
      </w:r>
      <w:r>
        <w:rPr>
          <w:rFonts w:eastAsiaTheme="minorEastAsia"/>
          <w:sz w:val="20"/>
          <w:szCs w:val="20"/>
        </w:rPr>
        <w:t xml:space="preserve"> the ensemble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pred,i</m:t>
            </m:r>
          </m:sub>
        </m:sSub>
      </m:oMath>
      <w:r>
        <w:rPr>
          <w:rFonts w:eastAsiaTheme="minorEastAsia"/>
          <w:sz w:val="20"/>
          <w:szCs w:val="20"/>
        </w:rPr>
        <w:t xml:space="preserve"> is the prediction from the i</w:t>
      </w:r>
      <w:proofErr w:type="spellStart"/>
      <w:r w:rsidRPr="0098573F">
        <w:rPr>
          <w:rFonts w:eastAsiaTheme="minorEastAsia"/>
          <w:sz w:val="20"/>
          <w:szCs w:val="20"/>
          <w:vertAlign w:val="superscript"/>
        </w:rPr>
        <w:t>th</w:t>
      </w:r>
      <w:proofErr w:type="spellEnd"/>
      <w:r>
        <w:rPr>
          <w:rFonts w:eastAsiaTheme="minorEastAsia"/>
          <w:sz w:val="20"/>
          <w:szCs w:val="20"/>
        </w:rPr>
        <w:t xml:space="preserve"> model.</w:t>
      </w:r>
      <w:r w:rsidRPr="00A86EB7">
        <w:rPr>
          <w:rFonts w:ascii="Cambria Math" w:eastAsiaTheme="minorEastAsia" w:hAnsi="Cambria Math"/>
          <w:i/>
          <w:sz w:val="20"/>
          <w:szCs w:val="20"/>
        </w:rPr>
        <w:t xml:space="preserve"> </w:t>
      </w:r>
      <w:r w:rsidRPr="00A86EB7">
        <w:rPr>
          <w:rFonts w:ascii="Cambria Math" w:eastAsiaTheme="minorEastAsia" w:hAnsi="Cambria Math"/>
          <w:i/>
          <w:sz w:val="20"/>
          <w:szCs w:val="20"/>
        </w:rPr>
        <w:br/>
      </w:r>
      <m:oMath>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sz w:val="20"/>
                <w:szCs w:val="20"/>
              </w:rPr>
            </m:ctrlPr>
          </m:sSubPr>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Y</m:t>
                </m:r>
              </m:e>
            </m:acc>
          </m:e>
          <m:sub>
            <m:r>
              <w:rPr>
                <w:rFonts w:ascii="Cambria Math" w:eastAsiaTheme="minorEastAsia" w:hAnsi="Cambria Math"/>
                <w:sz w:val="20"/>
                <w:szCs w:val="20"/>
              </w:rPr>
              <m:t>3i</m:t>
            </m:r>
          </m:sub>
        </m:sSub>
        <m:r>
          <m:rPr>
            <m:sty m:val="p"/>
          </m:rPr>
          <w:rPr>
            <w:rFonts w:ascii="Cambria Math" w:eastAsiaTheme="minorEastAsia" w:hAnsi="Cambria Math"/>
            <w:sz w:val="20"/>
            <w:szCs w:val="20"/>
          </w:rPr>
          <m:t>,</m:t>
        </m:r>
        <m:sSub>
          <m:sSubPr>
            <m:ctrlPr>
              <w:rPr>
                <w:rFonts w:ascii="Cambria Math" w:eastAsiaTheme="minorEastAsia" w:hAnsi="Cambria Math"/>
                <w:sz w:val="20"/>
                <w:szCs w:val="20"/>
              </w:rPr>
            </m:ctrlPr>
          </m:sSubPr>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Y</m:t>
                </m:r>
              </m:e>
            </m:acc>
          </m:e>
          <m:sub>
            <m:r>
              <w:rPr>
                <w:rFonts w:ascii="Cambria Math" w:eastAsiaTheme="minorEastAsia" w:hAnsi="Cambria Math"/>
                <w:sz w:val="20"/>
                <w:szCs w:val="20"/>
              </w:rPr>
              <m:t>3i+1</m:t>
            </m:r>
          </m:sub>
        </m:sSub>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Y</m:t>
                </m:r>
              </m:e>
            </m:acc>
          </m:e>
          <m:sub>
            <m:r>
              <w:rPr>
                <w:rFonts w:ascii="Cambria Math" w:eastAsiaTheme="minorEastAsia" w:hAnsi="Cambria Math"/>
                <w:sz w:val="20"/>
                <w:szCs w:val="20"/>
              </w:rPr>
              <m:t>3i+2</m:t>
            </m:r>
          </m:sub>
        </m:sSub>
        <m:r>
          <m:rPr>
            <m:sty m:val="p"/>
          </m:rPr>
          <w:rPr>
            <w:rFonts w:ascii="Cambria Math" w:eastAsiaTheme="minorEastAsia" w:hAnsi="Cambria Math"/>
            <w:sz w:val="20"/>
            <w:szCs w:val="20"/>
          </w:rPr>
          <m:t>}</m:t>
        </m:r>
      </m:oMath>
      <w:r>
        <w:rPr>
          <w:rFonts w:eastAsiaTheme="minorEastAsia"/>
          <w:iCs/>
          <w:sz w:val="20"/>
          <w:szCs w:val="20"/>
        </w:rPr>
        <w:t xml:space="preserve"> </w:t>
      </w:r>
      <w:r w:rsidRPr="00A86EB7">
        <w:rPr>
          <w:rFonts w:eastAsiaTheme="minorEastAsia"/>
          <w:sz w:val="20"/>
          <w:szCs w:val="20"/>
        </w:rPr>
        <w:t xml:space="preserve">is the temporal group containing </w:t>
      </w:r>
      <w:r>
        <w:rPr>
          <w:rFonts w:eastAsiaTheme="minorEastAsia"/>
          <w:sz w:val="20"/>
          <w:szCs w:val="20"/>
        </w:rPr>
        <w:t xml:space="preserve">the </w:t>
      </w:r>
      <w:r w:rsidRPr="00A86EB7">
        <w:rPr>
          <w:rFonts w:eastAsiaTheme="minorEastAsia"/>
          <w:sz w:val="20"/>
          <w:szCs w:val="20"/>
        </w:rPr>
        <w:t xml:space="preserve">probability of </w:t>
      </w:r>
      <w:r>
        <w:rPr>
          <w:rFonts w:eastAsiaTheme="minorEastAsia"/>
          <w:sz w:val="20"/>
          <w:szCs w:val="20"/>
        </w:rPr>
        <w:t xml:space="preserve">the ensemble </w:t>
      </w:r>
      <w:r w:rsidRPr="00A86EB7">
        <w:rPr>
          <w:rFonts w:eastAsiaTheme="minorEastAsia"/>
          <w:sz w:val="20"/>
          <w:szCs w:val="20"/>
        </w:rPr>
        <w:t>prediction</w:t>
      </w:r>
      <w:r>
        <w:rPr>
          <w:rFonts w:ascii="Cambria Math" w:eastAsiaTheme="minorEastAsia" w:hAnsi="Cambria Math"/>
          <w:iCs/>
          <w:sz w:val="20"/>
          <w:szCs w:val="20"/>
        </w:rPr>
        <w:t>.</w:t>
      </w:r>
    </w:p>
    <w:p w14:paraId="79A461B0" w14:textId="77777777" w:rsidR="00534B10" w:rsidRDefault="00534B10" w:rsidP="00C80AE2">
      <w:pPr>
        <w:jc w:val="both"/>
        <w:rPr>
          <w:sz w:val="20"/>
          <w:szCs w:val="20"/>
        </w:rPr>
      </w:pPr>
      <w:r>
        <w:rPr>
          <w:sz w:val="20"/>
          <w:szCs w:val="20"/>
        </w:rPr>
        <w:t>The reliability of the ensemble prediction is measured by epistemic uncertainty, which estimates confidence in the model’s predictions. The uncertainty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ensemble</m:t>
            </m:r>
          </m:sub>
        </m:sSub>
        <m:r>
          <w:rPr>
            <w:rFonts w:ascii="Cambria Math" w:hAnsi="Cambria Math"/>
            <w:sz w:val="20"/>
            <w:szCs w:val="20"/>
          </w:rPr>
          <m:t>)</m:t>
        </m:r>
      </m:oMath>
      <w:r>
        <w:rPr>
          <w:rFonts w:eastAsiaTheme="minorEastAsia"/>
          <w:sz w:val="20"/>
          <w:szCs w:val="20"/>
        </w:rPr>
        <w:t xml:space="preserve"> </w:t>
      </w:r>
      <w:r>
        <w:rPr>
          <w:sz w:val="20"/>
          <w:szCs w:val="20"/>
        </w:rPr>
        <w:t>is measured by calculating the variance across the ensemble output.</w:t>
      </w:r>
    </w:p>
    <w:p w14:paraId="3244A42F" w14:textId="77777777" w:rsidR="00534B10" w:rsidRPr="003E316A" w:rsidRDefault="00000000" w:rsidP="00C80AE2">
      <w:pPr>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ensemble</m:t>
              </m:r>
            </m:sub>
          </m:sSub>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N-1</m:t>
              </m:r>
            </m:den>
          </m:f>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p>
                <m:sSupPr>
                  <m:ctrlPr>
                    <w:rPr>
                      <w:rFonts w:ascii="Cambria Math" w:hAnsi="Cambria Math"/>
                      <w:i/>
                      <w:sz w:val="20"/>
                      <w:szCs w:val="20"/>
                    </w:rPr>
                  </m:ctrlPr>
                </m:sSupPr>
                <m:e>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pred,i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ensemble</m:t>
                      </m:r>
                    </m:sub>
                  </m:sSub>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o</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1</m:t>
                      </m:r>
                    </m:sub>
                  </m:sSub>
                  <m:r>
                    <w:rPr>
                      <w:rFonts w:ascii="Cambria Math" w:eastAsiaTheme="minorEastAsia" w:hAnsi="Cambria Math"/>
                      <w:sz w:val="20"/>
                      <w:szCs w:val="20"/>
                    </w:rPr>
                    <m:t>, ​</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2</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3</m:t>
                      </m:r>
                    </m:sub>
                  </m:sSub>
                </m:e>
              </m:d>
              <m:r>
                <w:rPr>
                  <w:rFonts w:ascii="Cambria Math" w:hAnsi="Cambria Math"/>
                  <w:sz w:val="20"/>
                  <w:szCs w:val="20"/>
                </w:rPr>
                <m:t xml:space="preserve"> </m:t>
              </m:r>
              <m:r>
                <w:rPr>
                  <w:rFonts w:ascii="Cambria Math" w:eastAsiaTheme="minorEastAsia" w:hAnsi="Cambria Math"/>
                  <w:sz w:val="20"/>
                  <w:szCs w:val="20"/>
                </w:rPr>
                <m:t>=[</m:t>
              </m:r>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U</m:t>
                  </m:r>
                </m:e>
              </m:acc>
              <m:r>
                <m:rPr>
                  <m:sty m:val="p"/>
                </m:rPr>
                <w:rPr>
                  <w:rFonts w:ascii="Cambria Math" w:eastAsiaTheme="minorEastAsia" w:hAnsi="Cambria Math"/>
                  <w:sz w:val="20"/>
                  <w:szCs w:val="20"/>
                </w:rPr>
                <m:t>₀,</m:t>
              </m:r>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U</m:t>
                  </m:r>
                </m:e>
              </m:acc>
              <m:r>
                <m:rPr>
                  <m:sty m:val="p"/>
                </m:rPr>
                <w:rPr>
                  <w:rFonts w:ascii="Cambria Math" w:eastAsiaTheme="minorEastAsia" w:hAnsi="Cambria Math"/>
                  <w:sz w:val="20"/>
                  <w:szCs w:val="20"/>
                </w:rPr>
                <m:t xml:space="preserve">₁, ….,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U</m:t>
                      </m:r>
                    </m:e>
                  </m:acc>
                </m:e>
                <m:sub>
                  <m:r>
                    <w:rPr>
                      <w:rFonts w:ascii="Cambria Math" w:eastAsiaTheme="minorEastAsia" w:hAnsi="Cambria Math"/>
                      <w:sz w:val="20"/>
                      <w:szCs w:val="20"/>
                    </w:rPr>
                    <m:t>11</m:t>
                  </m:r>
                </m:sub>
              </m:sSub>
              <m:r>
                <w:rPr>
                  <w:rFonts w:ascii="Cambria Math" w:eastAsiaTheme="minorEastAsia" w:hAnsi="Cambria Math"/>
                  <w:sz w:val="20"/>
                  <w:szCs w:val="20"/>
                </w:rPr>
                <m:t>]</m:t>
              </m:r>
            </m:e>
          </m:nary>
        </m:oMath>
      </m:oMathPara>
    </w:p>
    <w:p w14:paraId="0E5B73AC" w14:textId="77777777" w:rsidR="00534B10" w:rsidRDefault="00000000" w:rsidP="00C80AE2">
      <w:pPr>
        <w:jc w:val="both"/>
        <w:rPr>
          <w:sz w:val="20"/>
          <w:szCs w:val="20"/>
        </w:rPr>
      </w:pPr>
      <m:oMath>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sz w:val="20"/>
                <w:szCs w:val="20"/>
              </w:rPr>
            </m:ctrlPr>
          </m:sSubPr>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U</m:t>
                </m:r>
              </m:e>
            </m:acc>
          </m:e>
          <m:sub>
            <m:r>
              <w:rPr>
                <w:rFonts w:ascii="Cambria Math" w:eastAsiaTheme="minorEastAsia" w:hAnsi="Cambria Math"/>
                <w:sz w:val="20"/>
                <w:szCs w:val="20"/>
              </w:rPr>
              <m:t>3i</m:t>
            </m:r>
          </m:sub>
        </m:sSub>
        <m:r>
          <m:rPr>
            <m:sty m:val="p"/>
          </m:rPr>
          <w:rPr>
            <w:rFonts w:ascii="Cambria Math" w:eastAsiaTheme="minorEastAsia" w:hAnsi="Cambria Math"/>
            <w:sz w:val="20"/>
            <w:szCs w:val="20"/>
          </w:rPr>
          <m:t>,</m:t>
        </m:r>
        <m:sSub>
          <m:sSubPr>
            <m:ctrlPr>
              <w:rPr>
                <w:rFonts w:ascii="Cambria Math" w:eastAsiaTheme="minorEastAsia" w:hAnsi="Cambria Math"/>
                <w:sz w:val="20"/>
                <w:szCs w:val="20"/>
              </w:rPr>
            </m:ctrlPr>
          </m:sSubPr>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U</m:t>
                </m:r>
              </m:e>
            </m:acc>
          </m:e>
          <m:sub>
            <m:r>
              <w:rPr>
                <w:rFonts w:ascii="Cambria Math" w:eastAsiaTheme="minorEastAsia" w:hAnsi="Cambria Math"/>
                <w:sz w:val="20"/>
                <w:szCs w:val="20"/>
              </w:rPr>
              <m:t>3i+1</m:t>
            </m:r>
          </m:sub>
        </m:sSub>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 xml:space="preserve"> U</m:t>
                </m:r>
              </m:e>
            </m:acc>
          </m:e>
          <m:sub>
            <m:r>
              <w:rPr>
                <w:rFonts w:ascii="Cambria Math" w:eastAsiaTheme="minorEastAsia" w:hAnsi="Cambria Math"/>
                <w:sz w:val="20"/>
                <w:szCs w:val="20"/>
              </w:rPr>
              <m:t>3i+2</m:t>
            </m:r>
          </m:sub>
        </m:sSub>
        <m:r>
          <m:rPr>
            <m:sty m:val="p"/>
          </m:rPr>
          <w:rPr>
            <w:rFonts w:ascii="Cambria Math" w:eastAsiaTheme="minorEastAsia" w:hAnsi="Cambria Math"/>
            <w:sz w:val="20"/>
            <w:szCs w:val="20"/>
          </w:rPr>
          <m:t>}</m:t>
        </m:r>
      </m:oMath>
      <w:r w:rsidR="00534B10">
        <w:rPr>
          <w:rFonts w:eastAsiaTheme="minorEastAsia"/>
          <w:iCs/>
          <w:sz w:val="20"/>
          <w:szCs w:val="20"/>
        </w:rPr>
        <w:t xml:space="preserve"> </w:t>
      </w:r>
      <w:r w:rsidR="00534B10" w:rsidRPr="00A86EB7">
        <w:rPr>
          <w:rFonts w:eastAsiaTheme="minorEastAsia"/>
          <w:sz w:val="20"/>
          <w:szCs w:val="20"/>
        </w:rPr>
        <w:t xml:space="preserve">is the temporal group containing </w:t>
      </w:r>
      <w:r w:rsidR="00534B10">
        <w:rPr>
          <w:rFonts w:eastAsiaTheme="minorEastAsia"/>
          <w:sz w:val="20"/>
          <w:szCs w:val="20"/>
        </w:rPr>
        <w:t>uncertainty</w:t>
      </w:r>
      <w:r w:rsidR="00534B10" w:rsidRPr="00A86EB7">
        <w:rPr>
          <w:rFonts w:eastAsiaTheme="minorEastAsia"/>
          <w:sz w:val="20"/>
          <w:szCs w:val="20"/>
        </w:rPr>
        <w:t xml:space="preserve"> of</w:t>
      </w:r>
      <w:r w:rsidR="00534B10">
        <w:rPr>
          <w:rFonts w:eastAsiaTheme="minorEastAsia"/>
          <w:sz w:val="20"/>
          <w:szCs w:val="20"/>
        </w:rPr>
        <w:t xml:space="preserve"> the </w:t>
      </w:r>
      <w:r w:rsidR="00534B10" w:rsidRPr="00A86EB7">
        <w:rPr>
          <w:rFonts w:eastAsiaTheme="minorEastAsia"/>
          <w:sz w:val="20"/>
          <w:szCs w:val="20"/>
        </w:rPr>
        <w:t>ensemble prediction</w:t>
      </w:r>
      <w:r w:rsidR="00534B10">
        <w:rPr>
          <w:rFonts w:ascii="Cambria Math" w:eastAsiaTheme="minorEastAsia" w:hAnsi="Cambria Math"/>
          <w:iCs/>
          <w:sz w:val="20"/>
          <w:szCs w:val="20"/>
        </w:rPr>
        <w:t xml:space="preserve">. </w:t>
      </w:r>
      <w:r w:rsidR="00534B10">
        <w:rPr>
          <w:sz w:val="20"/>
          <w:szCs w:val="20"/>
        </w:rPr>
        <w:t>Higher uncertainty values indicate greater disagreement in the ensemble prediction, signaling out-of-distribution samples or challenging diagnostic scenarios.</w:t>
      </w:r>
    </w:p>
    <w:p w14:paraId="657143BB" w14:textId="77777777" w:rsidR="00534B10" w:rsidRPr="00384ECE" w:rsidRDefault="00534B10" w:rsidP="00534B10">
      <w:pPr>
        <w:pStyle w:val="ListParagraph"/>
        <w:numPr>
          <w:ilvl w:val="0"/>
          <w:numId w:val="4"/>
        </w:numPr>
        <w:rPr>
          <w:b/>
          <w:bCs/>
          <w:sz w:val="20"/>
          <w:szCs w:val="20"/>
        </w:rPr>
      </w:pPr>
      <w:r w:rsidRPr="004F2CDD">
        <w:rPr>
          <w:b/>
          <w:bCs/>
          <w:sz w:val="20"/>
          <w:szCs w:val="20"/>
        </w:rPr>
        <w:t>Visualization</w:t>
      </w:r>
      <w:r>
        <w:rPr>
          <w:b/>
          <w:bCs/>
          <w:sz w:val="20"/>
          <w:szCs w:val="20"/>
        </w:rPr>
        <w:t xml:space="preserve"> Framework</w:t>
      </w:r>
    </w:p>
    <w:p w14:paraId="57D84862" w14:textId="77777777" w:rsidR="00EC4B22" w:rsidRPr="00EC4B22" w:rsidRDefault="00EC4B22" w:rsidP="00EC4B22">
      <w:pPr>
        <w:jc w:val="both"/>
        <w:rPr>
          <w:color w:val="7030A0"/>
          <w:sz w:val="20"/>
          <w:szCs w:val="20"/>
        </w:rPr>
      </w:pPr>
      <w:r w:rsidRPr="00EC4B22">
        <w:rPr>
          <w:color w:val="7030A0"/>
          <w:sz w:val="20"/>
          <w:szCs w:val="20"/>
        </w:rPr>
        <w:t xml:space="preserve">Visualization techniques have played a pivotal role in advancing our understanding of Alzheimer’s disease (AD) progression, particularly in the context of longitudinal imaging studies. Whitwell et al. (2007) employed 3D voxel-based morphometry on longitudinal MRI data to create detailed brain maps illustrating region-specific atrophy as individuals transitioned from mild cognitive impairment (MCI) to AD. Their results highlighted progressive degeneration in the medial temporal lobe, parietal cortex, and posterior cingulate, offering spatial biomarkers critical for early detection. Building upon such structural insights, Yu et al. (2023) proposed a deep multimodal feature learning framework that integrates MRI and PET data to enhance diagnostic accuracy. By preserving both global and local information across modalities, their joint model significantly outperformed unimodal approaches, demonstrating the power of fused imaging for comprehensive disease monitoring. Seo et al. (2019) contributed a complementary method using Locally Linear Embedding (LLE) to visualize patient trajectories within a low-dimensional manifold constructed from multimodal and clinical data. This approach captured nonlinear and heterogeneous transitions across diagnostic stages, enhancing interpretability of individual progression patterns. More recently, </w:t>
      </w:r>
      <w:proofErr w:type="spellStart"/>
      <w:r w:rsidRPr="00EC4B22">
        <w:rPr>
          <w:color w:val="7030A0"/>
          <w:sz w:val="20"/>
          <w:szCs w:val="20"/>
        </w:rPr>
        <w:t>Malepathirana</w:t>
      </w:r>
      <w:proofErr w:type="spellEnd"/>
      <w:r w:rsidRPr="00EC4B22">
        <w:rPr>
          <w:color w:val="7030A0"/>
          <w:sz w:val="20"/>
          <w:szCs w:val="20"/>
        </w:rPr>
        <w:t xml:space="preserve"> et al. (2023) developed a dynamic visualization strategy using incrementally learned low-dimensional projections (incremental </w:t>
      </w:r>
      <w:proofErr w:type="spellStart"/>
      <w:r w:rsidRPr="00EC4B22">
        <w:rPr>
          <w:color w:val="7030A0"/>
          <w:sz w:val="20"/>
          <w:szCs w:val="20"/>
        </w:rPr>
        <w:t>Isomap</w:t>
      </w:r>
      <w:proofErr w:type="spellEnd"/>
      <w:r w:rsidRPr="00EC4B22">
        <w:rPr>
          <w:color w:val="7030A0"/>
          <w:sz w:val="20"/>
          <w:szCs w:val="20"/>
        </w:rPr>
        <w:t xml:space="preserve"> and PCA) to map longitudinal disease trajectories as new patient data becomes available. Their method is especially well-suited to clinical applications, enabling real-time visualization of subject-specific and cohort-level changes without retraining on the full dataset. Collectively, these approaches underscore the growing importance of advanced visualization in decoding the complex and individualized pathways of AD progression.</w:t>
      </w:r>
    </w:p>
    <w:p w14:paraId="45404A41" w14:textId="14267353" w:rsidR="00534B10" w:rsidRDefault="00EC4B22" w:rsidP="007D7FC5">
      <w:pPr>
        <w:jc w:val="both"/>
        <w:rPr>
          <w:sz w:val="20"/>
          <w:szCs w:val="20"/>
        </w:rPr>
      </w:pPr>
      <w:r w:rsidRPr="00277851">
        <w:rPr>
          <w:color w:val="7030A0"/>
          <w:sz w:val="20"/>
          <w:szCs w:val="20"/>
        </w:rPr>
        <w:t xml:space="preserve">In this </w:t>
      </w:r>
      <w:r w:rsidR="00C74F6F" w:rsidRPr="00277851">
        <w:rPr>
          <w:color w:val="7030A0"/>
          <w:sz w:val="20"/>
          <w:szCs w:val="20"/>
        </w:rPr>
        <w:t>study, taking</w:t>
      </w:r>
      <w:r w:rsidRPr="00277851">
        <w:rPr>
          <w:color w:val="7030A0"/>
          <w:sz w:val="20"/>
          <w:szCs w:val="20"/>
        </w:rPr>
        <w:t xml:space="preserve"> a totally different approach</w:t>
      </w:r>
      <w:r>
        <w:rPr>
          <w:sz w:val="20"/>
          <w:szCs w:val="20"/>
        </w:rPr>
        <w:t>, w</w:t>
      </w:r>
      <w:r w:rsidR="00534B10">
        <w:rPr>
          <w:sz w:val="20"/>
          <w:szCs w:val="20"/>
        </w:rPr>
        <w:t>e designed a visualization framework</w:t>
      </w:r>
      <w:r w:rsidR="00534B10" w:rsidRPr="0073760C">
        <w:rPr>
          <w:sz w:val="20"/>
          <w:szCs w:val="20"/>
        </w:rPr>
        <w:t xml:space="preserve">, </w:t>
      </w:r>
      <w:r w:rsidR="00534B10">
        <w:rPr>
          <w:sz w:val="20"/>
          <w:szCs w:val="20"/>
        </w:rPr>
        <w:t xml:space="preserve">the Alzheimer’s Disease Progression Grid </w:t>
      </w:r>
      <w:r w:rsidR="007D7FC5">
        <w:rPr>
          <w:sz w:val="20"/>
          <w:szCs w:val="20"/>
        </w:rPr>
        <w:t xml:space="preserve">(ADPG) </w:t>
      </w:r>
      <w:r w:rsidR="00534B10">
        <w:rPr>
          <w:sz w:val="20"/>
          <w:szCs w:val="20"/>
        </w:rPr>
        <w:t>Classifier, which transforms the ensemble output into an intuitive 4x4 color-</w:t>
      </w:r>
      <w:r w:rsidR="00534B10">
        <w:rPr>
          <w:sz w:val="20"/>
          <w:szCs w:val="20"/>
        </w:rPr>
        <w:lastRenderedPageBreak/>
        <w:t xml:space="preserve">coded grid to facilitate the visualization and interpretability of </w:t>
      </w:r>
      <w:r w:rsidR="008219A8">
        <w:rPr>
          <w:sz w:val="20"/>
          <w:szCs w:val="20"/>
        </w:rPr>
        <w:t>disease</w:t>
      </w:r>
      <w:r w:rsidR="00534B10">
        <w:rPr>
          <w:sz w:val="20"/>
          <w:szCs w:val="20"/>
        </w:rPr>
        <w:t xml:space="preserve"> progression over two years. Figure 9 </w:t>
      </w:r>
      <w:r w:rsidR="00C80AE2">
        <w:rPr>
          <w:sz w:val="20"/>
          <w:szCs w:val="20"/>
        </w:rPr>
        <w:t>shows</w:t>
      </w:r>
      <w:r w:rsidR="00534B10">
        <w:rPr>
          <w:sz w:val="20"/>
          <w:szCs w:val="20"/>
        </w:rPr>
        <w:t xml:space="preserve"> representative examples that were generated by reshaping the model’s output into a structured grid format. The first three subfigures (a-c) illustrate the stable cases of CN, MCI, and AD, respectively, over two years. Similarly, subfigures (d-e) exemplify the converter cases of CN to MCI and MCI to AD. </w:t>
      </w:r>
      <w:r w:rsidR="00C80AE2">
        <w:rPr>
          <w:sz w:val="20"/>
          <w:szCs w:val="20"/>
        </w:rPr>
        <w:t>The first row represents the model’s confidence scores on the predicted probability distribution, while the remaining three rows depict the diagnostic stages of CN, MCI, and AD. The four columns represent the temporal groups at baseline (T0), 6 months (T6), 12 months (T12), and 24 months (T24). The grid utilizes RGB color channels to visually differentiate the diagnostic classes, where the green channel represents CN, the blue channel corresponds to MCI, and the red channel corresponds to AD.</w:t>
      </w:r>
    </w:p>
    <w:p w14:paraId="4E6D79FA" w14:textId="77777777" w:rsidR="00534B10" w:rsidRDefault="00534B10" w:rsidP="00534B10">
      <w:pPr>
        <w:keepNext/>
      </w:pPr>
      <w:r>
        <w:rPr>
          <w:noProof/>
          <w:sz w:val="20"/>
          <w:szCs w:val="20"/>
        </w:rPr>
        <w:drawing>
          <wp:inline distT="0" distB="0" distL="0" distR="0" wp14:anchorId="0D53035B" wp14:editId="44B47C5F">
            <wp:extent cx="5579503" cy="1054281"/>
            <wp:effectExtent l="19050" t="19050" r="21590" b="12700"/>
            <wp:docPr id="1875453861" name="Picture 6" descr="A black and yellow squares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53861" name="Picture 6" descr="A black and yellow squares with red and black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0706" cy="1067735"/>
                    </a:xfrm>
                    <a:prstGeom prst="rect">
                      <a:avLst/>
                    </a:prstGeom>
                    <a:noFill/>
                    <a:ln>
                      <a:solidFill>
                        <a:schemeClr val="accent1"/>
                      </a:solidFill>
                    </a:ln>
                  </pic:spPr>
                </pic:pic>
              </a:graphicData>
            </a:graphic>
          </wp:inline>
        </w:drawing>
      </w:r>
    </w:p>
    <w:p w14:paraId="58ED47E8" w14:textId="6CF95BFE" w:rsidR="00534B10" w:rsidRDefault="00534B10" w:rsidP="00277851">
      <w:pPr>
        <w:pStyle w:val="Caption"/>
        <w:jc w:val="center"/>
        <w:rPr>
          <w:sz w:val="20"/>
          <w:szCs w:val="20"/>
        </w:rPr>
      </w:pPr>
      <w:r>
        <w:t xml:space="preserve">Figure </w:t>
      </w:r>
      <w:fldSimple w:instr=" SEQ Figure \* ARABIC ">
        <w:r>
          <w:rPr>
            <w:noProof/>
          </w:rPr>
          <w:t>9</w:t>
        </w:r>
      </w:fldSimple>
      <w:r>
        <w:t xml:space="preserve">: </w:t>
      </w:r>
      <w:r w:rsidRPr="00ED655E">
        <w:t>Representative outputs of the ADPG</w:t>
      </w:r>
      <w:r w:rsidR="00277851">
        <w:t xml:space="preserve"> </w:t>
      </w:r>
      <w:r w:rsidRPr="00ED655E">
        <w:t>Classifier reshaped into structured grid formats</w:t>
      </w:r>
    </w:p>
    <w:p w14:paraId="21EC7230" w14:textId="3B400178" w:rsidR="00534B10" w:rsidRDefault="00534B10" w:rsidP="00C80AE2">
      <w:pPr>
        <w:jc w:val="both"/>
        <w:rPr>
          <w:rFonts w:eastAsiaTheme="minorEastAsia"/>
          <w:sz w:val="20"/>
          <w:szCs w:val="20"/>
        </w:rPr>
      </w:pPr>
      <w:r>
        <w:rPr>
          <w:sz w:val="20"/>
          <w:szCs w:val="20"/>
        </w:rPr>
        <w:t xml:space="preserve">The ensemble output vector,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ensemble</m:t>
            </m:r>
          </m:sub>
        </m:sSub>
      </m:oMath>
      <w:r>
        <w:rPr>
          <w:rFonts w:eastAsiaTheme="minorEastAsia"/>
          <w:sz w:val="20"/>
          <w:szCs w:val="20"/>
        </w:rPr>
        <w:t xml:space="preserve"> is mapped to the grid as:</w:t>
      </w:r>
    </w:p>
    <w:p w14:paraId="2A57B5A0" w14:textId="4CDDB4D3" w:rsidR="00B54A04" w:rsidRDefault="00B54A04" w:rsidP="00C80AE2">
      <w:pPr>
        <w:pStyle w:val="ListParagraph"/>
        <w:numPr>
          <w:ilvl w:val="0"/>
          <w:numId w:val="20"/>
        </w:numPr>
        <w:rPr>
          <w:sz w:val="20"/>
          <w:szCs w:val="20"/>
        </w:rPr>
      </w:pPr>
      <w:r>
        <w:rPr>
          <w:sz w:val="20"/>
          <w:szCs w:val="20"/>
        </w:rPr>
        <w:t>Row 1 of the grid is constant and mapped to golden color.</w:t>
      </w:r>
    </w:p>
    <w:p w14:paraId="06E56C4A" w14:textId="73129129" w:rsidR="00534B10" w:rsidRDefault="00534B10" w:rsidP="00C80AE2">
      <w:pPr>
        <w:pStyle w:val="ListParagraph"/>
        <w:numPr>
          <w:ilvl w:val="0"/>
          <w:numId w:val="20"/>
        </w:numPr>
        <w:rPr>
          <w:sz w:val="20"/>
          <w:szCs w:val="20"/>
        </w:rPr>
      </w:pPr>
      <w:r>
        <w:rPr>
          <w:sz w:val="20"/>
          <w:szCs w:val="20"/>
        </w:rPr>
        <w:t xml:space="preserve">Row 2 of the green channel is assigned </w:t>
      </w:r>
      <m:oMath>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0</m:t>
            </m:r>
          </m:sub>
        </m:sSub>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3</m:t>
            </m:r>
          </m:sub>
        </m:sSub>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6</m:t>
            </m:r>
          </m:sub>
        </m:sSub>
        <m:r>
          <w:rPr>
            <w:rFonts w:ascii="Cambria Math" w:eastAsiaTheme="minorEastAsia" w:hAnsi="Cambria Math"/>
            <w:sz w:val="20"/>
            <w:szCs w:val="20"/>
          </w:rPr>
          <m:t xml:space="preserve">, and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9</m:t>
            </m:r>
          </m:sub>
        </m:sSub>
      </m:oMath>
      <w:r>
        <w:rPr>
          <w:sz w:val="20"/>
          <w:szCs w:val="20"/>
        </w:rPr>
        <w:t xml:space="preserve"> for columns 1 through 4.</w:t>
      </w:r>
    </w:p>
    <w:p w14:paraId="2A7805FC" w14:textId="77777777" w:rsidR="00534B10" w:rsidRDefault="00534B10" w:rsidP="00C80AE2">
      <w:pPr>
        <w:pStyle w:val="ListParagraph"/>
        <w:numPr>
          <w:ilvl w:val="0"/>
          <w:numId w:val="20"/>
        </w:numPr>
        <w:rPr>
          <w:sz w:val="20"/>
          <w:szCs w:val="20"/>
        </w:rPr>
      </w:pPr>
      <w:r>
        <w:rPr>
          <w:sz w:val="20"/>
          <w:szCs w:val="20"/>
        </w:rPr>
        <w:t xml:space="preserve">Row 3 of the blue channel is assigned </w:t>
      </w:r>
      <m:oMath>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1</m:t>
            </m:r>
          </m:sub>
        </m:sSub>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4</m:t>
            </m:r>
          </m:sub>
        </m:sSub>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7</m:t>
            </m:r>
          </m:sub>
        </m:sSub>
        <m:r>
          <w:rPr>
            <w:rFonts w:ascii="Cambria Math" w:eastAsiaTheme="minorEastAsia" w:hAnsi="Cambria Math"/>
            <w:sz w:val="20"/>
            <w:szCs w:val="20"/>
          </w:rPr>
          <m:t xml:space="preserve">, and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10</m:t>
            </m:r>
          </m:sub>
        </m:sSub>
      </m:oMath>
      <w:r>
        <w:rPr>
          <w:rFonts w:eastAsiaTheme="minorEastAsia"/>
          <w:sz w:val="20"/>
          <w:szCs w:val="20"/>
        </w:rPr>
        <w:t xml:space="preserve"> </w:t>
      </w:r>
      <w:r>
        <w:rPr>
          <w:sz w:val="20"/>
          <w:szCs w:val="20"/>
        </w:rPr>
        <w:t>for columns 1 through 4.</w:t>
      </w:r>
    </w:p>
    <w:p w14:paraId="598A69BD" w14:textId="77777777" w:rsidR="00534B10" w:rsidRDefault="00534B10" w:rsidP="00C80AE2">
      <w:pPr>
        <w:pStyle w:val="ListParagraph"/>
        <w:numPr>
          <w:ilvl w:val="0"/>
          <w:numId w:val="20"/>
        </w:numPr>
        <w:rPr>
          <w:sz w:val="20"/>
          <w:szCs w:val="20"/>
        </w:rPr>
      </w:pPr>
      <w:r>
        <w:rPr>
          <w:sz w:val="20"/>
          <w:szCs w:val="20"/>
        </w:rPr>
        <w:t xml:space="preserve">Row 4 of the red channel is assigned </w:t>
      </w:r>
      <m:oMath>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2</m:t>
            </m:r>
          </m:sub>
        </m:sSub>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5</m:t>
            </m:r>
          </m:sub>
        </m:sSub>
        <m: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8</m:t>
            </m:r>
          </m:sub>
        </m:sSub>
        <m:r>
          <w:rPr>
            <w:rFonts w:ascii="Cambria Math" w:eastAsiaTheme="minorEastAsia" w:hAnsi="Cambria Math"/>
            <w:sz w:val="20"/>
            <w:szCs w:val="20"/>
          </w:rPr>
          <m:t xml:space="preserve">, and </m:t>
        </m:r>
        <m:sSub>
          <m:sSubPr>
            <m:ctrlPr>
              <w:rPr>
                <w:rFonts w:ascii="Cambria Math" w:eastAsiaTheme="minorEastAsia" w:hAnsi="Cambria Math"/>
                <w:sz w:val="20"/>
                <w:szCs w:val="20"/>
              </w:rPr>
            </m:ctrlPr>
          </m:sSubPr>
          <m:e>
            <m:acc>
              <m:accPr>
                <m:chr m:val="̃"/>
                <m:ctrlPr>
                  <w:rPr>
                    <w:rFonts w:ascii="Cambria Math" w:eastAsiaTheme="minorEastAsia" w:hAnsi="Cambria Math"/>
                    <w:i/>
                    <w:sz w:val="20"/>
                    <w:szCs w:val="20"/>
                  </w:rPr>
                </m:ctrlPr>
              </m:accPr>
              <m:e>
                <m:r>
                  <m:rPr>
                    <m:sty m:val="p"/>
                  </m:rPr>
                  <w:rPr>
                    <w:rFonts w:ascii="Cambria Math" w:eastAsiaTheme="minorEastAsia" w:hAnsi="Cambria Math"/>
                    <w:sz w:val="20"/>
                    <w:szCs w:val="20"/>
                  </w:rPr>
                  <m:t>Y</m:t>
                </m:r>
              </m:e>
            </m:acc>
          </m:e>
          <m:sub>
            <m:r>
              <w:rPr>
                <w:rFonts w:ascii="Cambria Math" w:eastAsiaTheme="minorEastAsia" w:hAnsi="Cambria Math"/>
                <w:sz w:val="20"/>
                <w:szCs w:val="20"/>
              </w:rPr>
              <m:t>11</m:t>
            </m:r>
          </m:sub>
        </m:sSub>
      </m:oMath>
      <w:r>
        <w:rPr>
          <w:sz w:val="20"/>
          <w:szCs w:val="20"/>
        </w:rPr>
        <w:t xml:space="preserve"> for columns 1 through 4.</w:t>
      </w:r>
    </w:p>
    <w:p w14:paraId="2E0765A8" w14:textId="77777777" w:rsidR="00534B10" w:rsidRDefault="00534B10" w:rsidP="00C80AE2">
      <w:pPr>
        <w:pStyle w:val="ListParagraph"/>
        <w:numPr>
          <w:ilvl w:val="0"/>
          <w:numId w:val="20"/>
        </w:numPr>
        <w:rPr>
          <w:sz w:val="20"/>
          <w:szCs w:val="20"/>
        </w:rPr>
      </w:pPr>
      <w:r>
        <w:rPr>
          <w:sz w:val="20"/>
          <w:szCs w:val="20"/>
        </w:rPr>
        <w:t>The remaining rows and columns for each of the channels are set to zero.</w:t>
      </w:r>
    </w:p>
    <w:p w14:paraId="6CD3AA61" w14:textId="77777777" w:rsidR="00534B10" w:rsidRDefault="00534B10" w:rsidP="00C80AE2">
      <w:pPr>
        <w:jc w:val="both"/>
        <w:rPr>
          <w:sz w:val="20"/>
          <w:szCs w:val="20"/>
        </w:rPr>
      </w:pPr>
      <w:r>
        <w:rPr>
          <w:sz w:val="20"/>
          <w:szCs w:val="20"/>
        </w:rPr>
        <w:t xml:space="preserve">The color intensity of each grid tile directly reflects the probability value, with the predicted probability value overlaid to strengthen visual feedback and quantitative interpretation. </w:t>
      </w:r>
    </w:p>
    <w:p w14:paraId="0F3C4EF7" w14:textId="01CD01B3" w:rsidR="00534B10" w:rsidRDefault="00534B10" w:rsidP="00C80AE2">
      <w:pPr>
        <w:jc w:val="both"/>
        <w:rPr>
          <w:sz w:val="20"/>
          <w:szCs w:val="20"/>
        </w:rPr>
      </w:pPr>
      <w:r>
        <w:rPr>
          <w:sz w:val="20"/>
          <w:szCs w:val="20"/>
        </w:rPr>
        <w:t xml:space="preserve">The first row of the grid shown in Figure 9 represents the confidence score </w:t>
      </w:r>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3</m:t>
            </m:r>
          </m:sub>
        </m:sSub>
        <m:r>
          <w:rPr>
            <w:rFonts w:ascii="Cambria Math" w:hAnsi="Cambria Math"/>
            <w:sz w:val="20"/>
            <w:szCs w:val="20"/>
          </w:rPr>
          <m:t>}</m:t>
        </m:r>
      </m:oMath>
      <w:r>
        <w:rPr>
          <w:rFonts w:eastAsiaTheme="minorEastAsia"/>
          <w:sz w:val="20"/>
          <w:szCs w:val="20"/>
        </w:rPr>
        <w:t xml:space="preserve"> </w:t>
      </w:r>
      <w:r>
        <w:rPr>
          <w:sz w:val="20"/>
          <w:szCs w:val="20"/>
        </w:rPr>
        <w:t xml:space="preserve">for each temporal group derived from </w:t>
      </w:r>
      <w:r w:rsidR="0072695B">
        <w:rPr>
          <w:sz w:val="20"/>
          <w:szCs w:val="20"/>
        </w:rPr>
        <w:t xml:space="preserve">the </w:t>
      </w:r>
      <w:r>
        <w:rPr>
          <w:sz w:val="20"/>
          <w:szCs w:val="20"/>
        </w:rPr>
        <w:t>exponential transformation of uncertainty values. An exponential factor of the maximum uncertainty for the group computes the confidence score for the group.</w:t>
      </w:r>
    </w:p>
    <w:p w14:paraId="17AE19CC" w14:textId="77777777" w:rsidR="00534B10" w:rsidRPr="005D3936" w:rsidRDefault="00000000" w:rsidP="00C80AE2">
      <w:pPr>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-13.86 .  max(</m:t>
              </m:r>
              <m:sSub>
                <m:sSubPr>
                  <m:ctrlPr>
                    <w:rPr>
                      <w:rFonts w:ascii="Cambria Math" w:eastAsiaTheme="minorEastAsia" w:hAnsi="Cambria Math"/>
                      <w:i/>
                      <w:sz w:val="20"/>
                      <w:szCs w:val="20"/>
                    </w:rPr>
                  </m:ctrlPr>
                </m:sSubPr>
                <m:e>
                  <m:acc>
                    <m:accPr>
                      <m:chr m:val="̃"/>
                      <m:ctrlPr>
                        <w:rPr>
                          <w:rFonts w:ascii="Cambria Math" w:eastAsiaTheme="minorEastAsia" w:hAnsi="Cambria Math"/>
                          <w:i/>
                          <w:sz w:val="20"/>
                          <w:szCs w:val="20"/>
                        </w:rPr>
                      </m:ctrlPr>
                    </m:accPr>
                    <m:e>
                      <m:r>
                        <w:rPr>
                          <w:rFonts w:ascii="Cambria Math" w:eastAsiaTheme="minorEastAsia" w:hAnsi="Cambria Math"/>
                          <w:sz w:val="20"/>
                          <w:szCs w:val="20"/>
                        </w:rPr>
                        <m:t>g</m:t>
                      </m:r>
                    </m:e>
                  </m:acc>
                </m:e>
                <m:sub>
                  <m:r>
                    <w:rPr>
                      <w:rFonts w:ascii="Cambria Math" w:eastAsiaTheme="minorEastAsia" w:hAnsi="Cambria Math"/>
                      <w:sz w:val="20"/>
                      <w:szCs w:val="20"/>
                    </w:rPr>
                    <m:t>i</m:t>
                  </m:r>
                </m:sub>
              </m:sSub>
              <m:r>
                <w:rPr>
                  <w:rFonts w:ascii="Cambria Math" w:hAnsi="Cambria Math"/>
                  <w:sz w:val="20"/>
                  <w:szCs w:val="20"/>
                </w:rPr>
                <m:t>)</m:t>
              </m:r>
            </m:sup>
          </m:sSup>
        </m:oMath>
      </m:oMathPara>
    </w:p>
    <w:p w14:paraId="2EFD8A1F" w14:textId="5CF78075" w:rsidR="00534B10" w:rsidRPr="00534B10" w:rsidRDefault="00534B10" w:rsidP="00C80AE2">
      <w:pPr>
        <w:jc w:val="both"/>
        <w:rPr>
          <w:sz w:val="20"/>
          <w:szCs w:val="20"/>
        </w:rPr>
      </w:pPr>
      <w:r>
        <w:rPr>
          <w:sz w:val="20"/>
          <w:szCs w:val="20"/>
        </w:rPr>
        <w:t xml:space="preserve">The confidence score range is 0 to 1, with 1 indicating high confidence and a reliable prediction. The exponential factor was set empirically at 13.86 to achieve a variance of 0.05, corresponding to an approximately 0.5 confidence score, and a variance of 0.1, corresponding to a confidence score closer to 0.25. </w:t>
      </w:r>
    </w:p>
    <w:p w14:paraId="68FF7194" w14:textId="5DDA02B2" w:rsidR="00BD540B" w:rsidRPr="00DC2FB5" w:rsidRDefault="00BD540B" w:rsidP="00BD540B">
      <w:pPr>
        <w:rPr>
          <w:b/>
          <w:bCs/>
          <w:color w:val="7030A0"/>
          <w:sz w:val="20"/>
          <w:szCs w:val="20"/>
        </w:rPr>
      </w:pPr>
      <w:r w:rsidRPr="00DC2FB5">
        <w:rPr>
          <w:b/>
          <w:bCs/>
          <w:color w:val="7030A0"/>
          <w:sz w:val="20"/>
          <w:szCs w:val="20"/>
        </w:rPr>
        <w:t>Results</w:t>
      </w:r>
    </w:p>
    <w:p w14:paraId="04D9ACD3" w14:textId="77777777" w:rsidR="000B7D63" w:rsidRDefault="00A733D2" w:rsidP="00A733D2">
      <w:pPr>
        <w:jc w:val="both"/>
        <w:rPr>
          <w:color w:val="7030A0"/>
          <w:sz w:val="20"/>
          <w:szCs w:val="20"/>
        </w:rPr>
      </w:pPr>
      <w:r w:rsidRPr="00A733D2">
        <w:rPr>
          <w:color w:val="7030A0"/>
          <w:sz w:val="20"/>
          <w:szCs w:val="20"/>
        </w:rPr>
        <w:t>The proposed framework was evaluated using a test dataset of 568 cases, which represented a diverse range of disease progression trajectories. The test cohort consisted of 139 stable CN, 145 stable MCI, 228 stable AD, seven convertible CN (</w:t>
      </w:r>
      <w:proofErr w:type="spellStart"/>
      <w:r w:rsidRPr="00A733D2">
        <w:rPr>
          <w:color w:val="7030A0"/>
          <w:sz w:val="20"/>
          <w:szCs w:val="20"/>
        </w:rPr>
        <w:t>CNc</w:t>
      </w:r>
      <w:proofErr w:type="spellEnd"/>
      <w:r w:rsidRPr="00A733D2">
        <w:rPr>
          <w:color w:val="7030A0"/>
          <w:sz w:val="20"/>
          <w:szCs w:val="20"/>
        </w:rPr>
        <w:t>), 48 convertible MCI (</w:t>
      </w:r>
      <w:proofErr w:type="spellStart"/>
      <w:r w:rsidRPr="00A733D2">
        <w:rPr>
          <w:color w:val="7030A0"/>
          <w:sz w:val="20"/>
          <w:szCs w:val="20"/>
        </w:rPr>
        <w:t>MCIc</w:t>
      </w:r>
      <w:proofErr w:type="spellEnd"/>
      <w:r w:rsidRPr="00A733D2">
        <w:rPr>
          <w:color w:val="7030A0"/>
          <w:sz w:val="20"/>
          <w:szCs w:val="20"/>
        </w:rPr>
        <w:t>), and one convertible AD (</w:t>
      </w:r>
      <w:proofErr w:type="spellStart"/>
      <w:r w:rsidRPr="00A733D2">
        <w:rPr>
          <w:color w:val="7030A0"/>
          <w:sz w:val="20"/>
          <w:szCs w:val="20"/>
        </w:rPr>
        <w:t>ADc</w:t>
      </w:r>
      <w:proofErr w:type="spellEnd"/>
      <w:r w:rsidRPr="00A733D2">
        <w:rPr>
          <w:color w:val="7030A0"/>
          <w:sz w:val="20"/>
          <w:szCs w:val="20"/>
        </w:rPr>
        <w:t xml:space="preserve">). </w:t>
      </w:r>
    </w:p>
    <w:p w14:paraId="1AF4289C" w14:textId="025EAA3E" w:rsidR="00A733D2" w:rsidRDefault="00A733D2" w:rsidP="00A733D2">
      <w:pPr>
        <w:jc w:val="both"/>
        <w:rPr>
          <w:color w:val="7030A0"/>
          <w:sz w:val="20"/>
          <w:szCs w:val="20"/>
        </w:rPr>
      </w:pPr>
      <w:r w:rsidRPr="00A733D2">
        <w:rPr>
          <w:color w:val="7030A0"/>
          <w:sz w:val="20"/>
          <w:szCs w:val="20"/>
        </w:rPr>
        <w:t xml:space="preserve">The model yielded an average </w:t>
      </w:r>
      <w:r w:rsidR="00A6524D">
        <w:rPr>
          <w:color w:val="7030A0"/>
          <w:sz w:val="20"/>
          <w:szCs w:val="20"/>
        </w:rPr>
        <w:t>Grouped Categorical</w:t>
      </w:r>
      <w:r w:rsidR="00256302" w:rsidRPr="00256302">
        <w:rPr>
          <w:color w:val="7030A0"/>
          <w:sz w:val="20"/>
          <w:szCs w:val="20"/>
        </w:rPr>
        <w:t xml:space="preserve"> Cross-Entropy</w:t>
      </w:r>
      <w:r w:rsidR="00256302">
        <w:rPr>
          <w:color w:val="7030A0"/>
          <w:sz w:val="20"/>
          <w:szCs w:val="20"/>
        </w:rPr>
        <w:t xml:space="preserve"> (</w:t>
      </w:r>
      <w:r w:rsidRPr="00A733D2">
        <w:rPr>
          <w:color w:val="7030A0"/>
          <w:sz w:val="20"/>
          <w:szCs w:val="20"/>
        </w:rPr>
        <w:t>G</w:t>
      </w:r>
      <w:r w:rsidR="00A6524D">
        <w:rPr>
          <w:color w:val="7030A0"/>
          <w:sz w:val="20"/>
          <w:szCs w:val="20"/>
        </w:rPr>
        <w:t>C</w:t>
      </w:r>
      <w:r w:rsidRPr="00A733D2">
        <w:rPr>
          <w:color w:val="7030A0"/>
          <w:sz w:val="20"/>
          <w:szCs w:val="20"/>
        </w:rPr>
        <w:t>CE</w:t>
      </w:r>
      <w:r w:rsidR="00256302">
        <w:rPr>
          <w:color w:val="7030A0"/>
          <w:sz w:val="20"/>
          <w:szCs w:val="20"/>
        </w:rPr>
        <w:t>)</w:t>
      </w:r>
      <w:r w:rsidRPr="00A733D2">
        <w:rPr>
          <w:color w:val="7030A0"/>
          <w:sz w:val="20"/>
          <w:szCs w:val="20"/>
        </w:rPr>
        <w:t xml:space="preserve"> loss of </w:t>
      </w:r>
      <w:r w:rsidRPr="00D31625">
        <w:rPr>
          <w:color w:val="7030A0"/>
          <w:sz w:val="20"/>
          <w:szCs w:val="20"/>
          <w:highlight w:val="green"/>
        </w:rPr>
        <w:t>0.15</w:t>
      </w:r>
      <w:r w:rsidR="00D31625" w:rsidRPr="00D31625">
        <w:rPr>
          <w:color w:val="7030A0"/>
          <w:sz w:val="20"/>
          <w:szCs w:val="20"/>
          <w:highlight w:val="green"/>
        </w:rPr>
        <w:t>2</w:t>
      </w:r>
      <w:r w:rsidRPr="00D31625">
        <w:rPr>
          <w:color w:val="7030A0"/>
          <w:sz w:val="20"/>
          <w:szCs w:val="20"/>
          <w:highlight w:val="green"/>
        </w:rPr>
        <w:t>7 ± 0.00</w:t>
      </w:r>
      <w:r w:rsidR="00D31625" w:rsidRPr="00D31625">
        <w:rPr>
          <w:color w:val="7030A0"/>
          <w:sz w:val="20"/>
          <w:szCs w:val="20"/>
          <w:highlight w:val="green"/>
        </w:rPr>
        <w:t>56</w:t>
      </w:r>
      <w:r w:rsidRPr="00A733D2">
        <w:rPr>
          <w:color w:val="7030A0"/>
          <w:sz w:val="20"/>
          <w:szCs w:val="20"/>
        </w:rPr>
        <w:t xml:space="preserve"> for the test set. We chose accuracy as an evaluation metric and computed it by first determining the predicted class with the highest probability and comparing it against the ground truth labels to establish binary correctness for each temporal group. The accuracy of each subject was then calculated by averaging the per-group accuracy across </w:t>
      </w:r>
      <w:r w:rsidRPr="00A733D2">
        <w:rPr>
          <w:color w:val="7030A0"/>
          <w:sz w:val="20"/>
          <w:szCs w:val="20"/>
        </w:rPr>
        <w:lastRenderedPageBreak/>
        <w:t>time points. Given the inherent class imbalance between the stable (n = 512) and convertible (n = 56) subgroups, performance metrics were analyzed separately for each subset to provide an accurate and efficient assessment of the model.</w:t>
      </w:r>
      <w:r w:rsidR="00BD540B" w:rsidRPr="00A733D2">
        <w:rPr>
          <w:color w:val="7030A0"/>
          <w:sz w:val="20"/>
          <w:szCs w:val="20"/>
        </w:rPr>
        <w:t xml:space="preserve"> </w:t>
      </w:r>
    </w:p>
    <w:p w14:paraId="6258F946" w14:textId="1C64160D" w:rsidR="003476E0" w:rsidRDefault="003476E0" w:rsidP="00A733D2">
      <w:pPr>
        <w:jc w:val="both"/>
        <w:rPr>
          <w:color w:val="7030A0"/>
          <w:sz w:val="20"/>
          <w:szCs w:val="20"/>
        </w:rPr>
      </w:pPr>
      <w:commentRangeStart w:id="8"/>
      <w:r w:rsidRPr="00A733D2">
        <w:rPr>
          <w:color w:val="7030A0"/>
          <w:sz w:val="20"/>
          <w:szCs w:val="20"/>
        </w:rPr>
        <w:t xml:space="preserve">To evaluate the model’s performance and facilitate a direct comparison of the test cases, the actual and predicted diagnoses generated by the ADPG Classifier are presented side by side. Each visualization contains key identifiers: ID refers to the subject’s index within the dataset, RID denotes the unique ADNI participant identifier, and VISCODE specifies the clinical visit code corresponding to RID for the baseline input T0. In addition, we included an accompanying table containing relevant features with longitudinal data, which serves as a correspondence for readers to track disease progression and reflect it with the model’s prediction. The selected features include MMSE, CDRSB, ADAS13, FAQ, and RAVLT Immediate from the COG modality, APOE4 from the RF modality, FDG and AV45 from the PET modality, normalized hippocampal volume and normalized ventricular volume from the MRI modality, and ABETA from the CSF modality. </w:t>
      </w:r>
      <w:commentRangeEnd w:id="8"/>
      <w:r w:rsidR="00E738A6">
        <w:rPr>
          <w:rStyle w:val="CommentReference"/>
        </w:rPr>
        <w:commentReference w:id="8"/>
      </w:r>
    </w:p>
    <w:p w14:paraId="5D37C4AB" w14:textId="77777777" w:rsidR="000B7D63" w:rsidRPr="000B7D63" w:rsidRDefault="000B7D63" w:rsidP="00A733D2">
      <w:pPr>
        <w:jc w:val="both"/>
        <w:rPr>
          <w:b/>
          <w:bCs/>
          <w:color w:val="7030A0"/>
          <w:sz w:val="20"/>
          <w:szCs w:val="20"/>
        </w:rPr>
      </w:pPr>
      <w:r w:rsidRPr="000B7D63">
        <w:rPr>
          <w:b/>
          <w:bCs/>
          <w:color w:val="7030A0"/>
          <w:sz w:val="20"/>
          <w:szCs w:val="20"/>
        </w:rPr>
        <w:t>Performance on Stable Subjects</w:t>
      </w:r>
    </w:p>
    <w:p w14:paraId="327DDDAB" w14:textId="77777777" w:rsidR="00BC1393" w:rsidRDefault="00A733D2" w:rsidP="00BC1393">
      <w:pPr>
        <w:jc w:val="both"/>
        <w:rPr>
          <w:color w:val="7030A0"/>
          <w:sz w:val="20"/>
          <w:szCs w:val="20"/>
        </w:rPr>
      </w:pPr>
      <w:r w:rsidRPr="00A733D2">
        <w:rPr>
          <w:color w:val="7030A0"/>
          <w:sz w:val="20"/>
          <w:szCs w:val="20"/>
        </w:rPr>
        <w:t xml:space="preserve">For stable cases, the model demonstrated high predictive accuracy of </w:t>
      </w:r>
      <w:r w:rsidRPr="00D46C6E">
        <w:rPr>
          <w:color w:val="7030A0"/>
          <w:sz w:val="20"/>
          <w:szCs w:val="20"/>
          <w:highlight w:val="green"/>
        </w:rPr>
        <w:t>0.97</w:t>
      </w:r>
      <w:r w:rsidR="00D46C6E" w:rsidRPr="00D46C6E">
        <w:rPr>
          <w:color w:val="7030A0"/>
          <w:sz w:val="20"/>
          <w:szCs w:val="20"/>
          <w:highlight w:val="green"/>
        </w:rPr>
        <w:t>02</w:t>
      </w:r>
      <w:r w:rsidRPr="00A733D2">
        <w:rPr>
          <w:color w:val="7030A0"/>
          <w:sz w:val="20"/>
          <w:szCs w:val="20"/>
        </w:rPr>
        <w:t xml:space="preserve">, with low epistemic uncertainty of </w:t>
      </w:r>
      <w:r w:rsidRPr="00D46C6E">
        <w:rPr>
          <w:color w:val="7030A0"/>
          <w:sz w:val="20"/>
          <w:szCs w:val="20"/>
          <w:highlight w:val="green"/>
        </w:rPr>
        <w:t>0.00</w:t>
      </w:r>
      <w:r w:rsidR="00D46C6E" w:rsidRPr="00D46C6E">
        <w:rPr>
          <w:color w:val="7030A0"/>
          <w:sz w:val="20"/>
          <w:szCs w:val="20"/>
          <w:highlight w:val="green"/>
        </w:rPr>
        <w:t>4</w:t>
      </w:r>
      <w:r w:rsidRPr="00A733D2">
        <w:rPr>
          <w:color w:val="7030A0"/>
          <w:sz w:val="20"/>
          <w:szCs w:val="20"/>
        </w:rPr>
        <w:t xml:space="preserve">, corresponding to a standard deviation of </w:t>
      </w:r>
      <w:r w:rsidRPr="00273B33">
        <w:rPr>
          <w:color w:val="7030A0"/>
          <w:sz w:val="20"/>
          <w:szCs w:val="20"/>
          <w:highlight w:val="green"/>
        </w:rPr>
        <w:t>0.0</w:t>
      </w:r>
      <w:r w:rsidR="00D46C6E" w:rsidRPr="00273B33">
        <w:rPr>
          <w:color w:val="7030A0"/>
          <w:sz w:val="20"/>
          <w:szCs w:val="20"/>
          <w:highlight w:val="green"/>
        </w:rPr>
        <w:t>633</w:t>
      </w:r>
      <w:r w:rsidRPr="00A733D2">
        <w:rPr>
          <w:color w:val="7030A0"/>
          <w:sz w:val="20"/>
          <w:szCs w:val="20"/>
        </w:rPr>
        <w:t xml:space="preserve"> in the predictions within the ensembled models. Notably, </w:t>
      </w:r>
      <w:r w:rsidRPr="00273B33">
        <w:rPr>
          <w:color w:val="7030A0"/>
          <w:sz w:val="20"/>
          <w:szCs w:val="20"/>
          <w:highlight w:val="green"/>
        </w:rPr>
        <w:t>8</w:t>
      </w:r>
      <w:r w:rsidR="00273B33" w:rsidRPr="00273B33">
        <w:rPr>
          <w:color w:val="7030A0"/>
          <w:sz w:val="20"/>
          <w:szCs w:val="20"/>
          <w:highlight w:val="green"/>
        </w:rPr>
        <w:t>0.86</w:t>
      </w:r>
      <w:r w:rsidRPr="00A733D2">
        <w:rPr>
          <w:color w:val="7030A0"/>
          <w:sz w:val="20"/>
          <w:szCs w:val="20"/>
        </w:rPr>
        <w:t>% of the stable test cases yielded a minimum confidence score of 0.9 at any temporal prediction point, indicating high model confidence and reliability in the prediction.</w:t>
      </w:r>
    </w:p>
    <w:p w14:paraId="60D9870E" w14:textId="7034BE85" w:rsidR="00256302" w:rsidRDefault="00BD540B" w:rsidP="00BC1393">
      <w:pPr>
        <w:jc w:val="both"/>
        <w:rPr>
          <w:color w:val="7030A0"/>
          <w:sz w:val="20"/>
          <w:szCs w:val="20"/>
        </w:rPr>
      </w:pPr>
      <w:r w:rsidRPr="00A733D2">
        <w:rPr>
          <w:color w:val="7030A0"/>
          <w:sz w:val="20"/>
          <w:szCs w:val="20"/>
        </w:rPr>
        <w:t>Three</w:t>
      </w:r>
      <w:r w:rsidR="00A733D2" w:rsidRPr="00A733D2">
        <w:rPr>
          <w:color w:val="7030A0"/>
          <w:sz w:val="20"/>
          <w:szCs w:val="20"/>
        </w:rPr>
        <w:t xml:space="preserve"> distinct scenarios emerged when evaluating an output on stable cases: </w:t>
      </w:r>
    </w:p>
    <w:p w14:paraId="06FFBC3E" w14:textId="3FFB2D88" w:rsidR="00256302" w:rsidRPr="00256302" w:rsidRDefault="00A733D2" w:rsidP="00E81526">
      <w:pPr>
        <w:pStyle w:val="ListParagraph"/>
        <w:numPr>
          <w:ilvl w:val="0"/>
          <w:numId w:val="12"/>
        </w:numPr>
        <w:ind w:left="540"/>
        <w:jc w:val="both"/>
        <w:rPr>
          <w:color w:val="7030A0"/>
          <w:sz w:val="20"/>
          <w:szCs w:val="20"/>
        </w:rPr>
      </w:pPr>
      <w:r w:rsidRPr="00256302">
        <w:rPr>
          <w:color w:val="7030A0"/>
          <w:sz w:val="20"/>
          <w:szCs w:val="20"/>
        </w:rPr>
        <w:t xml:space="preserve">high probability predictions for correct diagnosis stage with high confidence scores, </w:t>
      </w:r>
    </w:p>
    <w:p w14:paraId="4817FF5E" w14:textId="02F3962F" w:rsidR="00256302" w:rsidRPr="00256302" w:rsidRDefault="00A733D2" w:rsidP="00E81526">
      <w:pPr>
        <w:pStyle w:val="ListParagraph"/>
        <w:numPr>
          <w:ilvl w:val="0"/>
          <w:numId w:val="12"/>
        </w:numPr>
        <w:ind w:left="540"/>
        <w:jc w:val="both"/>
        <w:rPr>
          <w:color w:val="7030A0"/>
          <w:sz w:val="20"/>
          <w:szCs w:val="20"/>
        </w:rPr>
      </w:pPr>
      <w:r w:rsidRPr="00256302">
        <w:rPr>
          <w:color w:val="7030A0"/>
          <w:sz w:val="20"/>
          <w:szCs w:val="20"/>
        </w:rPr>
        <w:t xml:space="preserve">high probability predictions with a drop in confidence scores, and </w:t>
      </w:r>
    </w:p>
    <w:p w14:paraId="0744DD70" w14:textId="492DE7E9" w:rsidR="00256302" w:rsidRDefault="00A733D2" w:rsidP="00E81526">
      <w:pPr>
        <w:pStyle w:val="ListParagraph"/>
        <w:numPr>
          <w:ilvl w:val="0"/>
          <w:numId w:val="12"/>
        </w:numPr>
        <w:ind w:left="547"/>
        <w:contextualSpacing w:val="0"/>
        <w:jc w:val="both"/>
        <w:rPr>
          <w:color w:val="7030A0"/>
          <w:sz w:val="20"/>
          <w:szCs w:val="20"/>
        </w:rPr>
      </w:pPr>
      <w:r w:rsidRPr="00256302">
        <w:rPr>
          <w:color w:val="7030A0"/>
          <w:sz w:val="20"/>
          <w:szCs w:val="20"/>
        </w:rPr>
        <w:t xml:space="preserve">correct predictions with decreased probability (threshold ≥ 0.5) across all temporal groups but consistently low confidence scores. </w:t>
      </w:r>
    </w:p>
    <w:p w14:paraId="16D8401A" w14:textId="6E781337" w:rsidR="00AD3248" w:rsidRDefault="00A733D2" w:rsidP="00E81526">
      <w:pPr>
        <w:pStyle w:val="ListParagraph"/>
        <w:numPr>
          <w:ilvl w:val="0"/>
          <w:numId w:val="15"/>
        </w:numPr>
        <w:ind w:left="540"/>
        <w:jc w:val="both"/>
        <w:rPr>
          <w:color w:val="7030A0"/>
          <w:sz w:val="20"/>
          <w:szCs w:val="20"/>
        </w:rPr>
      </w:pPr>
      <w:r w:rsidRPr="00AD3248">
        <w:rPr>
          <w:color w:val="7030A0"/>
          <w:sz w:val="20"/>
          <w:szCs w:val="20"/>
        </w:rPr>
        <w:t>Figure</w:t>
      </w:r>
      <w:r w:rsidR="00AD3248">
        <w:rPr>
          <w:color w:val="7030A0"/>
          <w:sz w:val="20"/>
          <w:szCs w:val="20"/>
        </w:rPr>
        <w:t>s</w:t>
      </w:r>
      <w:r w:rsidRPr="00AD3248">
        <w:rPr>
          <w:color w:val="7030A0"/>
          <w:sz w:val="20"/>
          <w:szCs w:val="20"/>
        </w:rPr>
        <w:t xml:space="preserve"> 10a-c illustrate the first scenario, where the model successfully generalizes and predicts the ground-truth diagnosis with high probability and confidence over a two-year window. </w:t>
      </w:r>
    </w:p>
    <w:p w14:paraId="6C47C01B" w14:textId="5D59EC20" w:rsidR="00E81526" w:rsidRDefault="00A733D2" w:rsidP="00E81526">
      <w:pPr>
        <w:pStyle w:val="ListParagraph"/>
        <w:numPr>
          <w:ilvl w:val="0"/>
          <w:numId w:val="15"/>
        </w:numPr>
        <w:ind w:left="540"/>
        <w:jc w:val="both"/>
        <w:rPr>
          <w:color w:val="7030A0"/>
          <w:sz w:val="20"/>
          <w:szCs w:val="20"/>
        </w:rPr>
      </w:pPr>
      <w:r w:rsidRPr="00AD3248">
        <w:rPr>
          <w:color w:val="7030A0"/>
          <w:sz w:val="20"/>
          <w:szCs w:val="20"/>
        </w:rPr>
        <w:t>Figures 10d</w:t>
      </w:r>
      <w:r w:rsidR="00AD3248">
        <w:rPr>
          <w:color w:val="7030A0"/>
          <w:sz w:val="20"/>
          <w:szCs w:val="20"/>
        </w:rPr>
        <w:t xml:space="preserve"> </w:t>
      </w:r>
      <w:r w:rsidR="00AD3248" w:rsidRPr="00AD3248">
        <w:rPr>
          <w:color w:val="7030A0"/>
          <w:sz w:val="20"/>
          <w:szCs w:val="20"/>
        </w:rPr>
        <w:t>illustrate</w:t>
      </w:r>
      <w:r w:rsidR="00AD3248">
        <w:rPr>
          <w:color w:val="7030A0"/>
          <w:sz w:val="20"/>
          <w:szCs w:val="20"/>
        </w:rPr>
        <w:t xml:space="preserve"> t</w:t>
      </w:r>
      <w:r w:rsidR="00AD3248" w:rsidRPr="00AD3248">
        <w:rPr>
          <w:color w:val="7030A0"/>
          <w:sz w:val="20"/>
          <w:szCs w:val="20"/>
        </w:rPr>
        <w:t>he second scenario</w:t>
      </w:r>
      <w:r w:rsidRPr="00AD3248">
        <w:rPr>
          <w:color w:val="7030A0"/>
          <w:sz w:val="20"/>
          <w:szCs w:val="20"/>
        </w:rPr>
        <w:t>, where the prediction probability exceeds 0.8</w:t>
      </w:r>
      <w:r w:rsidR="00E81526">
        <w:rPr>
          <w:color w:val="7030A0"/>
          <w:sz w:val="20"/>
          <w:szCs w:val="20"/>
        </w:rPr>
        <w:t>;</w:t>
      </w:r>
      <w:r w:rsidRPr="00AD3248">
        <w:rPr>
          <w:color w:val="7030A0"/>
          <w:sz w:val="20"/>
          <w:szCs w:val="20"/>
        </w:rPr>
        <w:t xml:space="preserve"> </w:t>
      </w:r>
      <w:r w:rsidR="00E81526">
        <w:rPr>
          <w:color w:val="7030A0"/>
          <w:sz w:val="20"/>
          <w:szCs w:val="20"/>
        </w:rPr>
        <w:t>h</w:t>
      </w:r>
      <w:r w:rsidRPr="00AD3248">
        <w:rPr>
          <w:color w:val="7030A0"/>
          <w:sz w:val="20"/>
          <w:szCs w:val="20"/>
        </w:rPr>
        <w:t xml:space="preserve">owever, there was a reduction in confidence score compared to the previous scenario. Subject ID </w:t>
      </w:r>
      <w:commentRangeStart w:id="9"/>
      <w:r w:rsidR="00DF4C7B" w:rsidRPr="00DF4C7B">
        <w:rPr>
          <w:color w:val="7030A0"/>
          <w:sz w:val="20"/>
          <w:szCs w:val="20"/>
          <w:highlight w:val="green"/>
        </w:rPr>
        <w:t>856</w:t>
      </w:r>
      <w:commentRangeEnd w:id="9"/>
      <w:r w:rsidR="008A0905">
        <w:rPr>
          <w:rStyle w:val="CommentReference"/>
        </w:rPr>
        <w:commentReference w:id="9"/>
      </w:r>
      <w:r w:rsidRPr="00AD3248">
        <w:rPr>
          <w:color w:val="7030A0"/>
          <w:sz w:val="20"/>
          <w:szCs w:val="20"/>
        </w:rPr>
        <w:t xml:space="preserve"> was consistently predicted as a stable MCI. Yet, the confidence score ranged from </w:t>
      </w:r>
      <w:r w:rsidRPr="00DF4C7B">
        <w:rPr>
          <w:color w:val="7030A0"/>
          <w:sz w:val="20"/>
          <w:szCs w:val="20"/>
          <w:highlight w:val="green"/>
        </w:rPr>
        <w:t>0.7</w:t>
      </w:r>
      <w:r w:rsidR="00DF4C7B" w:rsidRPr="00DF4C7B">
        <w:rPr>
          <w:color w:val="7030A0"/>
          <w:sz w:val="20"/>
          <w:szCs w:val="20"/>
          <w:highlight w:val="green"/>
        </w:rPr>
        <w:t>3</w:t>
      </w:r>
      <w:r w:rsidRPr="00DF4C7B">
        <w:rPr>
          <w:color w:val="7030A0"/>
          <w:sz w:val="20"/>
          <w:szCs w:val="20"/>
          <w:highlight w:val="green"/>
        </w:rPr>
        <w:t xml:space="preserve"> to 0.7</w:t>
      </w:r>
      <w:r w:rsidR="00DF4C7B" w:rsidRPr="00DF4C7B">
        <w:rPr>
          <w:color w:val="7030A0"/>
          <w:sz w:val="20"/>
          <w:szCs w:val="20"/>
          <w:highlight w:val="green"/>
        </w:rPr>
        <w:t>7</w:t>
      </w:r>
      <w:r w:rsidRPr="00AD3248">
        <w:rPr>
          <w:color w:val="7030A0"/>
          <w:sz w:val="20"/>
          <w:szCs w:val="20"/>
        </w:rPr>
        <w:t xml:space="preserve">, indicating moderate variance among individual model outputs. </w:t>
      </w:r>
    </w:p>
    <w:p w14:paraId="0A334736" w14:textId="65A5C1FB" w:rsidR="00C4003F" w:rsidRPr="009B1D8D" w:rsidRDefault="00A733D2" w:rsidP="009B1D8D">
      <w:pPr>
        <w:pStyle w:val="ListParagraph"/>
        <w:numPr>
          <w:ilvl w:val="0"/>
          <w:numId w:val="15"/>
        </w:numPr>
        <w:ind w:left="540"/>
        <w:jc w:val="both"/>
        <w:rPr>
          <w:color w:val="7030A0"/>
          <w:sz w:val="20"/>
          <w:szCs w:val="20"/>
        </w:rPr>
      </w:pPr>
      <w:r w:rsidRPr="00AD3248">
        <w:rPr>
          <w:color w:val="7030A0"/>
          <w:sz w:val="20"/>
          <w:szCs w:val="20"/>
        </w:rPr>
        <w:t>Figure</w:t>
      </w:r>
      <w:r w:rsidR="009B1D8D">
        <w:rPr>
          <w:color w:val="7030A0"/>
          <w:sz w:val="20"/>
          <w:szCs w:val="20"/>
        </w:rPr>
        <w:t xml:space="preserve"> </w:t>
      </w:r>
      <w:proofErr w:type="gramStart"/>
      <w:r w:rsidRPr="00AD3248">
        <w:rPr>
          <w:color w:val="7030A0"/>
          <w:sz w:val="20"/>
          <w:szCs w:val="20"/>
        </w:rPr>
        <w:t>10</w:t>
      </w:r>
      <w:r w:rsidR="00DF4C7B">
        <w:rPr>
          <w:color w:val="7030A0"/>
          <w:sz w:val="20"/>
          <w:szCs w:val="20"/>
        </w:rPr>
        <w:t>e</w:t>
      </w:r>
      <w:proofErr w:type="gramEnd"/>
      <w:r w:rsidR="00DF4C7B">
        <w:rPr>
          <w:color w:val="7030A0"/>
          <w:sz w:val="20"/>
          <w:szCs w:val="20"/>
        </w:rPr>
        <w:t>-</w:t>
      </w:r>
      <w:r w:rsidRPr="00AD3248">
        <w:rPr>
          <w:color w:val="7030A0"/>
          <w:sz w:val="20"/>
          <w:szCs w:val="20"/>
        </w:rPr>
        <w:t xml:space="preserve">f </w:t>
      </w:r>
      <w:r w:rsidR="00E81526">
        <w:rPr>
          <w:color w:val="7030A0"/>
          <w:sz w:val="20"/>
          <w:szCs w:val="20"/>
        </w:rPr>
        <w:t xml:space="preserve">as the </w:t>
      </w:r>
      <w:r w:rsidR="00E81526" w:rsidRPr="00AD3248">
        <w:rPr>
          <w:color w:val="7030A0"/>
          <w:sz w:val="20"/>
          <w:szCs w:val="20"/>
        </w:rPr>
        <w:t xml:space="preserve">third scenario, as shown </w:t>
      </w:r>
      <w:r w:rsidR="00E81526">
        <w:rPr>
          <w:color w:val="7030A0"/>
          <w:sz w:val="20"/>
          <w:szCs w:val="20"/>
        </w:rPr>
        <w:t>through</w:t>
      </w:r>
      <w:r w:rsidRPr="00AD3248">
        <w:rPr>
          <w:color w:val="7030A0"/>
          <w:sz w:val="20"/>
          <w:szCs w:val="20"/>
        </w:rPr>
        <w:t xml:space="preserve"> subject ID 4507, the model-maintained classification correctness across all time points using a probabilistic threshold of 0.5, albeit with low confidence scores.</w:t>
      </w:r>
      <w:r w:rsidR="009B1D8D">
        <w:rPr>
          <w:color w:val="7030A0"/>
          <w:sz w:val="20"/>
          <w:szCs w:val="20"/>
        </w:rPr>
        <w:t xml:space="preserve"> </w:t>
      </w:r>
      <w:r w:rsidR="00064026" w:rsidRPr="00AD3248">
        <w:rPr>
          <w:color w:val="7030A0"/>
          <w:sz w:val="20"/>
          <w:szCs w:val="20"/>
        </w:rPr>
        <w:t xml:space="preserve">Subject ID 3792, a stable AD case, was predicted as </w:t>
      </w:r>
      <w:r w:rsidR="000B24F3" w:rsidRPr="000B24F3">
        <w:rPr>
          <w:color w:val="7030A0"/>
          <w:sz w:val="20"/>
          <w:szCs w:val="20"/>
          <w:highlight w:val="green"/>
        </w:rPr>
        <w:t xml:space="preserve">MCI </w:t>
      </w:r>
      <w:r w:rsidR="00356A1D" w:rsidRPr="000B24F3">
        <w:rPr>
          <w:color w:val="7030A0"/>
          <w:sz w:val="20"/>
          <w:szCs w:val="20"/>
          <w:highlight w:val="green"/>
        </w:rPr>
        <w:t xml:space="preserve">progressing </w:t>
      </w:r>
      <w:r w:rsidR="00356A1D" w:rsidRPr="00356A1D">
        <w:rPr>
          <w:color w:val="7030A0"/>
          <w:sz w:val="20"/>
          <w:szCs w:val="20"/>
          <w:highlight w:val="green"/>
        </w:rPr>
        <w:t xml:space="preserve">towards </w:t>
      </w:r>
      <w:r w:rsidR="00064026" w:rsidRPr="00356A1D">
        <w:rPr>
          <w:color w:val="7030A0"/>
          <w:sz w:val="20"/>
          <w:szCs w:val="20"/>
          <w:highlight w:val="green"/>
        </w:rPr>
        <w:t>AD</w:t>
      </w:r>
      <w:r w:rsidR="00064026" w:rsidRPr="00AD3248">
        <w:rPr>
          <w:color w:val="7030A0"/>
          <w:sz w:val="20"/>
          <w:szCs w:val="20"/>
        </w:rPr>
        <w:t xml:space="preserve"> with low confidence at T0 but gradually improved over the prediction horizon as the probability for AD increased.</w:t>
      </w:r>
    </w:p>
    <w:p w14:paraId="26399CCD" w14:textId="7D724FE7" w:rsidR="00BD540B" w:rsidRPr="00C4003F" w:rsidRDefault="00C4003F" w:rsidP="00C4003F">
      <w:pPr>
        <w:rPr>
          <w:color w:val="7030A0"/>
          <w:sz w:val="20"/>
          <w:szCs w:val="20"/>
        </w:rPr>
      </w:pPr>
      <w:r>
        <w:rPr>
          <w:color w:val="7030A0"/>
          <w:sz w:val="20"/>
          <w:szCs w:val="20"/>
        </w:rPr>
        <w:br w:type="page"/>
      </w:r>
    </w:p>
    <w:p w14:paraId="3CA7CE93" w14:textId="1E80E820" w:rsidR="00406DDE" w:rsidRDefault="00090071" w:rsidP="00E05DBE">
      <w:pPr>
        <w:rPr>
          <w:sz w:val="20"/>
          <w:szCs w:val="20"/>
        </w:rPr>
      </w:pPr>
      <w:r>
        <w:rPr>
          <w:noProof/>
          <w:sz w:val="20"/>
          <w:szCs w:val="20"/>
        </w:rPr>
        <w:lastRenderedPageBreak/>
        <mc:AlternateContent>
          <mc:Choice Requires="wps">
            <w:drawing>
              <wp:anchor distT="0" distB="0" distL="114300" distR="114300" simplePos="0" relativeHeight="251929600" behindDoc="0" locked="0" layoutInCell="1" allowOverlap="1" wp14:anchorId="3B21EA4F" wp14:editId="5E0C58CA">
                <wp:simplePos x="0" y="0"/>
                <wp:positionH relativeFrom="column">
                  <wp:posOffset>5509</wp:posOffset>
                </wp:positionH>
                <wp:positionV relativeFrom="paragraph">
                  <wp:posOffset>59690</wp:posOffset>
                </wp:positionV>
                <wp:extent cx="247650" cy="158750"/>
                <wp:effectExtent l="0" t="0" r="16510" b="12700"/>
                <wp:wrapNone/>
                <wp:docPr id="1111841687"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765D59F4" w14:textId="69ECC42A" w:rsidR="00603F99" w:rsidRPr="00603F99" w:rsidRDefault="00603F99" w:rsidP="00603F99">
                            <w:pPr>
                              <w:jc w:val="center"/>
                              <w:rPr>
                                <w:sz w:val="16"/>
                                <w:szCs w:val="16"/>
                              </w:rPr>
                            </w:pPr>
                            <w:r w:rsidRPr="00603F99">
                              <w:rPr>
                                <w:sz w:val="16"/>
                                <w:szCs w:val="16"/>
                              </w:rPr>
                              <w:t>10a</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1EA4F" id="Rectangle 62" o:spid="_x0000_s1026" style="position:absolute;margin-left:.45pt;margin-top:4.7pt;width:19.5pt;height:12.5pt;z-index:251929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" fillcolor="white [3201]" strokecolor="black [3200]" strokeweight="1pt">
                <v:textbox inset="1.44pt,0,1.44pt,0">
                  <w:txbxContent>
                    <w:p w14:paraId="765D59F4" w14:textId="69ECC42A" w:rsidR="00603F99" w:rsidRPr="00603F99" w:rsidRDefault="00603F99" w:rsidP="00603F99">
                      <w:pPr>
                        <w:jc w:val="center"/>
                        <w:rPr>
                          <w:sz w:val="16"/>
                          <w:szCs w:val="16"/>
                        </w:rPr>
                      </w:pPr>
                      <w:r w:rsidRPr="00603F99">
                        <w:rPr>
                          <w:sz w:val="16"/>
                          <w:szCs w:val="16"/>
                        </w:rPr>
                        <w:t>10a</w:t>
                      </w:r>
                    </w:p>
                  </w:txbxContent>
                </v:textbox>
              </v:rect>
            </w:pict>
          </mc:Fallback>
        </mc:AlternateContent>
      </w:r>
      <w:r w:rsidR="000D2B25">
        <w:rPr>
          <w:noProof/>
          <w:sz w:val="20"/>
          <w:szCs w:val="20"/>
        </w:rPr>
        <mc:AlternateContent>
          <mc:Choice Requires="wpg">
            <w:drawing>
              <wp:anchor distT="0" distB="0" distL="114300" distR="114300" simplePos="0" relativeHeight="251824128" behindDoc="0" locked="0" layoutInCell="1" allowOverlap="1" wp14:anchorId="6BA79CCD" wp14:editId="2BB66B8C">
                <wp:simplePos x="0" y="0"/>
                <wp:positionH relativeFrom="column">
                  <wp:posOffset>0</wp:posOffset>
                </wp:positionH>
                <wp:positionV relativeFrom="paragraph">
                  <wp:posOffset>-2222</wp:posOffset>
                </wp:positionV>
                <wp:extent cx="6438931" cy="1316516"/>
                <wp:effectExtent l="0" t="0" r="19050" b="17145"/>
                <wp:wrapNone/>
                <wp:docPr id="1444429476" name="Group 71"/>
                <wp:cNvGraphicFramePr/>
                <a:graphic xmlns:a="http://schemas.openxmlformats.org/drawingml/2006/main">
                  <a:graphicData uri="http://schemas.microsoft.com/office/word/2010/wordprocessingGroup">
                    <wpg:wgp>
                      <wpg:cNvGrpSpPr/>
                      <wpg:grpSpPr>
                        <a:xfrm>
                          <a:off x="0" y="0"/>
                          <a:ext cx="6438931" cy="1316516"/>
                          <a:chOff x="0" y="0"/>
                          <a:chExt cx="5873890" cy="1185846"/>
                        </a:xfrm>
                      </wpg:grpSpPr>
                      <wps:wsp>
                        <wps:cNvPr id="772483138" name="Text Box 67"/>
                        <wps:cNvSpPr txBox="1"/>
                        <wps:spPr>
                          <a:xfrm>
                            <a:off x="0" y="0"/>
                            <a:ext cx="5873862" cy="1185129"/>
                          </a:xfrm>
                          <a:prstGeom prst="rect">
                            <a:avLst/>
                          </a:prstGeom>
                          <a:solidFill>
                            <a:schemeClr val="lt1"/>
                          </a:solidFill>
                          <a:ln w="6350">
                            <a:solidFill>
                              <a:prstClr val="black"/>
                            </a:solidFill>
                          </a:ln>
                        </wps:spPr>
                        <wps:txbx>
                          <w:txbxContent>
                            <w:p w14:paraId="3F657618" w14:textId="016D740E" w:rsidR="00406DDE" w:rsidRDefault="00B17316">
                              <w:r>
                                <w:rPr>
                                  <w:noProof/>
                                </w:rPr>
                                <w:drawing>
                                  <wp:inline distT="0" distB="0" distL="0" distR="0" wp14:anchorId="30F9E19D" wp14:editId="29C85015">
                                    <wp:extent cx="2004060" cy="1160363"/>
                                    <wp:effectExtent l="19050" t="19050" r="15240" b="20955"/>
                                    <wp:docPr id="3761872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8907" cy="1168960"/>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08263" name="Text Box 65"/>
                        <wps:cNvSpPr txBox="1"/>
                        <wps:spPr>
                          <a:xfrm>
                            <a:off x="2041030" y="9071"/>
                            <a:ext cx="3832860" cy="1176775"/>
                          </a:xfrm>
                          <a:prstGeom prst="rect">
                            <a:avLst/>
                          </a:prstGeom>
                          <a:solidFill>
                            <a:schemeClr val="lt1"/>
                          </a:solidFill>
                          <a:ln w="6350">
                            <a:noFill/>
                          </a:ln>
                        </wps:spPr>
                        <wps:txbx>
                          <w:txbxContent>
                            <w:tbl>
                              <w:tblPr>
                                <w:tblStyle w:val="TableGrid"/>
                                <w:tblW w:w="6277" w:type="dxa"/>
                                <w:tblInd w:w="-5" w:type="dxa"/>
                                <w:tblLayout w:type="fixed"/>
                                <w:tblLook w:val="04A0" w:firstRow="1" w:lastRow="0" w:firstColumn="1" w:lastColumn="0" w:noHBand="0" w:noVBand="1"/>
                              </w:tblPr>
                              <w:tblGrid>
                                <w:gridCol w:w="441"/>
                                <w:gridCol w:w="473"/>
                                <w:gridCol w:w="398"/>
                                <w:gridCol w:w="473"/>
                                <w:gridCol w:w="398"/>
                                <w:gridCol w:w="524"/>
                                <w:gridCol w:w="398"/>
                                <w:gridCol w:w="700"/>
                                <w:gridCol w:w="373"/>
                                <w:gridCol w:w="549"/>
                                <w:gridCol w:w="775"/>
                                <w:gridCol w:w="775"/>
                              </w:tblGrid>
                              <w:tr w:rsidR="00406DDE" w14:paraId="0E0A105F" w14:textId="77777777" w:rsidTr="00A912B1">
                                <w:trPr>
                                  <w:cantSplit/>
                                  <w:trHeight w:val="1070"/>
                                </w:trPr>
                                <w:tc>
                                  <w:tcPr>
                                    <w:tcW w:w="441" w:type="dxa"/>
                                    <w:textDirection w:val="btLr"/>
                                  </w:tcPr>
                                  <w:p w14:paraId="69C95771" w14:textId="77777777" w:rsidR="00406DDE" w:rsidRPr="003677BD" w:rsidRDefault="00406DDE" w:rsidP="00D034CA">
                                    <w:pPr>
                                      <w:ind w:left="113" w:right="113"/>
                                      <w:rPr>
                                        <w:sz w:val="12"/>
                                        <w:szCs w:val="12"/>
                                      </w:rPr>
                                    </w:pPr>
                                    <w:r w:rsidRPr="003677BD">
                                      <w:rPr>
                                        <w:b/>
                                        <w:bCs/>
                                        <w:sz w:val="12"/>
                                        <w:szCs w:val="12"/>
                                      </w:rPr>
                                      <w:t>Timepoint</w:t>
                                    </w:r>
                                  </w:p>
                                </w:tc>
                                <w:tc>
                                  <w:tcPr>
                                    <w:tcW w:w="473" w:type="dxa"/>
                                    <w:textDirection w:val="btLr"/>
                                  </w:tcPr>
                                  <w:p w14:paraId="6C2C6A8E" w14:textId="77777777" w:rsidR="00406DDE" w:rsidRPr="003677BD" w:rsidRDefault="00406DDE" w:rsidP="00D034CA">
                                    <w:pPr>
                                      <w:ind w:left="113" w:right="113"/>
                                      <w:rPr>
                                        <w:sz w:val="12"/>
                                        <w:szCs w:val="12"/>
                                      </w:rPr>
                                    </w:pPr>
                                    <w:r w:rsidRPr="003677BD">
                                      <w:rPr>
                                        <w:b/>
                                        <w:bCs/>
                                        <w:sz w:val="12"/>
                                        <w:szCs w:val="12"/>
                                      </w:rPr>
                                      <w:t>MMSE</w:t>
                                    </w:r>
                                  </w:p>
                                </w:tc>
                                <w:tc>
                                  <w:tcPr>
                                    <w:tcW w:w="398" w:type="dxa"/>
                                    <w:textDirection w:val="btLr"/>
                                  </w:tcPr>
                                  <w:p w14:paraId="7F00C7FD" w14:textId="77777777" w:rsidR="00406DDE" w:rsidRPr="003677BD" w:rsidRDefault="00406DDE" w:rsidP="00D034CA">
                                    <w:pPr>
                                      <w:ind w:left="113" w:right="113"/>
                                      <w:rPr>
                                        <w:sz w:val="12"/>
                                        <w:szCs w:val="12"/>
                                      </w:rPr>
                                    </w:pPr>
                                    <w:r w:rsidRPr="003677BD">
                                      <w:rPr>
                                        <w:b/>
                                        <w:bCs/>
                                        <w:sz w:val="12"/>
                                        <w:szCs w:val="12"/>
                                      </w:rPr>
                                      <w:t>CDRSB</w:t>
                                    </w:r>
                                  </w:p>
                                </w:tc>
                                <w:tc>
                                  <w:tcPr>
                                    <w:tcW w:w="473" w:type="dxa"/>
                                    <w:textDirection w:val="btLr"/>
                                  </w:tcPr>
                                  <w:p w14:paraId="5C051F3B" w14:textId="77777777" w:rsidR="00406DDE" w:rsidRPr="003677BD" w:rsidRDefault="00406DDE" w:rsidP="00D034CA">
                                    <w:pPr>
                                      <w:ind w:left="113" w:right="113"/>
                                      <w:rPr>
                                        <w:sz w:val="12"/>
                                        <w:szCs w:val="12"/>
                                      </w:rPr>
                                    </w:pPr>
                                    <w:r w:rsidRPr="003677BD">
                                      <w:rPr>
                                        <w:b/>
                                        <w:bCs/>
                                        <w:sz w:val="12"/>
                                        <w:szCs w:val="12"/>
                                      </w:rPr>
                                      <w:t>ADAS13</w:t>
                                    </w:r>
                                  </w:p>
                                </w:tc>
                                <w:tc>
                                  <w:tcPr>
                                    <w:tcW w:w="398" w:type="dxa"/>
                                    <w:textDirection w:val="btLr"/>
                                  </w:tcPr>
                                  <w:p w14:paraId="4B8C110B" w14:textId="77777777" w:rsidR="00406DDE" w:rsidRPr="003677BD" w:rsidRDefault="00406DDE" w:rsidP="00D034CA">
                                    <w:pPr>
                                      <w:ind w:left="113" w:right="113"/>
                                      <w:rPr>
                                        <w:sz w:val="12"/>
                                        <w:szCs w:val="12"/>
                                      </w:rPr>
                                    </w:pPr>
                                    <w:r w:rsidRPr="003677BD">
                                      <w:rPr>
                                        <w:b/>
                                        <w:bCs/>
                                        <w:sz w:val="12"/>
                                        <w:szCs w:val="12"/>
                                      </w:rPr>
                                      <w:t>FAQ</w:t>
                                    </w:r>
                                  </w:p>
                                </w:tc>
                                <w:tc>
                                  <w:tcPr>
                                    <w:tcW w:w="524" w:type="dxa"/>
                                    <w:textDirection w:val="btLr"/>
                                  </w:tcPr>
                                  <w:p w14:paraId="5776C170" w14:textId="77777777" w:rsidR="00406DDE" w:rsidRPr="003677BD" w:rsidRDefault="00406DDE" w:rsidP="00D034CA">
                                    <w:pPr>
                                      <w:ind w:left="113" w:right="113"/>
                                      <w:rPr>
                                        <w:b/>
                                        <w:bCs/>
                                        <w:sz w:val="12"/>
                                        <w:szCs w:val="12"/>
                                      </w:rPr>
                                    </w:pPr>
                                    <w:r w:rsidRPr="003677BD">
                                      <w:rPr>
                                        <w:b/>
                                        <w:bCs/>
                                        <w:sz w:val="12"/>
                                        <w:szCs w:val="12"/>
                                      </w:rPr>
                                      <w:t>RAVLT</w:t>
                                    </w:r>
                                  </w:p>
                                  <w:p w14:paraId="01E7DBDB" w14:textId="77777777" w:rsidR="00406DDE" w:rsidRPr="003677BD" w:rsidRDefault="00406DDE" w:rsidP="00D034CA">
                                    <w:pPr>
                                      <w:ind w:left="113" w:right="113"/>
                                      <w:rPr>
                                        <w:sz w:val="12"/>
                                        <w:szCs w:val="12"/>
                                      </w:rPr>
                                    </w:pPr>
                                    <w:r w:rsidRPr="003677BD">
                                      <w:rPr>
                                        <w:b/>
                                        <w:bCs/>
                                        <w:sz w:val="12"/>
                                        <w:szCs w:val="12"/>
                                      </w:rPr>
                                      <w:t>Immediate</w:t>
                                    </w:r>
                                  </w:p>
                                </w:tc>
                                <w:tc>
                                  <w:tcPr>
                                    <w:tcW w:w="398" w:type="dxa"/>
                                    <w:textDirection w:val="btLr"/>
                                  </w:tcPr>
                                  <w:p w14:paraId="36E9FED5" w14:textId="77777777" w:rsidR="00406DDE" w:rsidRPr="003677BD" w:rsidRDefault="00406DDE" w:rsidP="00D034CA">
                                    <w:pPr>
                                      <w:ind w:left="113" w:right="113"/>
                                      <w:rPr>
                                        <w:sz w:val="12"/>
                                        <w:szCs w:val="12"/>
                                      </w:rPr>
                                    </w:pPr>
                                    <w:r w:rsidRPr="003677BD">
                                      <w:rPr>
                                        <w:b/>
                                        <w:bCs/>
                                        <w:sz w:val="12"/>
                                        <w:szCs w:val="12"/>
                                      </w:rPr>
                                      <w:t>APOE4</w:t>
                                    </w:r>
                                  </w:p>
                                </w:tc>
                                <w:tc>
                                  <w:tcPr>
                                    <w:tcW w:w="700" w:type="dxa"/>
                                    <w:textDirection w:val="btLr"/>
                                  </w:tcPr>
                                  <w:p w14:paraId="49E1F38B" w14:textId="77777777" w:rsidR="00406DDE" w:rsidRPr="003677BD" w:rsidRDefault="00406DDE" w:rsidP="00D034CA">
                                    <w:pPr>
                                      <w:ind w:left="113" w:right="113"/>
                                      <w:rPr>
                                        <w:sz w:val="12"/>
                                        <w:szCs w:val="12"/>
                                      </w:rPr>
                                    </w:pPr>
                                    <w:r w:rsidRPr="003677BD">
                                      <w:rPr>
                                        <w:b/>
                                        <w:bCs/>
                                        <w:sz w:val="12"/>
                                        <w:szCs w:val="12"/>
                                      </w:rPr>
                                      <w:t>FDG</w:t>
                                    </w:r>
                                  </w:p>
                                </w:tc>
                                <w:tc>
                                  <w:tcPr>
                                    <w:tcW w:w="373" w:type="dxa"/>
                                    <w:textDirection w:val="btLr"/>
                                  </w:tcPr>
                                  <w:p w14:paraId="7C48F4E2" w14:textId="77777777" w:rsidR="00406DDE" w:rsidRPr="003677BD" w:rsidRDefault="00406DDE" w:rsidP="00D034CA">
                                    <w:pPr>
                                      <w:ind w:left="113" w:right="113"/>
                                      <w:rPr>
                                        <w:sz w:val="12"/>
                                        <w:szCs w:val="12"/>
                                      </w:rPr>
                                    </w:pPr>
                                    <w:r w:rsidRPr="003677BD">
                                      <w:rPr>
                                        <w:b/>
                                        <w:bCs/>
                                        <w:sz w:val="12"/>
                                        <w:szCs w:val="12"/>
                                      </w:rPr>
                                      <w:t>AV45</w:t>
                                    </w:r>
                                  </w:p>
                                </w:tc>
                                <w:tc>
                                  <w:tcPr>
                                    <w:tcW w:w="549" w:type="dxa"/>
                                    <w:textDirection w:val="btLr"/>
                                  </w:tcPr>
                                  <w:p w14:paraId="15E776B1" w14:textId="77777777" w:rsidR="00406DDE" w:rsidRPr="003677BD" w:rsidRDefault="00406DDE" w:rsidP="00D034CA">
                                    <w:pPr>
                                      <w:ind w:left="113" w:right="113"/>
                                      <w:rPr>
                                        <w:sz w:val="12"/>
                                        <w:szCs w:val="12"/>
                                      </w:rPr>
                                    </w:pPr>
                                    <w:r w:rsidRPr="003677BD">
                                      <w:rPr>
                                        <w:b/>
                                        <w:bCs/>
                                        <w:sz w:val="12"/>
                                        <w:szCs w:val="12"/>
                                      </w:rPr>
                                      <w:t>ABETA</w:t>
                                    </w:r>
                                  </w:p>
                                </w:tc>
                                <w:tc>
                                  <w:tcPr>
                                    <w:tcW w:w="775" w:type="dxa"/>
                                    <w:textDirection w:val="btLr"/>
                                  </w:tcPr>
                                  <w:p w14:paraId="6BC1300D" w14:textId="77777777" w:rsidR="00406DDE" w:rsidRPr="003677BD" w:rsidRDefault="00406DDE" w:rsidP="00D034CA">
                                    <w:pPr>
                                      <w:ind w:left="113" w:right="113"/>
                                      <w:rPr>
                                        <w:b/>
                                        <w:bCs/>
                                        <w:sz w:val="12"/>
                                        <w:szCs w:val="12"/>
                                      </w:rPr>
                                    </w:pPr>
                                    <w:r w:rsidRPr="003677BD">
                                      <w:rPr>
                                        <w:b/>
                                        <w:bCs/>
                                        <w:sz w:val="12"/>
                                        <w:szCs w:val="12"/>
                                      </w:rPr>
                                      <w:t>Normalized</w:t>
                                    </w:r>
                                  </w:p>
                                  <w:p w14:paraId="6D5D5510" w14:textId="77777777" w:rsidR="00406DDE" w:rsidRPr="003677BD" w:rsidRDefault="00406DDE" w:rsidP="00D034CA">
                                    <w:pPr>
                                      <w:ind w:left="113" w:right="113"/>
                                      <w:rPr>
                                        <w:sz w:val="12"/>
                                        <w:szCs w:val="12"/>
                                      </w:rPr>
                                    </w:pPr>
                                    <w:r w:rsidRPr="003677BD">
                                      <w:rPr>
                                        <w:b/>
                                        <w:bCs/>
                                        <w:sz w:val="12"/>
                                        <w:szCs w:val="12"/>
                                      </w:rPr>
                                      <w:t>Hippocampus</w:t>
                                    </w:r>
                                  </w:p>
                                </w:tc>
                                <w:tc>
                                  <w:tcPr>
                                    <w:tcW w:w="775" w:type="dxa"/>
                                    <w:textDirection w:val="btLr"/>
                                  </w:tcPr>
                                  <w:p w14:paraId="309527D9" w14:textId="77777777" w:rsidR="00406DDE" w:rsidRPr="003677BD" w:rsidRDefault="00406DDE" w:rsidP="00D034CA">
                                    <w:pPr>
                                      <w:ind w:left="113" w:right="113"/>
                                      <w:rPr>
                                        <w:b/>
                                        <w:bCs/>
                                        <w:sz w:val="12"/>
                                        <w:szCs w:val="12"/>
                                      </w:rPr>
                                    </w:pPr>
                                    <w:r w:rsidRPr="003677BD">
                                      <w:rPr>
                                        <w:b/>
                                        <w:bCs/>
                                        <w:sz w:val="12"/>
                                        <w:szCs w:val="12"/>
                                      </w:rPr>
                                      <w:t>Normalized</w:t>
                                    </w:r>
                                  </w:p>
                                  <w:p w14:paraId="65266BFF" w14:textId="77777777" w:rsidR="00406DDE" w:rsidRPr="003677BD" w:rsidRDefault="00406DDE" w:rsidP="00D034CA">
                                    <w:pPr>
                                      <w:ind w:left="113" w:right="113"/>
                                      <w:rPr>
                                        <w:sz w:val="12"/>
                                        <w:szCs w:val="12"/>
                                      </w:rPr>
                                    </w:pPr>
                                    <w:r w:rsidRPr="003677BD">
                                      <w:rPr>
                                        <w:b/>
                                        <w:bCs/>
                                        <w:sz w:val="12"/>
                                        <w:szCs w:val="12"/>
                                      </w:rPr>
                                      <w:t>Ventricles</w:t>
                                    </w:r>
                                  </w:p>
                                </w:tc>
                              </w:tr>
                              <w:tr w:rsidR="00A912B1" w14:paraId="46C348A2" w14:textId="77777777" w:rsidTr="00A912B1">
                                <w:trPr>
                                  <w:trHeight w:val="92"/>
                                </w:trPr>
                                <w:tc>
                                  <w:tcPr>
                                    <w:tcW w:w="441" w:type="dxa"/>
                                    <w:vAlign w:val="center"/>
                                  </w:tcPr>
                                  <w:p w14:paraId="3322D438" w14:textId="0FC05CA8" w:rsidR="00A912B1" w:rsidRPr="005E5C9B" w:rsidRDefault="00A912B1" w:rsidP="00A912B1">
                                    <w:pPr>
                                      <w:rPr>
                                        <w:sz w:val="14"/>
                                        <w:szCs w:val="14"/>
                                      </w:rPr>
                                    </w:pPr>
                                    <w:r>
                                      <w:rPr>
                                        <w:rFonts w:ascii="Segoe UI" w:hAnsi="Segoe UI" w:cs="Segoe UI"/>
                                        <w:color w:val="000000"/>
                                        <w:sz w:val="14"/>
                                        <w:szCs w:val="14"/>
                                      </w:rPr>
                                      <w:t>T0</w:t>
                                    </w:r>
                                  </w:p>
                                </w:tc>
                                <w:tc>
                                  <w:tcPr>
                                    <w:tcW w:w="473" w:type="dxa"/>
                                    <w:vAlign w:val="center"/>
                                  </w:tcPr>
                                  <w:p w14:paraId="5A343BAA" w14:textId="1BB558CF" w:rsidR="00A912B1" w:rsidRPr="005E5C9B" w:rsidRDefault="00A912B1" w:rsidP="00A912B1">
                                    <w:pPr>
                                      <w:rPr>
                                        <w:sz w:val="14"/>
                                        <w:szCs w:val="14"/>
                                      </w:rPr>
                                    </w:pPr>
                                    <w:r>
                                      <w:rPr>
                                        <w:rFonts w:ascii="Segoe UI" w:hAnsi="Segoe UI" w:cs="Segoe UI"/>
                                        <w:color w:val="000000"/>
                                        <w:sz w:val="14"/>
                                        <w:szCs w:val="14"/>
                                      </w:rPr>
                                      <w:t>30</w:t>
                                    </w:r>
                                  </w:p>
                                </w:tc>
                                <w:tc>
                                  <w:tcPr>
                                    <w:tcW w:w="398" w:type="dxa"/>
                                    <w:vAlign w:val="center"/>
                                  </w:tcPr>
                                  <w:p w14:paraId="20E1C200" w14:textId="43DAC133" w:rsidR="00A912B1" w:rsidRPr="005E5C9B" w:rsidRDefault="00A912B1" w:rsidP="00A912B1">
                                    <w:pPr>
                                      <w:rPr>
                                        <w:sz w:val="14"/>
                                        <w:szCs w:val="14"/>
                                      </w:rPr>
                                    </w:pPr>
                                    <w:r>
                                      <w:rPr>
                                        <w:rFonts w:ascii="Segoe UI" w:hAnsi="Segoe UI" w:cs="Segoe UI"/>
                                        <w:color w:val="000000"/>
                                        <w:sz w:val="14"/>
                                        <w:szCs w:val="14"/>
                                      </w:rPr>
                                      <w:t>0</w:t>
                                    </w:r>
                                  </w:p>
                                </w:tc>
                                <w:tc>
                                  <w:tcPr>
                                    <w:tcW w:w="473" w:type="dxa"/>
                                    <w:vAlign w:val="center"/>
                                  </w:tcPr>
                                  <w:p w14:paraId="0FDC3A4B" w14:textId="420F1BDD" w:rsidR="00A912B1" w:rsidRPr="005E5C9B" w:rsidRDefault="00A912B1" w:rsidP="00A912B1">
                                    <w:pPr>
                                      <w:rPr>
                                        <w:sz w:val="14"/>
                                        <w:szCs w:val="14"/>
                                      </w:rPr>
                                    </w:pPr>
                                    <w:r>
                                      <w:rPr>
                                        <w:rFonts w:ascii="Segoe UI" w:hAnsi="Segoe UI" w:cs="Segoe UI"/>
                                        <w:color w:val="000000"/>
                                        <w:sz w:val="14"/>
                                        <w:szCs w:val="14"/>
                                      </w:rPr>
                                      <w:t>4</w:t>
                                    </w:r>
                                  </w:p>
                                </w:tc>
                                <w:tc>
                                  <w:tcPr>
                                    <w:tcW w:w="398" w:type="dxa"/>
                                    <w:vAlign w:val="center"/>
                                  </w:tcPr>
                                  <w:p w14:paraId="0EB4FCE1" w14:textId="78657C86" w:rsidR="00A912B1" w:rsidRPr="005E5C9B" w:rsidRDefault="00A912B1" w:rsidP="00A912B1">
                                    <w:pPr>
                                      <w:rPr>
                                        <w:sz w:val="14"/>
                                        <w:szCs w:val="14"/>
                                      </w:rPr>
                                    </w:pPr>
                                    <w:r>
                                      <w:rPr>
                                        <w:rFonts w:ascii="Segoe UI" w:hAnsi="Segoe UI" w:cs="Segoe UI"/>
                                        <w:color w:val="000000"/>
                                        <w:sz w:val="14"/>
                                        <w:szCs w:val="14"/>
                                      </w:rPr>
                                      <w:t>0</w:t>
                                    </w:r>
                                  </w:p>
                                </w:tc>
                                <w:tc>
                                  <w:tcPr>
                                    <w:tcW w:w="524" w:type="dxa"/>
                                    <w:vAlign w:val="center"/>
                                  </w:tcPr>
                                  <w:p w14:paraId="50560EF7" w14:textId="589EA1AD" w:rsidR="00A912B1" w:rsidRPr="005E5C9B" w:rsidRDefault="00A912B1" w:rsidP="00A912B1">
                                    <w:pPr>
                                      <w:rPr>
                                        <w:sz w:val="14"/>
                                        <w:szCs w:val="14"/>
                                      </w:rPr>
                                    </w:pPr>
                                    <w:r>
                                      <w:rPr>
                                        <w:rFonts w:ascii="Segoe UI" w:hAnsi="Segoe UI" w:cs="Segoe UI"/>
                                        <w:color w:val="000000"/>
                                        <w:sz w:val="14"/>
                                        <w:szCs w:val="14"/>
                                      </w:rPr>
                                      <w:t>51</w:t>
                                    </w:r>
                                  </w:p>
                                </w:tc>
                                <w:tc>
                                  <w:tcPr>
                                    <w:tcW w:w="398" w:type="dxa"/>
                                    <w:vAlign w:val="center"/>
                                  </w:tcPr>
                                  <w:p w14:paraId="108901A9" w14:textId="0BA5961F" w:rsidR="00A912B1" w:rsidRPr="005E5C9B" w:rsidRDefault="00A912B1" w:rsidP="00A912B1">
                                    <w:pPr>
                                      <w:rPr>
                                        <w:sz w:val="14"/>
                                        <w:szCs w:val="14"/>
                                      </w:rPr>
                                    </w:pPr>
                                    <w:r>
                                      <w:rPr>
                                        <w:rFonts w:ascii="Segoe UI" w:hAnsi="Segoe UI" w:cs="Segoe UI"/>
                                        <w:color w:val="000000"/>
                                        <w:sz w:val="14"/>
                                        <w:szCs w:val="14"/>
                                      </w:rPr>
                                      <w:t>0</w:t>
                                    </w:r>
                                  </w:p>
                                </w:tc>
                                <w:tc>
                                  <w:tcPr>
                                    <w:tcW w:w="700" w:type="dxa"/>
                                    <w:vAlign w:val="center"/>
                                  </w:tcPr>
                                  <w:p w14:paraId="73116165" w14:textId="5021DB08" w:rsidR="00A912B1" w:rsidRPr="005E5C9B" w:rsidRDefault="00A912B1" w:rsidP="00A912B1">
                                    <w:pPr>
                                      <w:rPr>
                                        <w:sz w:val="14"/>
                                        <w:szCs w:val="14"/>
                                      </w:rPr>
                                    </w:pPr>
                                    <w:r>
                                      <w:rPr>
                                        <w:rFonts w:ascii="Segoe UI" w:hAnsi="Segoe UI" w:cs="Segoe UI"/>
                                        <w:color w:val="000000"/>
                                        <w:sz w:val="14"/>
                                        <w:szCs w:val="14"/>
                                      </w:rPr>
                                      <w:t>1.32101</w:t>
                                    </w:r>
                                  </w:p>
                                </w:tc>
                                <w:tc>
                                  <w:tcPr>
                                    <w:tcW w:w="373" w:type="dxa"/>
                                    <w:vAlign w:val="center"/>
                                  </w:tcPr>
                                  <w:p w14:paraId="7CD257F3" w14:textId="56383E90" w:rsidR="00A912B1" w:rsidRPr="005E5C9B" w:rsidRDefault="00A912B1" w:rsidP="00A912B1">
                                    <w:pPr>
                                      <w:rPr>
                                        <w:sz w:val="14"/>
                                        <w:szCs w:val="14"/>
                                      </w:rPr>
                                    </w:pPr>
                                    <w:r>
                                      <w:rPr>
                                        <w:rFonts w:ascii="Segoe UI" w:hAnsi="Segoe UI" w:cs="Segoe UI"/>
                                        <w:color w:val="000000"/>
                                        <w:sz w:val="14"/>
                                        <w:szCs w:val="14"/>
                                      </w:rPr>
                                      <w:t>-</w:t>
                                    </w:r>
                                  </w:p>
                                </w:tc>
                                <w:tc>
                                  <w:tcPr>
                                    <w:tcW w:w="549" w:type="dxa"/>
                                    <w:vAlign w:val="center"/>
                                  </w:tcPr>
                                  <w:p w14:paraId="2C84F3A6" w14:textId="0DCBA2DA" w:rsidR="00A912B1" w:rsidRPr="005E5C9B" w:rsidRDefault="00A912B1" w:rsidP="00A912B1">
                                    <w:pPr>
                                      <w:rPr>
                                        <w:sz w:val="14"/>
                                        <w:szCs w:val="14"/>
                                      </w:rPr>
                                    </w:pPr>
                                    <w:r>
                                      <w:rPr>
                                        <w:rFonts w:ascii="Segoe UI" w:hAnsi="Segoe UI" w:cs="Segoe UI"/>
                                        <w:color w:val="000000"/>
                                        <w:sz w:val="14"/>
                                        <w:szCs w:val="14"/>
                                      </w:rPr>
                                      <w:t>915.3</w:t>
                                    </w:r>
                                  </w:p>
                                </w:tc>
                                <w:tc>
                                  <w:tcPr>
                                    <w:tcW w:w="775" w:type="dxa"/>
                                    <w:vAlign w:val="center"/>
                                  </w:tcPr>
                                  <w:p w14:paraId="0383F037" w14:textId="3F401999" w:rsidR="00A912B1" w:rsidRPr="005E5C9B" w:rsidRDefault="00A912B1" w:rsidP="00A912B1">
                                    <w:pPr>
                                      <w:rPr>
                                        <w:sz w:val="14"/>
                                        <w:szCs w:val="14"/>
                                      </w:rPr>
                                    </w:pPr>
                                    <w:r>
                                      <w:rPr>
                                        <w:rFonts w:ascii="Segoe UI" w:hAnsi="Segoe UI" w:cs="Segoe UI"/>
                                        <w:color w:val="000000"/>
                                        <w:sz w:val="14"/>
                                        <w:szCs w:val="14"/>
                                      </w:rPr>
                                      <w:t>0.004119</w:t>
                                    </w:r>
                                  </w:p>
                                </w:tc>
                                <w:tc>
                                  <w:tcPr>
                                    <w:tcW w:w="775" w:type="dxa"/>
                                    <w:vAlign w:val="center"/>
                                  </w:tcPr>
                                  <w:p w14:paraId="77A31756" w14:textId="6874D828" w:rsidR="00A912B1" w:rsidRPr="005E5C9B" w:rsidRDefault="00A912B1" w:rsidP="00A912B1">
                                    <w:pPr>
                                      <w:rPr>
                                        <w:sz w:val="14"/>
                                        <w:szCs w:val="14"/>
                                      </w:rPr>
                                    </w:pPr>
                                    <w:r>
                                      <w:rPr>
                                        <w:rFonts w:ascii="Segoe UI" w:hAnsi="Segoe UI" w:cs="Segoe UI"/>
                                        <w:color w:val="000000"/>
                                        <w:sz w:val="14"/>
                                        <w:szCs w:val="14"/>
                                      </w:rPr>
                                      <w:t>0.041108</w:t>
                                    </w:r>
                                  </w:p>
                                </w:tc>
                              </w:tr>
                              <w:tr w:rsidR="00A912B1" w14:paraId="17CEC44C" w14:textId="77777777" w:rsidTr="00A912B1">
                                <w:trPr>
                                  <w:trHeight w:val="39"/>
                                </w:trPr>
                                <w:tc>
                                  <w:tcPr>
                                    <w:tcW w:w="441" w:type="dxa"/>
                                    <w:vAlign w:val="center"/>
                                  </w:tcPr>
                                  <w:p w14:paraId="4CC65B92" w14:textId="2E24A812" w:rsidR="00A912B1" w:rsidRPr="005E5C9B" w:rsidRDefault="00A912B1" w:rsidP="00A912B1">
                                    <w:pPr>
                                      <w:rPr>
                                        <w:sz w:val="14"/>
                                        <w:szCs w:val="14"/>
                                      </w:rPr>
                                    </w:pPr>
                                    <w:r>
                                      <w:rPr>
                                        <w:rFonts w:ascii="Segoe UI" w:hAnsi="Segoe UI" w:cs="Segoe UI"/>
                                        <w:color w:val="000000"/>
                                        <w:sz w:val="14"/>
                                        <w:szCs w:val="14"/>
                                      </w:rPr>
                                      <w:t>T6</w:t>
                                    </w:r>
                                  </w:p>
                                </w:tc>
                                <w:tc>
                                  <w:tcPr>
                                    <w:tcW w:w="473" w:type="dxa"/>
                                    <w:vAlign w:val="center"/>
                                  </w:tcPr>
                                  <w:p w14:paraId="70B3DF61" w14:textId="5F289821" w:rsidR="00A912B1" w:rsidRPr="005E5C9B" w:rsidRDefault="00A912B1" w:rsidP="00A912B1">
                                    <w:pPr>
                                      <w:rPr>
                                        <w:sz w:val="14"/>
                                        <w:szCs w:val="14"/>
                                      </w:rPr>
                                    </w:pPr>
                                    <w:r>
                                      <w:rPr>
                                        <w:rFonts w:ascii="Segoe UI" w:hAnsi="Segoe UI" w:cs="Segoe UI"/>
                                        <w:color w:val="000000"/>
                                        <w:sz w:val="14"/>
                                        <w:szCs w:val="14"/>
                                      </w:rPr>
                                      <w:t>29</w:t>
                                    </w:r>
                                  </w:p>
                                </w:tc>
                                <w:tc>
                                  <w:tcPr>
                                    <w:tcW w:w="398" w:type="dxa"/>
                                    <w:vAlign w:val="center"/>
                                  </w:tcPr>
                                  <w:p w14:paraId="3F8D894B" w14:textId="2B7DD1F5" w:rsidR="00A912B1" w:rsidRPr="005E5C9B" w:rsidRDefault="00A912B1" w:rsidP="00A912B1">
                                    <w:pPr>
                                      <w:rPr>
                                        <w:sz w:val="14"/>
                                        <w:szCs w:val="14"/>
                                      </w:rPr>
                                    </w:pPr>
                                    <w:r>
                                      <w:rPr>
                                        <w:rFonts w:ascii="Segoe UI" w:hAnsi="Segoe UI" w:cs="Segoe UI"/>
                                        <w:color w:val="000000"/>
                                        <w:sz w:val="14"/>
                                        <w:szCs w:val="14"/>
                                      </w:rPr>
                                      <w:t>0</w:t>
                                    </w:r>
                                  </w:p>
                                </w:tc>
                                <w:tc>
                                  <w:tcPr>
                                    <w:tcW w:w="473" w:type="dxa"/>
                                    <w:vAlign w:val="center"/>
                                  </w:tcPr>
                                  <w:p w14:paraId="33D8E23B" w14:textId="4CF5980D" w:rsidR="00A912B1" w:rsidRPr="005E5C9B" w:rsidRDefault="00A912B1" w:rsidP="00A912B1">
                                    <w:pPr>
                                      <w:rPr>
                                        <w:sz w:val="14"/>
                                        <w:szCs w:val="14"/>
                                      </w:rPr>
                                    </w:pPr>
                                    <w:r>
                                      <w:rPr>
                                        <w:rFonts w:ascii="Segoe UI" w:hAnsi="Segoe UI" w:cs="Segoe UI"/>
                                        <w:color w:val="000000"/>
                                        <w:sz w:val="14"/>
                                        <w:szCs w:val="14"/>
                                      </w:rPr>
                                      <w:t>3.67</w:t>
                                    </w:r>
                                  </w:p>
                                </w:tc>
                                <w:tc>
                                  <w:tcPr>
                                    <w:tcW w:w="398" w:type="dxa"/>
                                    <w:vAlign w:val="center"/>
                                  </w:tcPr>
                                  <w:p w14:paraId="226BBF10" w14:textId="45E5905C" w:rsidR="00A912B1" w:rsidRPr="005E5C9B" w:rsidRDefault="00A912B1" w:rsidP="00A912B1">
                                    <w:pPr>
                                      <w:rPr>
                                        <w:sz w:val="14"/>
                                        <w:szCs w:val="14"/>
                                      </w:rPr>
                                    </w:pPr>
                                    <w:r>
                                      <w:rPr>
                                        <w:rFonts w:ascii="Segoe UI" w:hAnsi="Segoe UI" w:cs="Segoe UI"/>
                                        <w:color w:val="000000"/>
                                        <w:sz w:val="14"/>
                                        <w:szCs w:val="14"/>
                                      </w:rPr>
                                      <w:t>0</w:t>
                                    </w:r>
                                  </w:p>
                                </w:tc>
                                <w:tc>
                                  <w:tcPr>
                                    <w:tcW w:w="524" w:type="dxa"/>
                                    <w:vAlign w:val="center"/>
                                  </w:tcPr>
                                  <w:p w14:paraId="1A8D832F" w14:textId="320E9F56" w:rsidR="00A912B1" w:rsidRPr="005E5C9B" w:rsidRDefault="00A912B1" w:rsidP="00A912B1">
                                    <w:pPr>
                                      <w:rPr>
                                        <w:sz w:val="14"/>
                                        <w:szCs w:val="14"/>
                                      </w:rPr>
                                    </w:pPr>
                                    <w:r>
                                      <w:rPr>
                                        <w:rFonts w:ascii="Segoe UI" w:hAnsi="Segoe UI" w:cs="Segoe UI"/>
                                        <w:color w:val="000000"/>
                                        <w:sz w:val="14"/>
                                        <w:szCs w:val="14"/>
                                      </w:rPr>
                                      <w:t>48</w:t>
                                    </w:r>
                                  </w:p>
                                </w:tc>
                                <w:tc>
                                  <w:tcPr>
                                    <w:tcW w:w="398" w:type="dxa"/>
                                    <w:vAlign w:val="center"/>
                                  </w:tcPr>
                                  <w:p w14:paraId="41EE68A8" w14:textId="7C89B780" w:rsidR="00A912B1" w:rsidRPr="005E5C9B" w:rsidRDefault="00A912B1" w:rsidP="00A912B1">
                                    <w:pPr>
                                      <w:rPr>
                                        <w:sz w:val="14"/>
                                        <w:szCs w:val="14"/>
                                      </w:rPr>
                                    </w:pPr>
                                    <w:r>
                                      <w:rPr>
                                        <w:rFonts w:ascii="Segoe UI" w:hAnsi="Segoe UI" w:cs="Segoe UI"/>
                                        <w:color w:val="000000"/>
                                        <w:sz w:val="14"/>
                                        <w:szCs w:val="14"/>
                                      </w:rPr>
                                      <w:t>0</w:t>
                                    </w:r>
                                  </w:p>
                                </w:tc>
                                <w:tc>
                                  <w:tcPr>
                                    <w:tcW w:w="700" w:type="dxa"/>
                                    <w:vAlign w:val="center"/>
                                  </w:tcPr>
                                  <w:p w14:paraId="7231D2EA" w14:textId="38670178" w:rsidR="00A912B1" w:rsidRPr="005E5C9B" w:rsidRDefault="00A912B1" w:rsidP="00A912B1">
                                    <w:pPr>
                                      <w:rPr>
                                        <w:sz w:val="14"/>
                                        <w:szCs w:val="14"/>
                                      </w:rPr>
                                    </w:pPr>
                                    <w:r>
                                      <w:rPr>
                                        <w:rFonts w:ascii="Segoe UI" w:hAnsi="Segoe UI" w:cs="Segoe UI"/>
                                        <w:color w:val="000000"/>
                                        <w:sz w:val="14"/>
                                        <w:szCs w:val="14"/>
                                      </w:rPr>
                                      <w:t>1.12015</w:t>
                                    </w:r>
                                  </w:p>
                                </w:tc>
                                <w:tc>
                                  <w:tcPr>
                                    <w:tcW w:w="373" w:type="dxa"/>
                                    <w:vAlign w:val="center"/>
                                  </w:tcPr>
                                  <w:p w14:paraId="7C754BB2" w14:textId="1A0A9AD7" w:rsidR="00A912B1" w:rsidRPr="005E5C9B" w:rsidRDefault="00A912B1" w:rsidP="00A912B1">
                                    <w:pPr>
                                      <w:rPr>
                                        <w:sz w:val="14"/>
                                        <w:szCs w:val="14"/>
                                      </w:rPr>
                                    </w:pPr>
                                    <w:r>
                                      <w:rPr>
                                        <w:rFonts w:ascii="Segoe UI" w:hAnsi="Segoe UI" w:cs="Segoe UI"/>
                                        <w:color w:val="000000"/>
                                        <w:sz w:val="14"/>
                                        <w:szCs w:val="14"/>
                                      </w:rPr>
                                      <w:t>-</w:t>
                                    </w:r>
                                  </w:p>
                                </w:tc>
                                <w:tc>
                                  <w:tcPr>
                                    <w:tcW w:w="549" w:type="dxa"/>
                                    <w:vAlign w:val="center"/>
                                  </w:tcPr>
                                  <w:p w14:paraId="3AE5F30F" w14:textId="5108128D" w:rsidR="00A912B1" w:rsidRPr="005E5C9B" w:rsidRDefault="00A912B1" w:rsidP="00A912B1">
                                    <w:pPr>
                                      <w:rPr>
                                        <w:sz w:val="14"/>
                                        <w:szCs w:val="14"/>
                                      </w:rPr>
                                    </w:pPr>
                                    <w:r>
                                      <w:rPr>
                                        <w:rFonts w:ascii="Segoe UI" w:hAnsi="Segoe UI" w:cs="Segoe UI"/>
                                        <w:color w:val="000000"/>
                                        <w:sz w:val="14"/>
                                        <w:szCs w:val="14"/>
                                      </w:rPr>
                                      <w:t>-</w:t>
                                    </w:r>
                                  </w:p>
                                </w:tc>
                                <w:tc>
                                  <w:tcPr>
                                    <w:tcW w:w="775" w:type="dxa"/>
                                    <w:vAlign w:val="center"/>
                                  </w:tcPr>
                                  <w:p w14:paraId="22AA68FB" w14:textId="04E1E1A2" w:rsidR="00A912B1" w:rsidRPr="005E5C9B" w:rsidRDefault="00A912B1" w:rsidP="00A912B1">
                                    <w:pPr>
                                      <w:rPr>
                                        <w:sz w:val="14"/>
                                        <w:szCs w:val="14"/>
                                      </w:rPr>
                                    </w:pPr>
                                    <w:r>
                                      <w:rPr>
                                        <w:rFonts w:ascii="Segoe UI" w:hAnsi="Segoe UI" w:cs="Segoe UI"/>
                                        <w:color w:val="000000"/>
                                        <w:sz w:val="14"/>
                                        <w:szCs w:val="14"/>
                                      </w:rPr>
                                      <w:t>0.003925</w:t>
                                    </w:r>
                                  </w:p>
                                </w:tc>
                                <w:tc>
                                  <w:tcPr>
                                    <w:tcW w:w="775" w:type="dxa"/>
                                    <w:vAlign w:val="center"/>
                                  </w:tcPr>
                                  <w:p w14:paraId="7E8A398D" w14:textId="6DCCEFA8" w:rsidR="00A912B1" w:rsidRPr="005E5C9B" w:rsidRDefault="00A912B1" w:rsidP="00A912B1">
                                    <w:pPr>
                                      <w:rPr>
                                        <w:sz w:val="14"/>
                                        <w:szCs w:val="14"/>
                                      </w:rPr>
                                    </w:pPr>
                                    <w:r>
                                      <w:rPr>
                                        <w:rFonts w:ascii="Segoe UI" w:hAnsi="Segoe UI" w:cs="Segoe UI"/>
                                        <w:color w:val="000000"/>
                                        <w:sz w:val="14"/>
                                        <w:szCs w:val="14"/>
                                      </w:rPr>
                                      <w:t>0.04112</w:t>
                                    </w:r>
                                  </w:p>
                                </w:tc>
                              </w:tr>
                              <w:tr w:rsidR="00A912B1" w14:paraId="4C9278FC" w14:textId="77777777" w:rsidTr="00A912B1">
                                <w:trPr>
                                  <w:trHeight w:val="39"/>
                                </w:trPr>
                                <w:tc>
                                  <w:tcPr>
                                    <w:tcW w:w="441" w:type="dxa"/>
                                    <w:vAlign w:val="center"/>
                                  </w:tcPr>
                                  <w:p w14:paraId="724D44A3" w14:textId="74A6BEDB" w:rsidR="00A912B1" w:rsidRPr="005E5C9B" w:rsidRDefault="00A912B1" w:rsidP="00A912B1">
                                    <w:pPr>
                                      <w:rPr>
                                        <w:sz w:val="14"/>
                                        <w:szCs w:val="14"/>
                                      </w:rPr>
                                    </w:pPr>
                                    <w:r>
                                      <w:rPr>
                                        <w:rFonts w:ascii="Segoe UI" w:hAnsi="Segoe UI" w:cs="Segoe UI"/>
                                        <w:color w:val="000000"/>
                                        <w:sz w:val="14"/>
                                        <w:szCs w:val="14"/>
                                      </w:rPr>
                                      <w:t>T12</w:t>
                                    </w:r>
                                  </w:p>
                                </w:tc>
                                <w:tc>
                                  <w:tcPr>
                                    <w:tcW w:w="473" w:type="dxa"/>
                                    <w:vAlign w:val="center"/>
                                  </w:tcPr>
                                  <w:p w14:paraId="194F27CA" w14:textId="39B5D4CB" w:rsidR="00A912B1" w:rsidRPr="005E5C9B" w:rsidRDefault="00A912B1" w:rsidP="00A912B1">
                                    <w:pPr>
                                      <w:rPr>
                                        <w:sz w:val="14"/>
                                        <w:szCs w:val="14"/>
                                      </w:rPr>
                                    </w:pPr>
                                    <w:r>
                                      <w:rPr>
                                        <w:rFonts w:ascii="Segoe UI" w:hAnsi="Segoe UI" w:cs="Segoe UI"/>
                                        <w:color w:val="000000"/>
                                        <w:sz w:val="14"/>
                                        <w:szCs w:val="14"/>
                                      </w:rPr>
                                      <w:t>30</w:t>
                                    </w:r>
                                  </w:p>
                                </w:tc>
                                <w:tc>
                                  <w:tcPr>
                                    <w:tcW w:w="398" w:type="dxa"/>
                                    <w:vAlign w:val="center"/>
                                  </w:tcPr>
                                  <w:p w14:paraId="0CB62C8E" w14:textId="1EEAF678" w:rsidR="00A912B1" w:rsidRPr="005E5C9B" w:rsidRDefault="00A912B1" w:rsidP="00A912B1">
                                    <w:pPr>
                                      <w:rPr>
                                        <w:sz w:val="14"/>
                                        <w:szCs w:val="14"/>
                                      </w:rPr>
                                    </w:pPr>
                                    <w:r>
                                      <w:rPr>
                                        <w:rFonts w:ascii="Segoe UI" w:hAnsi="Segoe UI" w:cs="Segoe UI"/>
                                        <w:color w:val="000000"/>
                                        <w:sz w:val="14"/>
                                        <w:szCs w:val="14"/>
                                      </w:rPr>
                                      <w:t>0</w:t>
                                    </w:r>
                                  </w:p>
                                </w:tc>
                                <w:tc>
                                  <w:tcPr>
                                    <w:tcW w:w="473" w:type="dxa"/>
                                    <w:vAlign w:val="center"/>
                                  </w:tcPr>
                                  <w:p w14:paraId="43D7F198" w14:textId="4D8A0337" w:rsidR="00A912B1" w:rsidRPr="005E5C9B" w:rsidRDefault="00A912B1" w:rsidP="00A912B1">
                                    <w:pPr>
                                      <w:rPr>
                                        <w:sz w:val="14"/>
                                        <w:szCs w:val="14"/>
                                      </w:rPr>
                                    </w:pPr>
                                    <w:r>
                                      <w:rPr>
                                        <w:rFonts w:ascii="Segoe UI" w:hAnsi="Segoe UI" w:cs="Segoe UI"/>
                                        <w:color w:val="000000"/>
                                        <w:sz w:val="14"/>
                                        <w:szCs w:val="14"/>
                                      </w:rPr>
                                      <w:t>3.33</w:t>
                                    </w:r>
                                  </w:p>
                                </w:tc>
                                <w:tc>
                                  <w:tcPr>
                                    <w:tcW w:w="398" w:type="dxa"/>
                                    <w:vAlign w:val="center"/>
                                  </w:tcPr>
                                  <w:p w14:paraId="4E5C1BED" w14:textId="181A85B6" w:rsidR="00A912B1" w:rsidRPr="005E5C9B" w:rsidRDefault="00A912B1" w:rsidP="00A912B1">
                                    <w:pPr>
                                      <w:rPr>
                                        <w:sz w:val="14"/>
                                        <w:szCs w:val="14"/>
                                      </w:rPr>
                                    </w:pPr>
                                    <w:r>
                                      <w:rPr>
                                        <w:rFonts w:ascii="Segoe UI" w:hAnsi="Segoe UI" w:cs="Segoe UI"/>
                                        <w:color w:val="000000"/>
                                        <w:sz w:val="14"/>
                                        <w:szCs w:val="14"/>
                                      </w:rPr>
                                      <w:t>0</w:t>
                                    </w:r>
                                  </w:p>
                                </w:tc>
                                <w:tc>
                                  <w:tcPr>
                                    <w:tcW w:w="524" w:type="dxa"/>
                                    <w:vAlign w:val="center"/>
                                  </w:tcPr>
                                  <w:p w14:paraId="3EA8266B" w14:textId="24ADCEDE" w:rsidR="00A912B1" w:rsidRPr="005E5C9B" w:rsidRDefault="00A912B1" w:rsidP="00A912B1">
                                    <w:pPr>
                                      <w:rPr>
                                        <w:sz w:val="14"/>
                                        <w:szCs w:val="14"/>
                                      </w:rPr>
                                    </w:pPr>
                                    <w:r>
                                      <w:rPr>
                                        <w:rFonts w:ascii="Segoe UI" w:hAnsi="Segoe UI" w:cs="Segoe UI"/>
                                        <w:color w:val="000000"/>
                                        <w:sz w:val="14"/>
                                        <w:szCs w:val="14"/>
                                      </w:rPr>
                                      <w:t>50</w:t>
                                    </w:r>
                                  </w:p>
                                </w:tc>
                                <w:tc>
                                  <w:tcPr>
                                    <w:tcW w:w="398" w:type="dxa"/>
                                    <w:vAlign w:val="center"/>
                                  </w:tcPr>
                                  <w:p w14:paraId="53D6B01C" w14:textId="1D1E936E" w:rsidR="00A912B1" w:rsidRPr="005E5C9B" w:rsidRDefault="00A912B1" w:rsidP="00A912B1">
                                    <w:pPr>
                                      <w:rPr>
                                        <w:sz w:val="14"/>
                                        <w:szCs w:val="14"/>
                                      </w:rPr>
                                    </w:pPr>
                                    <w:r>
                                      <w:rPr>
                                        <w:rFonts w:ascii="Segoe UI" w:hAnsi="Segoe UI" w:cs="Segoe UI"/>
                                        <w:color w:val="000000"/>
                                        <w:sz w:val="14"/>
                                        <w:szCs w:val="14"/>
                                      </w:rPr>
                                      <w:t>0</w:t>
                                    </w:r>
                                  </w:p>
                                </w:tc>
                                <w:tc>
                                  <w:tcPr>
                                    <w:tcW w:w="700" w:type="dxa"/>
                                    <w:vAlign w:val="center"/>
                                  </w:tcPr>
                                  <w:p w14:paraId="6E2F08D2" w14:textId="66C6F205" w:rsidR="00A912B1" w:rsidRPr="005E5C9B" w:rsidRDefault="00A912B1" w:rsidP="00A912B1">
                                    <w:pPr>
                                      <w:rPr>
                                        <w:sz w:val="14"/>
                                        <w:szCs w:val="14"/>
                                      </w:rPr>
                                    </w:pPr>
                                    <w:r>
                                      <w:rPr>
                                        <w:rFonts w:ascii="Segoe UI" w:hAnsi="Segoe UI" w:cs="Segoe UI"/>
                                        <w:color w:val="000000"/>
                                        <w:sz w:val="14"/>
                                        <w:szCs w:val="14"/>
                                      </w:rPr>
                                      <w:t>1.16527</w:t>
                                    </w:r>
                                  </w:p>
                                </w:tc>
                                <w:tc>
                                  <w:tcPr>
                                    <w:tcW w:w="373" w:type="dxa"/>
                                    <w:vAlign w:val="center"/>
                                  </w:tcPr>
                                  <w:p w14:paraId="1D725AA6" w14:textId="18D505BA" w:rsidR="00A912B1" w:rsidRPr="005E5C9B" w:rsidRDefault="00A912B1" w:rsidP="00A912B1">
                                    <w:pPr>
                                      <w:rPr>
                                        <w:sz w:val="14"/>
                                        <w:szCs w:val="14"/>
                                      </w:rPr>
                                    </w:pPr>
                                    <w:r>
                                      <w:rPr>
                                        <w:rFonts w:ascii="Segoe UI" w:hAnsi="Segoe UI" w:cs="Segoe UI"/>
                                        <w:color w:val="000000"/>
                                        <w:sz w:val="14"/>
                                        <w:szCs w:val="14"/>
                                      </w:rPr>
                                      <w:t>-</w:t>
                                    </w:r>
                                  </w:p>
                                </w:tc>
                                <w:tc>
                                  <w:tcPr>
                                    <w:tcW w:w="549" w:type="dxa"/>
                                    <w:vAlign w:val="center"/>
                                  </w:tcPr>
                                  <w:p w14:paraId="470C5D9C" w14:textId="7E5928FA" w:rsidR="00A912B1" w:rsidRPr="005E5C9B" w:rsidRDefault="00A912B1" w:rsidP="00A912B1">
                                    <w:pPr>
                                      <w:rPr>
                                        <w:sz w:val="14"/>
                                        <w:szCs w:val="14"/>
                                      </w:rPr>
                                    </w:pPr>
                                    <w:r>
                                      <w:rPr>
                                        <w:rFonts w:ascii="Segoe UI" w:hAnsi="Segoe UI" w:cs="Segoe UI"/>
                                        <w:color w:val="000000"/>
                                        <w:sz w:val="14"/>
                                        <w:szCs w:val="14"/>
                                      </w:rPr>
                                      <w:t>682</w:t>
                                    </w:r>
                                  </w:p>
                                </w:tc>
                                <w:tc>
                                  <w:tcPr>
                                    <w:tcW w:w="775" w:type="dxa"/>
                                    <w:vAlign w:val="center"/>
                                  </w:tcPr>
                                  <w:p w14:paraId="406FF234" w14:textId="55877E1A" w:rsidR="00A912B1" w:rsidRPr="005E5C9B" w:rsidRDefault="00A912B1" w:rsidP="00A912B1">
                                    <w:pPr>
                                      <w:rPr>
                                        <w:sz w:val="14"/>
                                        <w:szCs w:val="14"/>
                                      </w:rPr>
                                    </w:pPr>
                                    <w:r>
                                      <w:rPr>
                                        <w:rFonts w:ascii="Segoe UI" w:hAnsi="Segoe UI" w:cs="Segoe UI"/>
                                        <w:color w:val="000000"/>
                                        <w:sz w:val="14"/>
                                        <w:szCs w:val="14"/>
                                      </w:rPr>
                                      <w:t>0.003917</w:t>
                                    </w:r>
                                  </w:p>
                                </w:tc>
                                <w:tc>
                                  <w:tcPr>
                                    <w:tcW w:w="775" w:type="dxa"/>
                                    <w:vAlign w:val="center"/>
                                  </w:tcPr>
                                  <w:p w14:paraId="21AB8823" w14:textId="202B1975" w:rsidR="00A912B1" w:rsidRPr="005E5C9B" w:rsidRDefault="00A912B1" w:rsidP="00A912B1">
                                    <w:pPr>
                                      <w:rPr>
                                        <w:sz w:val="14"/>
                                        <w:szCs w:val="14"/>
                                      </w:rPr>
                                    </w:pPr>
                                    <w:r>
                                      <w:rPr>
                                        <w:rFonts w:ascii="Segoe UI" w:hAnsi="Segoe UI" w:cs="Segoe UI"/>
                                        <w:color w:val="000000"/>
                                        <w:sz w:val="14"/>
                                        <w:szCs w:val="14"/>
                                      </w:rPr>
                                      <w:t>0.042471</w:t>
                                    </w:r>
                                  </w:p>
                                </w:tc>
                              </w:tr>
                              <w:tr w:rsidR="00A912B1" w14:paraId="02595F62" w14:textId="77777777" w:rsidTr="00A912B1">
                                <w:trPr>
                                  <w:trHeight w:val="39"/>
                                </w:trPr>
                                <w:tc>
                                  <w:tcPr>
                                    <w:tcW w:w="441" w:type="dxa"/>
                                    <w:vAlign w:val="center"/>
                                  </w:tcPr>
                                  <w:p w14:paraId="2A384652" w14:textId="2FBF3661" w:rsidR="00A912B1" w:rsidRPr="005E5C9B" w:rsidRDefault="00A912B1" w:rsidP="00A912B1">
                                    <w:pPr>
                                      <w:rPr>
                                        <w:sz w:val="14"/>
                                        <w:szCs w:val="14"/>
                                      </w:rPr>
                                    </w:pPr>
                                    <w:r>
                                      <w:rPr>
                                        <w:rFonts w:ascii="Segoe UI" w:hAnsi="Segoe UI" w:cs="Segoe UI"/>
                                        <w:color w:val="000000"/>
                                        <w:sz w:val="14"/>
                                        <w:szCs w:val="14"/>
                                      </w:rPr>
                                      <w:t>T24</w:t>
                                    </w:r>
                                  </w:p>
                                </w:tc>
                                <w:tc>
                                  <w:tcPr>
                                    <w:tcW w:w="473" w:type="dxa"/>
                                    <w:vAlign w:val="center"/>
                                  </w:tcPr>
                                  <w:p w14:paraId="4BEE8B69" w14:textId="730DF7F7" w:rsidR="00A912B1" w:rsidRPr="005E5C9B" w:rsidRDefault="00A912B1" w:rsidP="00A912B1">
                                    <w:pPr>
                                      <w:rPr>
                                        <w:sz w:val="14"/>
                                        <w:szCs w:val="14"/>
                                      </w:rPr>
                                    </w:pPr>
                                    <w:r>
                                      <w:rPr>
                                        <w:rFonts w:ascii="Segoe UI" w:hAnsi="Segoe UI" w:cs="Segoe UI"/>
                                        <w:color w:val="000000"/>
                                        <w:sz w:val="14"/>
                                        <w:szCs w:val="14"/>
                                      </w:rPr>
                                      <w:t>28</w:t>
                                    </w:r>
                                  </w:p>
                                </w:tc>
                                <w:tc>
                                  <w:tcPr>
                                    <w:tcW w:w="398" w:type="dxa"/>
                                    <w:vAlign w:val="center"/>
                                  </w:tcPr>
                                  <w:p w14:paraId="196709E6" w14:textId="568D0F17" w:rsidR="00A912B1" w:rsidRPr="005E5C9B" w:rsidRDefault="00A912B1" w:rsidP="00A912B1">
                                    <w:pPr>
                                      <w:rPr>
                                        <w:sz w:val="14"/>
                                        <w:szCs w:val="14"/>
                                      </w:rPr>
                                    </w:pPr>
                                    <w:r>
                                      <w:rPr>
                                        <w:rFonts w:ascii="Segoe UI" w:hAnsi="Segoe UI" w:cs="Segoe UI"/>
                                        <w:color w:val="000000"/>
                                        <w:sz w:val="14"/>
                                        <w:szCs w:val="14"/>
                                      </w:rPr>
                                      <w:t>0</w:t>
                                    </w:r>
                                  </w:p>
                                </w:tc>
                                <w:tc>
                                  <w:tcPr>
                                    <w:tcW w:w="473" w:type="dxa"/>
                                    <w:vAlign w:val="center"/>
                                  </w:tcPr>
                                  <w:p w14:paraId="20F36C5C" w14:textId="27CD93CD" w:rsidR="00A912B1" w:rsidRPr="005E5C9B" w:rsidRDefault="00A912B1" w:rsidP="00A912B1">
                                    <w:pPr>
                                      <w:rPr>
                                        <w:sz w:val="14"/>
                                        <w:szCs w:val="14"/>
                                      </w:rPr>
                                    </w:pPr>
                                    <w:r>
                                      <w:rPr>
                                        <w:rFonts w:ascii="Segoe UI" w:hAnsi="Segoe UI" w:cs="Segoe UI"/>
                                        <w:color w:val="000000"/>
                                        <w:sz w:val="14"/>
                                        <w:szCs w:val="14"/>
                                      </w:rPr>
                                      <w:t>2.33</w:t>
                                    </w:r>
                                  </w:p>
                                </w:tc>
                                <w:tc>
                                  <w:tcPr>
                                    <w:tcW w:w="398" w:type="dxa"/>
                                    <w:vAlign w:val="center"/>
                                  </w:tcPr>
                                  <w:p w14:paraId="3590DAEB" w14:textId="1FFEF7FC" w:rsidR="00A912B1" w:rsidRPr="005E5C9B" w:rsidRDefault="00A912B1" w:rsidP="00A912B1">
                                    <w:pPr>
                                      <w:rPr>
                                        <w:sz w:val="14"/>
                                        <w:szCs w:val="14"/>
                                      </w:rPr>
                                    </w:pPr>
                                    <w:r>
                                      <w:rPr>
                                        <w:rFonts w:ascii="Segoe UI" w:hAnsi="Segoe UI" w:cs="Segoe UI"/>
                                        <w:color w:val="000000"/>
                                        <w:sz w:val="14"/>
                                        <w:szCs w:val="14"/>
                                      </w:rPr>
                                      <w:t>0</w:t>
                                    </w:r>
                                  </w:p>
                                </w:tc>
                                <w:tc>
                                  <w:tcPr>
                                    <w:tcW w:w="524" w:type="dxa"/>
                                    <w:vAlign w:val="center"/>
                                  </w:tcPr>
                                  <w:p w14:paraId="112B2684" w14:textId="20D1083F" w:rsidR="00A912B1" w:rsidRPr="005E5C9B" w:rsidRDefault="00A912B1" w:rsidP="00A912B1">
                                    <w:pPr>
                                      <w:rPr>
                                        <w:sz w:val="14"/>
                                        <w:szCs w:val="14"/>
                                      </w:rPr>
                                    </w:pPr>
                                    <w:r>
                                      <w:rPr>
                                        <w:rFonts w:ascii="Segoe UI" w:hAnsi="Segoe UI" w:cs="Segoe UI"/>
                                        <w:color w:val="000000"/>
                                        <w:sz w:val="14"/>
                                        <w:szCs w:val="14"/>
                                      </w:rPr>
                                      <w:t>56</w:t>
                                    </w:r>
                                  </w:p>
                                </w:tc>
                                <w:tc>
                                  <w:tcPr>
                                    <w:tcW w:w="398" w:type="dxa"/>
                                    <w:vAlign w:val="center"/>
                                  </w:tcPr>
                                  <w:p w14:paraId="3F7151D2" w14:textId="4EA6EDDD" w:rsidR="00A912B1" w:rsidRPr="005E5C9B" w:rsidRDefault="00A912B1" w:rsidP="00A912B1">
                                    <w:pPr>
                                      <w:rPr>
                                        <w:sz w:val="14"/>
                                        <w:szCs w:val="14"/>
                                      </w:rPr>
                                    </w:pPr>
                                    <w:r>
                                      <w:rPr>
                                        <w:rFonts w:ascii="Segoe UI" w:hAnsi="Segoe UI" w:cs="Segoe UI"/>
                                        <w:color w:val="000000"/>
                                        <w:sz w:val="14"/>
                                        <w:szCs w:val="14"/>
                                      </w:rPr>
                                      <w:t>0</w:t>
                                    </w:r>
                                  </w:p>
                                </w:tc>
                                <w:tc>
                                  <w:tcPr>
                                    <w:tcW w:w="700" w:type="dxa"/>
                                    <w:vAlign w:val="center"/>
                                  </w:tcPr>
                                  <w:p w14:paraId="795CC425" w14:textId="213E6C09" w:rsidR="00A912B1" w:rsidRPr="005E5C9B" w:rsidRDefault="00A912B1" w:rsidP="00A912B1">
                                    <w:pPr>
                                      <w:rPr>
                                        <w:sz w:val="14"/>
                                        <w:szCs w:val="14"/>
                                      </w:rPr>
                                    </w:pPr>
                                    <w:r>
                                      <w:rPr>
                                        <w:rFonts w:ascii="Segoe UI" w:hAnsi="Segoe UI" w:cs="Segoe UI"/>
                                        <w:color w:val="000000"/>
                                        <w:sz w:val="14"/>
                                        <w:szCs w:val="14"/>
                                      </w:rPr>
                                      <w:t>1.09613</w:t>
                                    </w:r>
                                  </w:p>
                                </w:tc>
                                <w:tc>
                                  <w:tcPr>
                                    <w:tcW w:w="373" w:type="dxa"/>
                                    <w:vAlign w:val="center"/>
                                  </w:tcPr>
                                  <w:p w14:paraId="76DDBDFE" w14:textId="4DAFE0AC" w:rsidR="00A912B1" w:rsidRPr="005E5C9B" w:rsidRDefault="00A912B1" w:rsidP="00A912B1">
                                    <w:pPr>
                                      <w:rPr>
                                        <w:sz w:val="14"/>
                                        <w:szCs w:val="14"/>
                                      </w:rPr>
                                    </w:pPr>
                                    <w:r>
                                      <w:rPr>
                                        <w:rFonts w:ascii="Segoe UI" w:hAnsi="Segoe UI" w:cs="Segoe UI"/>
                                        <w:color w:val="000000"/>
                                        <w:sz w:val="14"/>
                                        <w:szCs w:val="14"/>
                                      </w:rPr>
                                      <w:t>-</w:t>
                                    </w:r>
                                  </w:p>
                                </w:tc>
                                <w:tc>
                                  <w:tcPr>
                                    <w:tcW w:w="549" w:type="dxa"/>
                                    <w:vAlign w:val="center"/>
                                  </w:tcPr>
                                  <w:p w14:paraId="33CEB189" w14:textId="2C3E377B" w:rsidR="00A912B1" w:rsidRPr="005E5C9B" w:rsidRDefault="00A912B1" w:rsidP="00A912B1">
                                    <w:pPr>
                                      <w:rPr>
                                        <w:sz w:val="14"/>
                                        <w:szCs w:val="14"/>
                                      </w:rPr>
                                    </w:pPr>
                                    <w:r>
                                      <w:rPr>
                                        <w:rFonts w:ascii="Segoe UI" w:hAnsi="Segoe UI" w:cs="Segoe UI"/>
                                        <w:color w:val="000000"/>
                                        <w:sz w:val="14"/>
                                        <w:szCs w:val="14"/>
                                      </w:rPr>
                                      <w:t>-</w:t>
                                    </w:r>
                                  </w:p>
                                </w:tc>
                                <w:tc>
                                  <w:tcPr>
                                    <w:tcW w:w="775" w:type="dxa"/>
                                    <w:vAlign w:val="center"/>
                                  </w:tcPr>
                                  <w:p w14:paraId="1B7D9CC7" w14:textId="4B2CE52F" w:rsidR="00A912B1" w:rsidRPr="005E5C9B" w:rsidRDefault="00A912B1" w:rsidP="00A912B1">
                                    <w:pPr>
                                      <w:rPr>
                                        <w:sz w:val="14"/>
                                        <w:szCs w:val="14"/>
                                      </w:rPr>
                                    </w:pPr>
                                    <w:r>
                                      <w:rPr>
                                        <w:rFonts w:ascii="Segoe UI" w:hAnsi="Segoe UI" w:cs="Segoe UI"/>
                                        <w:color w:val="000000"/>
                                        <w:sz w:val="14"/>
                                        <w:szCs w:val="14"/>
                                      </w:rPr>
                                      <w:t>0.003897</w:t>
                                    </w:r>
                                  </w:p>
                                </w:tc>
                                <w:tc>
                                  <w:tcPr>
                                    <w:tcW w:w="775" w:type="dxa"/>
                                    <w:vAlign w:val="center"/>
                                  </w:tcPr>
                                  <w:p w14:paraId="3CF44720" w14:textId="6BFFBEC3" w:rsidR="00A912B1" w:rsidRPr="005E5C9B" w:rsidRDefault="00A912B1" w:rsidP="00A912B1">
                                    <w:pPr>
                                      <w:rPr>
                                        <w:sz w:val="14"/>
                                        <w:szCs w:val="14"/>
                                      </w:rPr>
                                    </w:pPr>
                                    <w:r>
                                      <w:rPr>
                                        <w:rFonts w:ascii="Segoe UI" w:hAnsi="Segoe UI" w:cs="Segoe UI"/>
                                        <w:color w:val="000000"/>
                                        <w:sz w:val="14"/>
                                        <w:szCs w:val="14"/>
                                      </w:rPr>
                                      <w:t>0.044573</w:t>
                                    </w:r>
                                  </w:p>
                                </w:tc>
                              </w:tr>
                            </w:tbl>
                            <w:p w14:paraId="39ACF464" w14:textId="77777777" w:rsidR="00406DDE" w:rsidRDefault="00406DDE" w:rsidP="00406D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BA79CCD" id="Group 71" o:spid="_x0000_s1027" style="position:absolute;margin-left:0;margin-top:-.15pt;width:507pt;height:103.65pt;z-index:251824128;mso-height-relative:margin" coordsize="58738,11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">
                <v:shapetype id="_x0000_t202" coordsize="21600,21600" o:spt="202" path="m,l,21600r21600,l21600,xe">
                  <v:stroke joinstyle="miter"/>
                  <v:path gradientshapeok="t" o:connecttype="rect"/>
                </v:shapetype>
                <v:shape id="Text Box 67" o:spid="_x0000_s1028" type="#_x0000_t202" style="position:absolute;width:58738;height:1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" fillcolor="white [3201]" strokeweight=".5pt">
                  <v:textbox>
                    <w:txbxContent>
                      <w:p w14:paraId="3F657618" w14:textId="016D740E" w:rsidR="00406DDE" w:rsidRDefault="00B17316">
                        <w:r>
                          <w:rPr>
                            <w:noProof/>
                          </w:rPr>
                          <w:drawing>
                            <wp:inline distT="0" distB="0" distL="0" distR="0" wp14:anchorId="30F9E19D" wp14:editId="29C85015">
                              <wp:extent cx="2004060" cy="1160363"/>
                              <wp:effectExtent l="19050" t="19050" r="15240" b="20955"/>
                              <wp:docPr id="3761872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8907" cy="1168960"/>
                                      </a:xfrm>
                                      <a:prstGeom prst="rect">
                                        <a:avLst/>
                                      </a:prstGeom>
                                      <a:noFill/>
                                      <a:ln>
                                        <a:solidFill>
                                          <a:schemeClr val="accent1"/>
                                        </a:solidFill>
                                      </a:ln>
                                    </pic:spPr>
                                  </pic:pic>
                                </a:graphicData>
                              </a:graphic>
                            </wp:inline>
                          </w:drawing>
                        </w:r>
                      </w:p>
                    </w:txbxContent>
                  </v:textbox>
                </v:shape>
                <v:shape id="Text Box 65" o:spid="_x0000_s1029" type="#_x0000_t202" style="position:absolute;left:20410;top:90;width:38328;height:1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" fillcolor="white [3201]" stroked="f" strokeweight=".5pt">
                  <v:textbox>
                    <w:txbxContent>
                      <w:tbl>
                        <w:tblPr>
                          <w:tblStyle w:val="TableGrid"/>
                          <w:tblW w:w="6277" w:type="dxa"/>
                          <w:tblInd w:w="-5" w:type="dxa"/>
                          <w:tblLayout w:type="fixed"/>
                          <w:tblLook w:val="04A0" w:firstRow="1" w:lastRow="0" w:firstColumn="1" w:lastColumn="0" w:noHBand="0" w:noVBand="1"/>
                        </w:tblPr>
                        <w:tblGrid>
                          <w:gridCol w:w="441"/>
                          <w:gridCol w:w="473"/>
                          <w:gridCol w:w="398"/>
                          <w:gridCol w:w="473"/>
                          <w:gridCol w:w="398"/>
                          <w:gridCol w:w="524"/>
                          <w:gridCol w:w="398"/>
                          <w:gridCol w:w="700"/>
                          <w:gridCol w:w="373"/>
                          <w:gridCol w:w="549"/>
                          <w:gridCol w:w="775"/>
                          <w:gridCol w:w="775"/>
                        </w:tblGrid>
                        <w:tr w:rsidR="00406DDE" w14:paraId="0E0A105F" w14:textId="77777777" w:rsidTr="00A912B1">
                          <w:trPr>
                            <w:cantSplit/>
                            <w:trHeight w:val="1070"/>
                          </w:trPr>
                          <w:tc>
                            <w:tcPr>
                              <w:tcW w:w="441" w:type="dxa"/>
                              <w:textDirection w:val="btLr"/>
                            </w:tcPr>
                            <w:p w14:paraId="69C95771" w14:textId="77777777" w:rsidR="00406DDE" w:rsidRPr="003677BD" w:rsidRDefault="00406DDE" w:rsidP="00D034CA">
                              <w:pPr>
                                <w:ind w:left="113" w:right="113"/>
                                <w:rPr>
                                  <w:sz w:val="12"/>
                                  <w:szCs w:val="12"/>
                                </w:rPr>
                              </w:pPr>
                              <w:r w:rsidRPr="003677BD">
                                <w:rPr>
                                  <w:b/>
                                  <w:bCs/>
                                  <w:sz w:val="12"/>
                                  <w:szCs w:val="12"/>
                                </w:rPr>
                                <w:t>Timepoint</w:t>
                              </w:r>
                            </w:p>
                          </w:tc>
                          <w:tc>
                            <w:tcPr>
                              <w:tcW w:w="473" w:type="dxa"/>
                              <w:textDirection w:val="btLr"/>
                            </w:tcPr>
                            <w:p w14:paraId="6C2C6A8E" w14:textId="77777777" w:rsidR="00406DDE" w:rsidRPr="003677BD" w:rsidRDefault="00406DDE" w:rsidP="00D034CA">
                              <w:pPr>
                                <w:ind w:left="113" w:right="113"/>
                                <w:rPr>
                                  <w:sz w:val="12"/>
                                  <w:szCs w:val="12"/>
                                </w:rPr>
                              </w:pPr>
                              <w:r w:rsidRPr="003677BD">
                                <w:rPr>
                                  <w:b/>
                                  <w:bCs/>
                                  <w:sz w:val="12"/>
                                  <w:szCs w:val="12"/>
                                </w:rPr>
                                <w:t>MMSE</w:t>
                              </w:r>
                            </w:p>
                          </w:tc>
                          <w:tc>
                            <w:tcPr>
                              <w:tcW w:w="398" w:type="dxa"/>
                              <w:textDirection w:val="btLr"/>
                            </w:tcPr>
                            <w:p w14:paraId="7F00C7FD" w14:textId="77777777" w:rsidR="00406DDE" w:rsidRPr="003677BD" w:rsidRDefault="00406DDE" w:rsidP="00D034CA">
                              <w:pPr>
                                <w:ind w:left="113" w:right="113"/>
                                <w:rPr>
                                  <w:sz w:val="12"/>
                                  <w:szCs w:val="12"/>
                                </w:rPr>
                              </w:pPr>
                              <w:r w:rsidRPr="003677BD">
                                <w:rPr>
                                  <w:b/>
                                  <w:bCs/>
                                  <w:sz w:val="12"/>
                                  <w:szCs w:val="12"/>
                                </w:rPr>
                                <w:t>CDRSB</w:t>
                              </w:r>
                            </w:p>
                          </w:tc>
                          <w:tc>
                            <w:tcPr>
                              <w:tcW w:w="473" w:type="dxa"/>
                              <w:textDirection w:val="btLr"/>
                            </w:tcPr>
                            <w:p w14:paraId="5C051F3B" w14:textId="77777777" w:rsidR="00406DDE" w:rsidRPr="003677BD" w:rsidRDefault="00406DDE" w:rsidP="00D034CA">
                              <w:pPr>
                                <w:ind w:left="113" w:right="113"/>
                                <w:rPr>
                                  <w:sz w:val="12"/>
                                  <w:szCs w:val="12"/>
                                </w:rPr>
                              </w:pPr>
                              <w:r w:rsidRPr="003677BD">
                                <w:rPr>
                                  <w:b/>
                                  <w:bCs/>
                                  <w:sz w:val="12"/>
                                  <w:szCs w:val="12"/>
                                </w:rPr>
                                <w:t>ADAS13</w:t>
                              </w:r>
                            </w:p>
                          </w:tc>
                          <w:tc>
                            <w:tcPr>
                              <w:tcW w:w="398" w:type="dxa"/>
                              <w:textDirection w:val="btLr"/>
                            </w:tcPr>
                            <w:p w14:paraId="4B8C110B" w14:textId="77777777" w:rsidR="00406DDE" w:rsidRPr="003677BD" w:rsidRDefault="00406DDE" w:rsidP="00D034CA">
                              <w:pPr>
                                <w:ind w:left="113" w:right="113"/>
                                <w:rPr>
                                  <w:sz w:val="12"/>
                                  <w:szCs w:val="12"/>
                                </w:rPr>
                              </w:pPr>
                              <w:r w:rsidRPr="003677BD">
                                <w:rPr>
                                  <w:b/>
                                  <w:bCs/>
                                  <w:sz w:val="12"/>
                                  <w:szCs w:val="12"/>
                                </w:rPr>
                                <w:t>FAQ</w:t>
                              </w:r>
                            </w:p>
                          </w:tc>
                          <w:tc>
                            <w:tcPr>
                              <w:tcW w:w="524" w:type="dxa"/>
                              <w:textDirection w:val="btLr"/>
                            </w:tcPr>
                            <w:p w14:paraId="5776C170" w14:textId="77777777" w:rsidR="00406DDE" w:rsidRPr="003677BD" w:rsidRDefault="00406DDE" w:rsidP="00D034CA">
                              <w:pPr>
                                <w:ind w:left="113" w:right="113"/>
                                <w:rPr>
                                  <w:b/>
                                  <w:bCs/>
                                  <w:sz w:val="12"/>
                                  <w:szCs w:val="12"/>
                                </w:rPr>
                              </w:pPr>
                              <w:r w:rsidRPr="003677BD">
                                <w:rPr>
                                  <w:b/>
                                  <w:bCs/>
                                  <w:sz w:val="12"/>
                                  <w:szCs w:val="12"/>
                                </w:rPr>
                                <w:t>RAVLT</w:t>
                              </w:r>
                            </w:p>
                            <w:p w14:paraId="01E7DBDB" w14:textId="77777777" w:rsidR="00406DDE" w:rsidRPr="003677BD" w:rsidRDefault="00406DDE" w:rsidP="00D034CA">
                              <w:pPr>
                                <w:ind w:left="113" w:right="113"/>
                                <w:rPr>
                                  <w:sz w:val="12"/>
                                  <w:szCs w:val="12"/>
                                </w:rPr>
                              </w:pPr>
                              <w:r w:rsidRPr="003677BD">
                                <w:rPr>
                                  <w:b/>
                                  <w:bCs/>
                                  <w:sz w:val="12"/>
                                  <w:szCs w:val="12"/>
                                </w:rPr>
                                <w:t>Immediate</w:t>
                              </w:r>
                            </w:p>
                          </w:tc>
                          <w:tc>
                            <w:tcPr>
                              <w:tcW w:w="398" w:type="dxa"/>
                              <w:textDirection w:val="btLr"/>
                            </w:tcPr>
                            <w:p w14:paraId="36E9FED5" w14:textId="77777777" w:rsidR="00406DDE" w:rsidRPr="003677BD" w:rsidRDefault="00406DDE" w:rsidP="00D034CA">
                              <w:pPr>
                                <w:ind w:left="113" w:right="113"/>
                                <w:rPr>
                                  <w:sz w:val="12"/>
                                  <w:szCs w:val="12"/>
                                </w:rPr>
                              </w:pPr>
                              <w:r w:rsidRPr="003677BD">
                                <w:rPr>
                                  <w:b/>
                                  <w:bCs/>
                                  <w:sz w:val="12"/>
                                  <w:szCs w:val="12"/>
                                </w:rPr>
                                <w:t>APOE4</w:t>
                              </w:r>
                            </w:p>
                          </w:tc>
                          <w:tc>
                            <w:tcPr>
                              <w:tcW w:w="700" w:type="dxa"/>
                              <w:textDirection w:val="btLr"/>
                            </w:tcPr>
                            <w:p w14:paraId="49E1F38B" w14:textId="77777777" w:rsidR="00406DDE" w:rsidRPr="003677BD" w:rsidRDefault="00406DDE" w:rsidP="00D034CA">
                              <w:pPr>
                                <w:ind w:left="113" w:right="113"/>
                                <w:rPr>
                                  <w:sz w:val="12"/>
                                  <w:szCs w:val="12"/>
                                </w:rPr>
                              </w:pPr>
                              <w:r w:rsidRPr="003677BD">
                                <w:rPr>
                                  <w:b/>
                                  <w:bCs/>
                                  <w:sz w:val="12"/>
                                  <w:szCs w:val="12"/>
                                </w:rPr>
                                <w:t>FDG</w:t>
                              </w:r>
                            </w:p>
                          </w:tc>
                          <w:tc>
                            <w:tcPr>
                              <w:tcW w:w="373" w:type="dxa"/>
                              <w:textDirection w:val="btLr"/>
                            </w:tcPr>
                            <w:p w14:paraId="7C48F4E2" w14:textId="77777777" w:rsidR="00406DDE" w:rsidRPr="003677BD" w:rsidRDefault="00406DDE" w:rsidP="00D034CA">
                              <w:pPr>
                                <w:ind w:left="113" w:right="113"/>
                                <w:rPr>
                                  <w:sz w:val="12"/>
                                  <w:szCs w:val="12"/>
                                </w:rPr>
                              </w:pPr>
                              <w:r w:rsidRPr="003677BD">
                                <w:rPr>
                                  <w:b/>
                                  <w:bCs/>
                                  <w:sz w:val="12"/>
                                  <w:szCs w:val="12"/>
                                </w:rPr>
                                <w:t>AV45</w:t>
                              </w:r>
                            </w:p>
                          </w:tc>
                          <w:tc>
                            <w:tcPr>
                              <w:tcW w:w="549" w:type="dxa"/>
                              <w:textDirection w:val="btLr"/>
                            </w:tcPr>
                            <w:p w14:paraId="15E776B1" w14:textId="77777777" w:rsidR="00406DDE" w:rsidRPr="003677BD" w:rsidRDefault="00406DDE" w:rsidP="00D034CA">
                              <w:pPr>
                                <w:ind w:left="113" w:right="113"/>
                                <w:rPr>
                                  <w:sz w:val="12"/>
                                  <w:szCs w:val="12"/>
                                </w:rPr>
                              </w:pPr>
                              <w:r w:rsidRPr="003677BD">
                                <w:rPr>
                                  <w:b/>
                                  <w:bCs/>
                                  <w:sz w:val="12"/>
                                  <w:szCs w:val="12"/>
                                </w:rPr>
                                <w:t>ABETA</w:t>
                              </w:r>
                            </w:p>
                          </w:tc>
                          <w:tc>
                            <w:tcPr>
                              <w:tcW w:w="775" w:type="dxa"/>
                              <w:textDirection w:val="btLr"/>
                            </w:tcPr>
                            <w:p w14:paraId="6BC1300D" w14:textId="77777777" w:rsidR="00406DDE" w:rsidRPr="003677BD" w:rsidRDefault="00406DDE" w:rsidP="00D034CA">
                              <w:pPr>
                                <w:ind w:left="113" w:right="113"/>
                                <w:rPr>
                                  <w:b/>
                                  <w:bCs/>
                                  <w:sz w:val="12"/>
                                  <w:szCs w:val="12"/>
                                </w:rPr>
                              </w:pPr>
                              <w:r w:rsidRPr="003677BD">
                                <w:rPr>
                                  <w:b/>
                                  <w:bCs/>
                                  <w:sz w:val="12"/>
                                  <w:szCs w:val="12"/>
                                </w:rPr>
                                <w:t>Normalized</w:t>
                              </w:r>
                            </w:p>
                            <w:p w14:paraId="6D5D5510" w14:textId="77777777" w:rsidR="00406DDE" w:rsidRPr="003677BD" w:rsidRDefault="00406DDE" w:rsidP="00D034CA">
                              <w:pPr>
                                <w:ind w:left="113" w:right="113"/>
                                <w:rPr>
                                  <w:sz w:val="12"/>
                                  <w:szCs w:val="12"/>
                                </w:rPr>
                              </w:pPr>
                              <w:r w:rsidRPr="003677BD">
                                <w:rPr>
                                  <w:b/>
                                  <w:bCs/>
                                  <w:sz w:val="12"/>
                                  <w:szCs w:val="12"/>
                                </w:rPr>
                                <w:t>Hippocampus</w:t>
                              </w:r>
                            </w:p>
                          </w:tc>
                          <w:tc>
                            <w:tcPr>
                              <w:tcW w:w="775" w:type="dxa"/>
                              <w:textDirection w:val="btLr"/>
                            </w:tcPr>
                            <w:p w14:paraId="309527D9" w14:textId="77777777" w:rsidR="00406DDE" w:rsidRPr="003677BD" w:rsidRDefault="00406DDE" w:rsidP="00D034CA">
                              <w:pPr>
                                <w:ind w:left="113" w:right="113"/>
                                <w:rPr>
                                  <w:b/>
                                  <w:bCs/>
                                  <w:sz w:val="12"/>
                                  <w:szCs w:val="12"/>
                                </w:rPr>
                              </w:pPr>
                              <w:r w:rsidRPr="003677BD">
                                <w:rPr>
                                  <w:b/>
                                  <w:bCs/>
                                  <w:sz w:val="12"/>
                                  <w:szCs w:val="12"/>
                                </w:rPr>
                                <w:t>Normalized</w:t>
                              </w:r>
                            </w:p>
                            <w:p w14:paraId="65266BFF" w14:textId="77777777" w:rsidR="00406DDE" w:rsidRPr="003677BD" w:rsidRDefault="00406DDE" w:rsidP="00D034CA">
                              <w:pPr>
                                <w:ind w:left="113" w:right="113"/>
                                <w:rPr>
                                  <w:sz w:val="12"/>
                                  <w:szCs w:val="12"/>
                                </w:rPr>
                              </w:pPr>
                              <w:r w:rsidRPr="003677BD">
                                <w:rPr>
                                  <w:b/>
                                  <w:bCs/>
                                  <w:sz w:val="12"/>
                                  <w:szCs w:val="12"/>
                                </w:rPr>
                                <w:t>Ventricles</w:t>
                              </w:r>
                            </w:p>
                          </w:tc>
                        </w:tr>
                        <w:tr w:rsidR="00A912B1" w14:paraId="46C348A2" w14:textId="77777777" w:rsidTr="00A912B1">
                          <w:trPr>
                            <w:trHeight w:val="92"/>
                          </w:trPr>
                          <w:tc>
                            <w:tcPr>
                              <w:tcW w:w="441" w:type="dxa"/>
                              <w:vAlign w:val="center"/>
                            </w:tcPr>
                            <w:p w14:paraId="3322D438" w14:textId="0FC05CA8" w:rsidR="00A912B1" w:rsidRPr="005E5C9B" w:rsidRDefault="00A912B1" w:rsidP="00A912B1">
                              <w:pPr>
                                <w:rPr>
                                  <w:sz w:val="14"/>
                                  <w:szCs w:val="14"/>
                                </w:rPr>
                              </w:pPr>
                              <w:r>
                                <w:rPr>
                                  <w:rFonts w:ascii="Segoe UI" w:hAnsi="Segoe UI" w:cs="Segoe UI"/>
                                  <w:color w:val="000000"/>
                                  <w:sz w:val="14"/>
                                  <w:szCs w:val="14"/>
                                </w:rPr>
                                <w:t>T0</w:t>
                              </w:r>
                            </w:p>
                          </w:tc>
                          <w:tc>
                            <w:tcPr>
                              <w:tcW w:w="473" w:type="dxa"/>
                              <w:vAlign w:val="center"/>
                            </w:tcPr>
                            <w:p w14:paraId="5A343BAA" w14:textId="1BB558CF" w:rsidR="00A912B1" w:rsidRPr="005E5C9B" w:rsidRDefault="00A912B1" w:rsidP="00A912B1">
                              <w:pPr>
                                <w:rPr>
                                  <w:sz w:val="14"/>
                                  <w:szCs w:val="14"/>
                                </w:rPr>
                              </w:pPr>
                              <w:r>
                                <w:rPr>
                                  <w:rFonts w:ascii="Segoe UI" w:hAnsi="Segoe UI" w:cs="Segoe UI"/>
                                  <w:color w:val="000000"/>
                                  <w:sz w:val="14"/>
                                  <w:szCs w:val="14"/>
                                </w:rPr>
                                <w:t>30</w:t>
                              </w:r>
                            </w:p>
                          </w:tc>
                          <w:tc>
                            <w:tcPr>
                              <w:tcW w:w="398" w:type="dxa"/>
                              <w:vAlign w:val="center"/>
                            </w:tcPr>
                            <w:p w14:paraId="20E1C200" w14:textId="43DAC133" w:rsidR="00A912B1" w:rsidRPr="005E5C9B" w:rsidRDefault="00A912B1" w:rsidP="00A912B1">
                              <w:pPr>
                                <w:rPr>
                                  <w:sz w:val="14"/>
                                  <w:szCs w:val="14"/>
                                </w:rPr>
                              </w:pPr>
                              <w:r>
                                <w:rPr>
                                  <w:rFonts w:ascii="Segoe UI" w:hAnsi="Segoe UI" w:cs="Segoe UI"/>
                                  <w:color w:val="000000"/>
                                  <w:sz w:val="14"/>
                                  <w:szCs w:val="14"/>
                                </w:rPr>
                                <w:t>0</w:t>
                              </w:r>
                            </w:p>
                          </w:tc>
                          <w:tc>
                            <w:tcPr>
                              <w:tcW w:w="473" w:type="dxa"/>
                              <w:vAlign w:val="center"/>
                            </w:tcPr>
                            <w:p w14:paraId="0FDC3A4B" w14:textId="420F1BDD" w:rsidR="00A912B1" w:rsidRPr="005E5C9B" w:rsidRDefault="00A912B1" w:rsidP="00A912B1">
                              <w:pPr>
                                <w:rPr>
                                  <w:sz w:val="14"/>
                                  <w:szCs w:val="14"/>
                                </w:rPr>
                              </w:pPr>
                              <w:r>
                                <w:rPr>
                                  <w:rFonts w:ascii="Segoe UI" w:hAnsi="Segoe UI" w:cs="Segoe UI"/>
                                  <w:color w:val="000000"/>
                                  <w:sz w:val="14"/>
                                  <w:szCs w:val="14"/>
                                </w:rPr>
                                <w:t>4</w:t>
                              </w:r>
                            </w:p>
                          </w:tc>
                          <w:tc>
                            <w:tcPr>
                              <w:tcW w:w="398" w:type="dxa"/>
                              <w:vAlign w:val="center"/>
                            </w:tcPr>
                            <w:p w14:paraId="0EB4FCE1" w14:textId="78657C86" w:rsidR="00A912B1" w:rsidRPr="005E5C9B" w:rsidRDefault="00A912B1" w:rsidP="00A912B1">
                              <w:pPr>
                                <w:rPr>
                                  <w:sz w:val="14"/>
                                  <w:szCs w:val="14"/>
                                </w:rPr>
                              </w:pPr>
                              <w:r>
                                <w:rPr>
                                  <w:rFonts w:ascii="Segoe UI" w:hAnsi="Segoe UI" w:cs="Segoe UI"/>
                                  <w:color w:val="000000"/>
                                  <w:sz w:val="14"/>
                                  <w:szCs w:val="14"/>
                                </w:rPr>
                                <w:t>0</w:t>
                              </w:r>
                            </w:p>
                          </w:tc>
                          <w:tc>
                            <w:tcPr>
                              <w:tcW w:w="524" w:type="dxa"/>
                              <w:vAlign w:val="center"/>
                            </w:tcPr>
                            <w:p w14:paraId="50560EF7" w14:textId="589EA1AD" w:rsidR="00A912B1" w:rsidRPr="005E5C9B" w:rsidRDefault="00A912B1" w:rsidP="00A912B1">
                              <w:pPr>
                                <w:rPr>
                                  <w:sz w:val="14"/>
                                  <w:szCs w:val="14"/>
                                </w:rPr>
                              </w:pPr>
                              <w:r>
                                <w:rPr>
                                  <w:rFonts w:ascii="Segoe UI" w:hAnsi="Segoe UI" w:cs="Segoe UI"/>
                                  <w:color w:val="000000"/>
                                  <w:sz w:val="14"/>
                                  <w:szCs w:val="14"/>
                                </w:rPr>
                                <w:t>51</w:t>
                              </w:r>
                            </w:p>
                          </w:tc>
                          <w:tc>
                            <w:tcPr>
                              <w:tcW w:w="398" w:type="dxa"/>
                              <w:vAlign w:val="center"/>
                            </w:tcPr>
                            <w:p w14:paraId="108901A9" w14:textId="0BA5961F" w:rsidR="00A912B1" w:rsidRPr="005E5C9B" w:rsidRDefault="00A912B1" w:rsidP="00A912B1">
                              <w:pPr>
                                <w:rPr>
                                  <w:sz w:val="14"/>
                                  <w:szCs w:val="14"/>
                                </w:rPr>
                              </w:pPr>
                              <w:r>
                                <w:rPr>
                                  <w:rFonts w:ascii="Segoe UI" w:hAnsi="Segoe UI" w:cs="Segoe UI"/>
                                  <w:color w:val="000000"/>
                                  <w:sz w:val="14"/>
                                  <w:szCs w:val="14"/>
                                </w:rPr>
                                <w:t>0</w:t>
                              </w:r>
                            </w:p>
                          </w:tc>
                          <w:tc>
                            <w:tcPr>
                              <w:tcW w:w="700" w:type="dxa"/>
                              <w:vAlign w:val="center"/>
                            </w:tcPr>
                            <w:p w14:paraId="73116165" w14:textId="5021DB08" w:rsidR="00A912B1" w:rsidRPr="005E5C9B" w:rsidRDefault="00A912B1" w:rsidP="00A912B1">
                              <w:pPr>
                                <w:rPr>
                                  <w:sz w:val="14"/>
                                  <w:szCs w:val="14"/>
                                </w:rPr>
                              </w:pPr>
                              <w:r>
                                <w:rPr>
                                  <w:rFonts w:ascii="Segoe UI" w:hAnsi="Segoe UI" w:cs="Segoe UI"/>
                                  <w:color w:val="000000"/>
                                  <w:sz w:val="14"/>
                                  <w:szCs w:val="14"/>
                                </w:rPr>
                                <w:t>1.32101</w:t>
                              </w:r>
                            </w:p>
                          </w:tc>
                          <w:tc>
                            <w:tcPr>
                              <w:tcW w:w="373" w:type="dxa"/>
                              <w:vAlign w:val="center"/>
                            </w:tcPr>
                            <w:p w14:paraId="7CD257F3" w14:textId="56383E90" w:rsidR="00A912B1" w:rsidRPr="005E5C9B" w:rsidRDefault="00A912B1" w:rsidP="00A912B1">
                              <w:pPr>
                                <w:rPr>
                                  <w:sz w:val="14"/>
                                  <w:szCs w:val="14"/>
                                </w:rPr>
                              </w:pPr>
                              <w:r>
                                <w:rPr>
                                  <w:rFonts w:ascii="Segoe UI" w:hAnsi="Segoe UI" w:cs="Segoe UI"/>
                                  <w:color w:val="000000"/>
                                  <w:sz w:val="14"/>
                                  <w:szCs w:val="14"/>
                                </w:rPr>
                                <w:t>-</w:t>
                              </w:r>
                            </w:p>
                          </w:tc>
                          <w:tc>
                            <w:tcPr>
                              <w:tcW w:w="549" w:type="dxa"/>
                              <w:vAlign w:val="center"/>
                            </w:tcPr>
                            <w:p w14:paraId="2C84F3A6" w14:textId="0DCBA2DA" w:rsidR="00A912B1" w:rsidRPr="005E5C9B" w:rsidRDefault="00A912B1" w:rsidP="00A912B1">
                              <w:pPr>
                                <w:rPr>
                                  <w:sz w:val="14"/>
                                  <w:szCs w:val="14"/>
                                </w:rPr>
                              </w:pPr>
                              <w:r>
                                <w:rPr>
                                  <w:rFonts w:ascii="Segoe UI" w:hAnsi="Segoe UI" w:cs="Segoe UI"/>
                                  <w:color w:val="000000"/>
                                  <w:sz w:val="14"/>
                                  <w:szCs w:val="14"/>
                                </w:rPr>
                                <w:t>915.3</w:t>
                              </w:r>
                            </w:p>
                          </w:tc>
                          <w:tc>
                            <w:tcPr>
                              <w:tcW w:w="775" w:type="dxa"/>
                              <w:vAlign w:val="center"/>
                            </w:tcPr>
                            <w:p w14:paraId="0383F037" w14:textId="3F401999" w:rsidR="00A912B1" w:rsidRPr="005E5C9B" w:rsidRDefault="00A912B1" w:rsidP="00A912B1">
                              <w:pPr>
                                <w:rPr>
                                  <w:sz w:val="14"/>
                                  <w:szCs w:val="14"/>
                                </w:rPr>
                              </w:pPr>
                              <w:r>
                                <w:rPr>
                                  <w:rFonts w:ascii="Segoe UI" w:hAnsi="Segoe UI" w:cs="Segoe UI"/>
                                  <w:color w:val="000000"/>
                                  <w:sz w:val="14"/>
                                  <w:szCs w:val="14"/>
                                </w:rPr>
                                <w:t>0.004119</w:t>
                              </w:r>
                            </w:p>
                          </w:tc>
                          <w:tc>
                            <w:tcPr>
                              <w:tcW w:w="775" w:type="dxa"/>
                              <w:vAlign w:val="center"/>
                            </w:tcPr>
                            <w:p w14:paraId="77A31756" w14:textId="6874D828" w:rsidR="00A912B1" w:rsidRPr="005E5C9B" w:rsidRDefault="00A912B1" w:rsidP="00A912B1">
                              <w:pPr>
                                <w:rPr>
                                  <w:sz w:val="14"/>
                                  <w:szCs w:val="14"/>
                                </w:rPr>
                              </w:pPr>
                              <w:r>
                                <w:rPr>
                                  <w:rFonts w:ascii="Segoe UI" w:hAnsi="Segoe UI" w:cs="Segoe UI"/>
                                  <w:color w:val="000000"/>
                                  <w:sz w:val="14"/>
                                  <w:szCs w:val="14"/>
                                </w:rPr>
                                <w:t>0.041108</w:t>
                              </w:r>
                            </w:p>
                          </w:tc>
                        </w:tr>
                        <w:tr w:rsidR="00A912B1" w14:paraId="17CEC44C" w14:textId="77777777" w:rsidTr="00A912B1">
                          <w:trPr>
                            <w:trHeight w:val="39"/>
                          </w:trPr>
                          <w:tc>
                            <w:tcPr>
                              <w:tcW w:w="441" w:type="dxa"/>
                              <w:vAlign w:val="center"/>
                            </w:tcPr>
                            <w:p w14:paraId="4CC65B92" w14:textId="2E24A812" w:rsidR="00A912B1" w:rsidRPr="005E5C9B" w:rsidRDefault="00A912B1" w:rsidP="00A912B1">
                              <w:pPr>
                                <w:rPr>
                                  <w:sz w:val="14"/>
                                  <w:szCs w:val="14"/>
                                </w:rPr>
                              </w:pPr>
                              <w:r>
                                <w:rPr>
                                  <w:rFonts w:ascii="Segoe UI" w:hAnsi="Segoe UI" w:cs="Segoe UI"/>
                                  <w:color w:val="000000"/>
                                  <w:sz w:val="14"/>
                                  <w:szCs w:val="14"/>
                                </w:rPr>
                                <w:t>T6</w:t>
                              </w:r>
                            </w:p>
                          </w:tc>
                          <w:tc>
                            <w:tcPr>
                              <w:tcW w:w="473" w:type="dxa"/>
                              <w:vAlign w:val="center"/>
                            </w:tcPr>
                            <w:p w14:paraId="70B3DF61" w14:textId="5F289821" w:rsidR="00A912B1" w:rsidRPr="005E5C9B" w:rsidRDefault="00A912B1" w:rsidP="00A912B1">
                              <w:pPr>
                                <w:rPr>
                                  <w:sz w:val="14"/>
                                  <w:szCs w:val="14"/>
                                </w:rPr>
                              </w:pPr>
                              <w:r>
                                <w:rPr>
                                  <w:rFonts w:ascii="Segoe UI" w:hAnsi="Segoe UI" w:cs="Segoe UI"/>
                                  <w:color w:val="000000"/>
                                  <w:sz w:val="14"/>
                                  <w:szCs w:val="14"/>
                                </w:rPr>
                                <w:t>29</w:t>
                              </w:r>
                            </w:p>
                          </w:tc>
                          <w:tc>
                            <w:tcPr>
                              <w:tcW w:w="398" w:type="dxa"/>
                              <w:vAlign w:val="center"/>
                            </w:tcPr>
                            <w:p w14:paraId="3F8D894B" w14:textId="2B7DD1F5" w:rsidR="00A912B1" w:rsidRPr="005E5C9B" w:rsidRDefault="00A912B1" w:rsidP="00A912B1">
                              <w:pPr>
                                <w:rPr>
                                  <w:sz w:val="14"/>
                                  <w:szCs w:val="14"/>
                                </w:rPr>
                              </w:pPr>
                              <w:r>
                                <w:rPr>
                                  <w:rFonts w:ascii="Segoe UI" w:hAnsi="Segoe UI" w:cs="Segoe UI"/>
                                  <w:color w:val="000000"/>
                                  <w:sz w:val="14"/>
                                  <w:szCs w:val="14"/>
                                </w:rPr>
                                <w:t>0</w:t>
                              </w:r>
                            </w:p>
                          </w:tc>
                          <w:tc>
                            <w:tcPr>
                              <w:tcW w:w="473" w:type="dxa"/>
                              <w:vAlign w:val="center"/>
                            </w:tcPr>
                            <w:p w14:paraId="33D8E23B" w14:textId="4CF5980D" w:rsidR="00A912B1" w:rsidRPr="005E5C9B" w:rsidRDefault="00A912B1" w:rsidP="00A912B1">
                              <w:pPr>
                                <w:rPr>
                                  <w:sz w:val="14"/>
                                  <w:szCs w:val="14"/>
                                </w:rPr>
                              </w:pPr>
                              <w:r>
                                <w:rPr>
                                  <w:rFonts w:ascii="Segoe UI" w:hAnsi="Segoe UI" w:cs="Segoe UI"/>
                                  <w:color w:val="000000"/>
                                  <w:sz w:val="14"/>
                                  <w:szCs w:val="14"/>
                                </w:rPr>
                                <w:t>3.67</w:t>
                              </w:r>
                            </w:p>
                          </w:tc>
                          <w:tc>
                            <w:tcPr>
                              <w:tcW w:w="398" w:type="dxa"/>
                              <w:vAlign w:val="center"/>
                            </w:tcPr>
                            <w:p w14:paraId="226BBF10" w14:textId="45E5905C" w:rsidR="00A912B1" w:rsidRPr="005E5C9B" w:rsidRDefault="00A912B1" w:rsidP="00A912B1">
                              <w:pPr>
                                <w:rPr>
                                  <w:sz w:val="14"/>
                                  <w:szCs w:val="14"/>
                                </w:rPr>
                              </w:pPr>
                              <w:r>
                                <w:rPr>
                                  <w:rFonts w:ascii="Segoe UI" w:hAnsi="Segoe UI" w:cs="Segoe UI"/>
                                  <w:color w:val="000000"/>
                                  <w:sz w:val="14"/>
                                  <w:szCs w:val="14"/>
                                </w:rPr>
                                <w:t>0</w:t>
                              </w:r>
                            </w:p>
                          </w:tc>
                          <w:tc>
                            <w:tcPr>
                              <w:tcW w:w="524" w:type="dxa"/>
                              <w:vAlign w:val="center"/>
                            </w:tcPr>
                            <w:p w14:paraId="1A8D832F" w14:textId="320E9F56" w:rsidR="00A912B1" w:rsidRPr="005E5C9B" w:rsidRDefault="00A912B1" w:rsidP="00A912B1">
                              <w:pPr>
                                <w:rPr>
                                  <w:sz w:val="14"/>
                                  <w:szCs w:val="14"/>
                                </w:rPr>
                              </w:pPr>
                              <w:r>
                                <w:rPr>
                                  <w:rFonts w:ascii="Segoe UI" w:hAnsi="Segoe UI" w:cs="Segoe UI"/>
                                  <w:color w:val="000000"/>
                                  <w:sz w:val="14"/>
                                  <w:szCs w:val="14"/>
                                </w:rPr>
                                <w:t>48</w:t>
                              </w:r>
                            </w:p>
                          </w:tc>
                          <w:tc>
                            <w:tcPr>
                              <w:tcW w:w="398" w:type="dxa"/>
                              <w:vAlign w:val="center"/>
                            </w:tcPr>
                            <w:p w14:paraId="41EE68A8" w14:textId="7C89B780" w:rsidR="00A912B1" w:rsidRPr="005E5C9B" w:rsidRDefault="00A912B1" w:rsidP="00A912B1">
                              <w:pPr>
                                <w:rPr>
                                  <w:sz w:val="14"/>
                                  <w:szCs w:val="14"/>
                                </w:rPr>
                              </w:pPr>
                              <w:r>
                                <w:rPr>
                                  <w:rFonts w:ascii="Segoe UI" w:hAnsi="Segoe UI" w:cs="Segoe UI"/>
                                  <w:color w:val="000000"/>
                                  <w:sz w:val="14"/>
                                  <w:szCs w:val="14"/>
                                </w:rPr>
                                <w:t>0</w:t>
                              </w:r>
                            </w:p>
                          </w:tc>
                          <w:tc>
                            <w:tcPr>
                              <w:tcW w:w="700" w:type="dxa"/>
                              <w:vAlign w:val="center"/>
                            </w:tcPr>
                            <w:p w14:paraId="7231D2EA" w14:textId="38670178" w:rsidR="00A912B1" w:rsidRPr="005E5C9B" w:rsidRDefault="00A912B1" w:rsidP="00A912B1">
                              <w:pPr>
                                <w:rPr>
                                  <w:sz w:val="14"/>
                                  <w:szCs w:val="14"/>
                                </w:rPr>
                              </w:pPr>
                              <w:r>
                                <w:rPr>
                                  <w:rFonts w:ascii="Segoe UI" w:hAnsi="Segoe UI" w:cs="Segoe UI"/>
                                  <w:color w:val="000000"/>
                                  <w:sz w:val="14"/>
                                  <w:szCs w:val="14"/>
                                </w:rPr>
                                <w:t>1.12015</w:t>
                              </w:r>
                            </w:p>
                          </w:tc>
                          <w:tc>
                            <w:tcPr>
                              <w:tcW w:w="373" w:type="dxa"/>
                              <w:vAlign w:val="center"/>
                            </w:tcPr>
                            <w:p w14:paraId="7C754BB2" w14:textId="1A0A9AD7" w:rsidR="00A912B1" w:rsidRPr="005E5C9B" w:rsidRDefault="00A912B1" w:rsidP="00A912B1">
                              <w:pPr>
                                <w:rPr>
                                  <w:sz w:val="14"/>
                                  <w:szCs w:val="14"/>
                                </w:rPr>
                              </w:pPr>
                              <w:r>
                                <w:rPr>
                                  <w:rFonts w:ascii="Segoe UI" w:hAnsi="Segoe UI" w:cs="Segoe UI"/>
                                  <w:color w:val="000000"/>
                                  <w:sz w:val="14"/>
                                  <w:szCs w:val="14"/>
                                </w:rPr>
                                <w:t>-</w:t>
                              </w:r>
                            </w:p>
                          </w:tc>
                          <w:tc>
                            <w:tcPr>
                              <w:tcW w:w="549" w:type="dxa"/>
                              <w:vAlign w:val="center"/>
                            </w:tcPr>
                            <w:p w14:paraId="3AE5F30F" w14:textId="5108128D" w:rsidR="00A912B1" w:rsidRPr="005E5C9B" w:rsidRDefault="00A912B1" w:rsidP="00A912B1">
                              <w:pPr>
                                <w:rPr>
                                  <w:sz w:val="14"/>
                                  <w:szCs w:val="14"/>
                                </w:rPr>
                              </w:pPr>
                              <w:r>
                                <w:rPr>
                                  <w:rFonts w:ascii="Segoe UI" w:hAnsi="Segoe UI" w:cs="Segoe UI"/>
                                  <w:color w:val="000000"/>
                                  <w:sz w:val="14"/>
                                  <w:szCs w:val="14"/>
                                </w:rPr>
                                <w:t>-</w:t>
                              </w:r>
                            </w:p>
                          </w:tc>
                          <w:tc>
                            <w:tcPr>
                              <w:tcW w:w="775" w:type="dxa"/>
                              <w:vAlign w:val="center"/>
                            </w:tcPr>
                            <w:p w14:paraId="22AA68FB" w14:textId="04E1E1A2" w:rsidR="00A912B1" w:rsidRPr="005E5C9B" w:rsidRDefault="00A912B1" w:rsidP="00A912B1">
                              <w:pPr>
                                <w:rPr>
                                  <w:sz w:val="14"/>
                                  <w:szCs w:val="14"/>
                                </w:rPr>
                              </w:pPr>
                              <w:r>
                                <w:rPr>
                                  <w:rFonts w:ascii="Segoe UI" w:hAnsi="Segoe UI" w:cs="Segoe UI"/>
                                  <w:color w:val="000000"/>
                                  <w:sz w:val="14"/>
                                  <w:szCs w:val="14"/>
                                </w:rPr>
                                <w:t>0.003925</w:t>
                              </w:r>
                            </w:p>
                          </w:tc>
                          <w:tc>
                            <w:tcPr>
                              <w:tcW w:w="775" w:type="dxa"/>
                              <w:vAlign w:val="center"/>
                            </w:tcPr>
                            <w:p w14:paraId="7E8A398D" w14:textId="6DCCEFA8" w:rsidR="00A912B1" w:rsidRPr="005E5C9B" w:rsidRDefault="00A912B1" w:rsidP="00A912B1">
                              <w:pPr>
                                <w:rPr>
                                  <w:sz w:val="14"/>
                                  <w:szCs w:val="14"/>
                                </w:rPr>
                              </w:pPr>
                              <w:r>
                                <w:rPr>
                                  <w:rFonts w:ascii="Segoe UI" w:hAnsi="Segoe UI" w:cs="Segoe UI"/>
                                  <w:color w:val="000000"/>
                                  <w:sz w:val="14"/>
                                  <w:szCs w:val="14"/>
                                </w:rPr>
                                <w:t>0.04112</w:t>
                              </w:r>
                            </w:p>
                          </w:tc>
                        </w:tr>
                        <w:tr w:rsidR="00A912B1" w14:paraId="4C9278FC" w14:textId="77777777" w:rsidTr="00A912B1">
                          <w:trPr>
                            <w:trHeight w:val="39"/>
                          </w:trPr>
                          <w:tc>
                            <w:tcPr>
                              <w:tcW w:w="441" w:type="dxa"/>
                              <w:vAlign w:val="center"/>
                            </w:tcPr>
                            <w:p w14:paraId="724D44A3" w14:textId="74A6BEDB" w:rsidR="00A912B1" w:rsidRPr="005E5C9B" w:rsidRDefault="00A912B1" w:rsidP="00A912B1">
                              <w:pPr>
                                <w:rPr>
                                  <w:sz w:val="14"/>
                                  <w:szCs w:val="14"/>
                                </w:rPr>
                              </w:pPr>
                              <w:r>
                                <w:rPr>
                                  <w:rFonts w:ascii="Segoe UI" w:hAnsi="Segoe UI" w:cs="Segoe UI"/>
                                  <w:color w:val="000000"/>
                                  <w:sz w:val="14"/>
                                  <w:szCs w:val="14"/>
                                </w:rPr>
                                <w:t>T12</w:t>
                              </w:r>
                            </w:p>
                          </w:tc>
                          <w:tc>
                            <w:tcPr>
                              <w:tcW w:w="473" w:type="dxa"/>
                              <w:vAlign w:val="center"/>
                            </w:tcPr>
                            <w:p w14:paraId="194F27CA" w14:textId="39B5D4CB" w:rsidR="00A912B1" w:rsidRPr="005E5C9B" w:rsidRDefault="00A912B1" w:rsidP="00A912B1">
                              <w:pPr>
                                <w:rPr>
                                  <w:sz w:val="14"/>
                                  <w:szCs w:val="14"/>
                                </w:rPr>
                              </w:pPr>
                              <w:r>
                                <w:rPr>
                                  <w:rFonts w:ascii="Segoe UI" w:hAnsi="Segoe UI" w:cs="Segoe UI"/>
                                  <w:color w:val="000000"/>
                                  <w:sz w:val="14"/>
                                  <w:szCs w:val="14"/>
                                </w:rPr>
                                <w:t>30</w:t>
                              </w:r>
                            </w:p>
                          </w:tc>
                          <w:tc>
                            <w:tcPr>
                              <w:tcW w:w="398" w:type="dxa"/>
                              <w:vAlign w:val="center"/>
                            </w:tcPr>
                            <w:p w14:paraId="0CB62C8E" w14:textId="1EEAF678" w:rsidR="00A912B1" w:rsidRPr="005E5C9B" w:rsidRDefault="00A912B1" w:rsidP="00A912B1">
                              <w:pPr>
                                <w:rPr>
                                  <w:sz w:val="14"/>
                                  <w:szCs w:val="14"/>
                                </w:rPr>
                              </w:pPr>
                              <w:r>
                                <w:rPr>
                                  <w:rFonts w:ascii="Segoe UI" w:hAnsi="Segoe UI" w:cs="Segoe UI"/>
                                  <w:color w:val="000000"/>
                                  <w:sz w:val="14"/>
                                  <w:szCs w:val="14"/>
                                </w:rPr>
                                <w:t>0</w:t>
                              </w:r>
                            </w:p>
                          </w:tc>
                          <w:tc>
                            <w:tcPr>
                              <w:tcW w:w="473" w:type="dxa"/>
                              <w:vAlign w:val="center"/>
                            </w:tcPr>
                            <w:p w14:paraId="43D7F198" w14:textId="4D8A0337" w:rsidR="00A912B1" w:rsidRPr="005E5C9B" w:rsidRDefault="00A912B1" w:rsidP="00A912B1">
                              <w:pPr>
                                <w:rPr>
                                  <w:sz w:val="14"/>
                                  <w:szCs w:val="14"/>
                                </w:rPr>
                              </w:pPr>
                              <w:r>
                                <w:rPr>
                                  <w:rFonts w:ascii="Segoe UI" w:hAnsi="Segoe UI" w:cs="Segoe UI"/>
                                  <w:color w:val="000000"/>
                                  <w:sz w:val="14"/>
                                  <w:szCs w:val="14"/>
                                </w:rPr>
                                <w:t>3.33</w:t>
                              </w:r>
                            </w:p>
                          </w:tc>
                          <w:tc>
                            <w:tcPr>
                              <w:tcW w:w="398" w:type="dxa"/>
                              <w:vAlign w:val="center"/>
                            </w:tcPr>
                            <w:p w14:paraId="4E5C1BED" w14:textId="181A85B6" w:rsidR="00A912B1" w:rsidRPr="005E5C9B" w:rsidRDefault="00A912B1" w:rsidP="00A912B1">
                              <w:pPr>
                                <w:rPr>
                                  <w:sz w:val="14"/>
                                  <w:szCs w:val="14"/>
                                </w:rPr>
                              </w:pPr>
                              <w:r>
                                <w:rPr>
                                  <w:rFonts w:ascii="Segoe UI" w:hAnsi="Segoe UI" w:cs="Segoe UI"/>
                                  <w:color w:val="000000"/>
                                  <w:sz w:val="14"/>
                                  <w:szCs w:val="14"/>
                                </w:rPr>
                                <w:t>0</w:t>
                              </w:r>
                            </w:p>
                          </w:tc>
                          <w:tc>
                            <w:tcPr>
                              <w:tcW w:w="524" w:type="dxa"/>
                              <w:vAlign w:val="center"/>
                            </w:tcPr>
                            <w:p w14:paraId="3EA8266B" w14:textId="24ADCEDE" w:rsidR="00A912B1" w:rsidRPr="005E5C9B" w:rsidRDefault="00A912B1" w:rsidP="00A912B1">
                              <w:pPr>
                                <w:rPr>
                                  <w:sz w:val="14"/>
                                  <w:szCs w:val="14"/>
                                </w:rPr>
                              </w:pPr>
                              <w:r>
                                <w:rPr>
                                  <w:rFonts w:ascii="Segoe UI" w:hAnsi="Segoe UI" w:cs="Segoe UI"/>
                                  <w:color w:val="000000"/>
                                  <w:sz w:val="14"/>
                                  <w:szCs w:val="14"/>
                                </w:rPr>
                                <w:t>50</w:t>
                              </w:r>
                            </w:p>
                          </w:tc>
                          <w:tc>
                            <w:tcPr>
                              <w:tcW w:w="398" w:type="dxa"/>
                              <w:vAlign w:val="center"/>
                            </w:tcPr>
                            <w:p w14:paraId="53D6B01C" w14:textId="1D1E936E" w:rsidR="00A912B1" w:rsidRPr="005E5C9B" w:rsidRDefault="00A912B1" w:rsidP="00A912B1">
                              <w:pPr>
                                <w:rPr>
                                  <w:sz w:val="14"/>
                                  <w:szCs w:val="14"/>
                                </w:rPr>
                              </w:pPr>
                              <w:r>
                                <w:rPr>
                                  <w:rFonts w:ascii="Segoe UI" w:hAnsi="Segoe UI" w:cs="Segoe UI"/>
                                  <w:color w:val="000000"/>
                                  <w:sz w:val="14"/>
                                  <w:szCs w:val="14"/>
                                </w:rPr>
                                <w:t>0</w:t>
                              </w:r>
                            </w:p>
                          </w:tc>
                          <w:tc>
                            <w:tcPr>
                              <w:tcW w:w="700" w:type="dxa"/>
                              <w:vAlign w:val="center"/>
                            </w:tcPr>
                            <w:p w14:paraId="6E2F08D2" w14:textId="66C6F205" w:rsidR="00A912B1" w:rsidRPr="005E5C9B" w:rsidRDefault="00A912B1" w:rsidP="00A912B1">
                              <w:pPr>
                                <w:rPr>
                                  <w:sz w:val="14"/>
                                  <w:szCs w:val="14"/>
                                </w:rPr>
                              </w:pPr>
                              <w:r>
                                <w:rPr>
                                  <w:rFonts w:ascii="Segoe UI" w:hAnsi="Segoe UI" w:cs="Segoe UI"/>
                                  <w:color w:val="000000"/>
                                  <w:sz w:val="14"/>
                                  <w:szCs w:val="14"/>
                                </w:rPr>
                                <w:t>1.16527</w:t>
                              </w:r>
                            </w:p>
                          </w:tc>
                          <w:tc>
                            <w:tcPr>
                              <w:tcW w:w="373" w:type="dxa"/>
                              <w:vAlign w:val="center"/>
                            </w:tcPr>
                            <w:p w14:paraId="1D725AA6" w14:textId="18D505BA" w:rsidR="00A912B1" w:rsidRPr="005E5C9B" w:rsidRDefault="00A912B1" w:rsidP="00A912B1">
                              <w:pPr>
                                <w:rPr>
                                  <w:sz w:val="14"/>
                                  <w:szCs w:val="14"/>
                                </w:rPr>
                              </w:pPr>
                              <w:r>
                                <w:rPr>
                                  <w:rFonts w:ascii="Segoe UI" w:hAnsi="Segoe UI" w:cs="Segoe UI"/>
                                  <w:color w:val="000000"/>
                                  <w:sz w:val="14"/>
                                  <w:szCs w:val="14"/>
                                </w:rPr>
                                <w:t>-</w:t>
                              </w:r>
                            </w:p>
                          </w:tc>
                          <w:tc>
                            <w:tcPr>
                              <w:tcW w:w="549" w:type="dxa"/>
                              <w:vAlign w:val="center"/>
                            </w:tcPr>
                            <w:p w14:paraId="470C5D9C" w14:textId="7E5928FA" w:rsidR="00A912B1" w:rsidRPr="005E5C9B" w:rsidRDefault="00A912B1" w:rsidP="00A912B1">
                              <w:pPr>
                                <w:rPr>
                                  <w:sz w:val="14"/>
                                  <w:szCs w:val="14"/>
                                </w:rPr>
                              </w:pPr>
                              <w:r>
                                <w:rPr>
                                  <w:rFonts w:ascii="Segoe UI" w:hAnsi="Segoe UI" w:cs="Segoe UI"/>
                                  <w:color w:val="000000"/>
                                  <w:sz w:val="14"/>
                                  <w:szCs w:val="14"/>
                                </w:rPr>
                                <w:t>682</w:t>
                              </w:r>
                            </w:p>
                          </w:tc>
                          <w:tc>
                            <w:tcPr>
                              <w:tcW w:w="775" w:type="dxa"/>
                              <w:vAlign w:val="center"/>
                            </w:tcPr>
                            <w:p w14:paraId="406FF234" w14:textId="55877E1A" w:rsidR="00A912B1" w:rsidRPr="005E5C9B" w:rsidRDefault="00A912B1" w:rsidP="00A912B1">
                              <w:pPr>
                                <w:rPr>
                                  <w:sz w:val="14"/>
                                  <w:szCs w:val="14"/>
                                </w:rPr>
                              </w:pPr>
                              <w:r>
                                <w:rPr>
                                  <w:rFonts w:ascii="Segoe UI" w:hAnsi="Segoe UI" w:cs="Segoe UI"/>
                                  <w:color w:val="000000"/>
                                  <w:sz w:val="14"/>
                                  <w:szCs w:val="14"/>
                                </w:rPr>
                                <w:t>0.003917</w:t>
                              </w:r>
                            </w:p>
                          </w:tc>
                          <w:tc>
                            <w:tcPr>
                              <w:tcW w:w="775" w:type="dxa"/>
                              <w:vAlign w:val="center"/>
                            </w:tcPr>
                            <w:p w14:paraId="21AB8823" w14:textId="202B1975" w:rsidR="00A912B1" w:rsidRPr="005E5C9B" w:rsidRDefault="00A912B1" w:rsidP="00A912B1">
                              <w:pPr>
                                <w:rPr>
                                  <w:sz w:val="14"/>
                                  <w:szCs w:val="14"/>
                                </w:rPr>
                              </w:pPr>
                              <w:r>
                                <w:rPr>
                                  <w:rFonts w:ascii="Segoe UI" w:hAnsi="Segoe UI" w:cs="Segoe UI"/>
                                  <w:color w:val="000000"/>
                                  <w:sz w:val="14"/>
                                  <w:szCs w:val="14"/>
                                </w:rPr>
                                <w:t>0.042471</w:t>
                              </w:r>
                            </w:p>
                          </w:tc>
                        </w:tr>
                        <w:tr w:rsidR="00A912B1" w14:paraId="02595F62" w14:textId="77777777" w:rsidTr="00A912B1">
                          <w:trPr>
                            <w:trHeight w:val="39"/>
                          </w:trPr>
                          <w:tc>
                            <w:tcPr>
                              <w:tcW w:w="441" w:type="dxa"/>
                              <w:vAlign w:val="center"/>
                            </w:tcPr>
                            <w:p w14:paraId="2A384652" w14:textId="2FBF3661" w:rsidR="00A912B1" w:rsidRPr="005E5C9B" w:rsidRDefault="00A912B1" w:rsidP="00A912B1">
                              <w:pPr>
                                <w:rPr>
                                  <w:sz w:val="14"/>
                                  <w:szCs w:val="14"/>
                                </w:rPr>
                              </w:pPr>
                              <w:r>
                                <w:rPr>
                                  <w:rFonts w:ascii="Segoe UI" w:hAnsi="Segoe UI" w:cs="Segoe UI"/>
                                  <w:color w:val="000000"/>
                                  <w:sz w:val="14"/>
                                  <w:szCs w:val="14"/>
                                </w:rPr>
                                <w:t>T24</w:t>
                              </w:r>
                            </w:p>
                          </w:tc>
                          <w:tc>
                            <w:tcPr>
                              <w:tcW w:w="473" w:type="dxa"/>
                              <w:vAlign w:val="center"/>
                            </w:tcPr>
                            <w:p w14:paraId="4BEE8B69" w14:textId="730DF7F7" w:rsidR="00A912B1" w:rsidRPr="005E5C9B" w:rsidRDefault="00A912B1" w:rsidP="00A912B1">
                              <w:pPr>
                                <w:rPr>
                                  <w:sz w:val="14"/>
                                  <w:szCs w:val="14"/>
                                </w:rPr>
                              </w:pPr>
                              <w:r>
                                <w:rPr>
                                  <w:rFonts w:ascii="Segoe UI" w:hAnsi="Segoe UI" w:cs="Segoe UI"/>
                                  <w:color w:val="000000"/>
                                  <w:sz w:val="14"/>
                                  <w:szCs w:val="14"/>
                                </w:rPr>
                                <w:t>28</w:t>
                              </w:r>
                            </w:p>
                          </w:tc>
                          <w:tc>
                            <w:tcPr>
                              <w:tcW w:w="398" w:type="dxa"/>
                              <w:vAlign w:val="center"/>
                            </w:tcPr>
                            <w:p w14:paraId="196709E6" w14:textId="568D0F17" w:rsidR="00A912B1" w:rsidRPr="005E5C9B" w:rsidRDefault="00A912B1" w:rsidP="00A912B1">
                              <w:pPr>
                                <w:rPr>
                                  <w:sz w:val="14"/>
                                  <w:szCs w:val="14"/>
                                </w:rPr>
                              </w:pPr>
                              <w:r>
                                <w:rPr>
                                  <w:rFonts w:ascii="Segoe UI" w:hAnsi="Segoe UI" w:cs="Segoe UI"/>
                                  <w:color w:val="000000"/>
                                  <w:sz w:val="14"/>
                                  <w:szCs w:val="14"/>
                                </w:rPr>
                                <w:t>0</w:t>
                              </w:r>
                            </w:p>
                          </w:tc>
                          <w:tc>
                            <w:tcPr>
                              <w:tcW w:w="473" w:type="dxa"/>
                              <w:vAlign w:val="center"/>
                            </w:tcPr>
                            <w:p w14:paraId="20F36C5C" w14:textId="27CD93CD" w:rsidR="00A912B1" w:rsidRPr="005E5C9B" w:rsidRDefault="00A912B1" w:rsidP="00A912B1">
                              <w:pPr>
                                <w:rPr>
                                  <w:sz w:val="14"/>
                                  <w:szCs w:val="14"/>
                                </w:rPr>
                              </w:pPr>
                              <w:r>
                                <w:rPr>
                                  <w:rFonts w:ascii="Segoe UI" w:hAnsi="Segoe UI" w:cs="Segoe UI"/>
                                  <w:color w:val="000000"/>
                                  <w:sz w:val="14"/>
                                  <w:szCs w:val="14"/>
                                </w:rPr>
                                <w:t>2.33</w:t>
                              </w:r>
                            </w:p>
                          </w:tc>
                          <w:tc>
                            <w:tcPr>
                              <w:tcW w:w="398" w:type="dxa"/>
                              <w:vAlign w:val="center"/>
                            </w:tcPr>
                            <w:p w14:paraId="3590DAEB" w14:textId="1FFEF7FC" w:rsidR="00A912B1" w:rsidRPr="005E5C9B" w:rsidRDefault="00A912B1" w:rsidP="00A912B1">
                              <w:pPr>
                                <w:rPr>
                                  <w:sz w:val="14"/>
                                  <w:szCs w:val="14"/>
                                </w:rPr>
                              </w:pPr>
                              <w:r>
                                <w:rPr>
                                  <w:rFonts w:ascii="Segoe UI" w:hAnsi="Segoe UI" w:cs="Segoe UI"/>
                                  <w:color w:val="000000"/>
                                  <w:sz w:val="14"/>
                                  <w:szCs w:val="14"/>
                                </w:rPr>
                                <w:t>0</w:t>
                              </w:r>
                            </w:p>
                          </w:tc>
                          <w:tc>
                            <w:tcPr>
                              <w:tcW w:w="524" w:type="dxa"/>
                              <w:vAlign w:val="center"/>
                            </w:tcPr>
                            <w:p w14:paraId="112B2684" w14:textId="20D1083F" w:rsidR="00A912B1" w:rsidRPr="005E5C9B" w:rsidRDefault="00A912B1" w:rsidP="00A912B1">
                              <w:pPr>
                                <w:rPr>
                                  <w:sz w:val="14"/>
                                  <w:szCs w:val="14"/>
                                </w:rPr>
                              </w:pPr>
                              <w:r>
                                <w:rPr>
                                  <w:rFonts w:ascii="Segoe UI" w:hAnsi="Segoe UI" w:cs="Segoe UI"/>
                                  <w:color w:val="000000"/>
                                  <w:sz w:val="14"/>
                                  <w:szCs w:val="14"/>
                                </w:rPr>
                                <w:t>56</w:t>
                              </w:r>
                            </w:p>
                          </w:tc>
                          <w:tc>
                            <w:tcPr>
                              <w:tcW w:w="398" w:type="dxa"/>
                              <w:vAlign w:val="center"/>
                            </w:tcPr>
                            <w:p w14:paraId="3F7151D2" w14:textId="4EA6EDDD" w:rsidR="00A912B1" w:rsidRPr="005E5C9B" w:rsidRDefault="00A912B1" w:rsidP="00A912B1">
                              <w:pPr>
                                <w:rPr>
                                  <w:sz w:val="14"/>
                                  <w:szCs w:val="14"/>
                                </w:rPr>
                              </w:pPr>
                              <w:r>
                                <w:rPr>
                                  <w:rFonts w:ascii="Segoe UI" w:hAnsi="Segoe UI" w:cs="Segoe UI"/>
                                  <w:color w:val="000000"/>
                                  <w:sz w:val="14"/>
                                  <w:szCs w:val="14"/>
                                </w:rPr>
                                <w:t>0</w:t>
                              </w:r>
                            </w:p>
                          </w:tc>
                          <w:tc>
                            <w:tcPr>
                              <w:tcW w:w="700" w:type="dxa"/>
                              <w:vAlign w:val="center"/>
                            </w:tcPr>
                            <w:p w14:paraId="795CC425" w14:textId="213E6C09" w:rsidR="00A912B1" w:rsidRPr="005E5C9B" w:rsidRDefault="00A912B1" w:rsidP="00A912B1">
                              <w:pPr>
                                <w:rPr>
                                  <w:sz w:val="14"/>
                                  <w:szCs w:val="14"/>
                                </w:rPr>
                              </w:pPr>
                              <w:r>
                                <w:rPr>
                                  <w:rFonts w:ascii="Segoe UI" w:hAnsi="Segoe UI" w:cs="Segoe UI"/>
                                  <w:color w:val="000000"/>
                                  <w:sz w:val="14"/>
                                  <w:szCs w:val="14"/>
                                </w:rPr>
                                <w:t>1.09613</w:t>
                              </w:r>
                            </w:p>
                          </w:tc>
                          <w:tc>
                            <w:tcPr>
                              <w:tcW w:w="373" w:type="dxa"/>
                              <w:vAlign w:val="center"/>
                            </w:tcPr>
                            <w:p w14:paraId="76DDBDFE" w14:textId="4DAFE0AC" w:rsidR="00A912B1" w:rsidRPr="005E5C9B" w:rsidRDefault="00A912B1" w:rsidP="00A912B1">
                              <w:pPr>
                                <w:rPr>
                                  <w:sz w:val="14"/>
                                  <w:szCs w:val="14"/>
                                </w:rPr>
                              </w:pPr>
                              <w:r>
                                <w:rPr>
                                  <w:rFonts w:ascii="Segoe UI" w:hAnsi="Segoe UI" w:cs="Segoe UI"/>
                                  <w:color w:val="000000"/>
                                  <w:sz w:val="14"/>
                                  <w:szCs w:val="14"/>
                                </w:rPr>
                                <w:t>-</w:t>
                              </w:r>
                            </w:p>
                          </w:tc>
                          <w:tc>
                            <w:tcPr>
                              <w:tcW w:w="549" w:type="dxa"/>
                              <w:vAlign w:val="center"/>
                            </w:tcPr>
                            <w:p w14:paraId="33CEB189" w14:textId="2C3E377B" w:rsidR="00A912B1" w:rsidRPr="005E5C9B" w:rsidRDefault="00A912B1" w:rsidP="00A912B1">
                              <w:pPr>
                                <w:rPr>
                                  <w:sz w:val="14"/>
                                  <w:szCs w:val="14"/>
                                </w:rPr>
                              </w:pPr>
                              <w:r>
                                <w:rPr>
                                  <w:rFonts w:ascii="Segoe UI" w:hAnsi="Segoe UI" w:cs="Segoe UI"/>
                                  <w:color w:val="000000"/>
                                  <w:sz w:val="14"/>
                                  <w:szCs w:val="14"/>
                                </w:rPr>
                                <w:t>-</w:t>
                              </w:r>
                            </w:p>
                          </w:tc>
                          <w:tc>
                            <w:tcPr>
                              <w:tcW w:w="775" w:type="dxa"/>
                              <w:vAlign w:val="center"/>
                            </w:tcPr>
                            <w:p w14:paraId="1B7D9CC7" w14:textId="4B2CE52F" w:rsidR="00A912B1" w:rsidRPr="005E5C9B" w:rsidRDefault="00A912B1" w:rsidP="00A912B1">
                              <w:pPr>
                                <w:rPr>
                                  <w:sz w:val="14"/>
                                  <w:szCs w:val="14"/>
                                </w:rPr>
                              </w:pPr>
                              <w:r>
                                <w:rPr>
                                  <w:rFonts w:ascii="Segoe UI" w:hAnsi="Segoe UI" w:cs="Segoe UI"/>
                                  <w:color w:val="000000"/>
                                  <w:sz w:val="14"/>
                                  <w:szCs w:val="14"/>
                                </w:rPr>
                                <w:t>0.003897</w:t>
                              </w:r>
                            </w:p>
                          </w:tc>
                          <w:tc>
                            <w:tcPr>
                              <w:tcW w:w="775" w:type="dxa"/>
                              <w:vAlign w:val="center"/>
                            </w:tcPr>
                            <w:p w14:paraId="3CF44720" w14:textId="6BFFBEC3" w:rsidR="00A912B1" w:rsidRPr="005E5C9B" w:rsidRDefault="00A912B1" w:rsidP="00A912B1">
                              <w:pPr>
                                <w:rPr>
                                  <w:sz w:val="14"/>
                                  <w:szCs w:val="14"/>
                                </w:rPr>
                              </w:pPr>
                              <w:r>
                                <w:rPr>
                                  <w:rFonts w:ascii="Segoe UI" w:hAnsi="Segoe UI" w:cs="Segoe UI"/>
                                  <w:color w:val="000000"/>
                                  <w:sz w:val="14"/>
                                  <w:szCs w:val="14"/>
                                </w:rPr>
                                <w:t>0.044573</w:t>
                              </w:r>
                            </w:p>
                          </w:tc>
                        </w:tr>
                      </w:tbl>
                      <w:p w14:paraId="39ACF464" w14:textId="77777777" w:rsidR="00406DDE" w:rsidRDefault="00406DDE" w:rsidP="00406DDE"/>
                    </w:txbxContent>
                  </v:textbox>
                </v:shape>
              </v:group>
            </w:pict>
          </mc:Fallback>
        </mc:AlternateContent>
      </w:r>
    </w:p>
    <w:p w14:paraId="59D83985" w14:textId="695D1001" w:rsidR="00406DDE" w:rsidRDefault="00406DDE" w:rsidP="00E05DBE">
      <w:pPr>
        <w:rPr>
          <w:sz w:val="20"/>
          <w:szCs w:val="20"/>
        </w:rPr>
      </w:pPr>
    </w:p>
    <w:p w14:paraId="09BB7FBB" w14:textId="6BD77D74" w:rsidR="00406DDE" w:rsidRDefault="00406DDE" w:rsidP="00E05DBE">
      <w:pPr>
        <w:rPr>
          <w:sz w:val="20"/>
          <w:szCs w:val="20"/>
        </w:rPr>
      </w:pPr>
    </w:p>
    <w:p w14:paraId="5557A553" w14:textId="4BF2A1E9" w:rsidR="00406DDE" w:rsidRDefault="00406DDE" w:rsidP="00E05DBE">
      <w:pPr>
        <w:rPr>
          <w:sz w:val="20"/>
          <w:szCs w:val="20"/>
        </w:rPr>
      </w:pPr>
    </w:p>
    <w:p w14:paraId="58B6BA6D" w14:textId="729F07E5" w:rsidR="00406DDE" w:rsidRDefault="00277A01" w:rsidP="00E05DBE">
      <w:pPr>
        <w:rPr>
          <w:sz w:val="20"/>
          <w:szCs w:val="20"/>
        </w:rPr>
      </w:pPr>
      <w:r>
        <w:rPr>
          <w:noProof/>
          <w:sz w:val="20"/>
          <w:szCs w:val="20"/>
        </w:rPr>
        <mc:AlternateContent>
          <mc:Choice Requires="wps">
            <w:drawing>
              <wp:anchor distT="0" distB="0" distL="114300" distR="114300" simplePos="0" relativeHeight="251931648" behindDoc="0" locked="0" layoutInCell="1" allowOverlap="1" wp14:anchorId="6E914D02" wp14:editId="1AB73785">
                <wp:simplePos x="0" y="0"/>
                <wp:positionH relativeFrom="column">
                  <wp:posOffset>6350</wp:posOffset>
                </wp:positionH>
                <wp:positionV relativeFrom="paragraph">
                  <wp:posOffset>256353</wp:posOffset>
                </wp:positionV>
                <wp:extent cx="247650" cy="158750"/>
                <wp:effectExtent l="0" t="0" r="16510" b="12700"/>
                <wp:wrapNone/>
                <wp:docPr id="397834597"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5665E8AF" w14:textId="5CB8468A" w:rsidR="00A31452" w:rsidRPr="00603F99" w:rsidRDefault="00A31452" w:rsidP="00A31452">
                            <w:pPr>
                              <w:jc w:val="center"/>
                              <w:rPr>
                                <w:sz w:val="16"/>
                                <w:szCs w:val="16"/>
                              </w:rPr>
                            </w:pPr>
                            <w:r w:rsidRPr="00603F99">
                              <w:rPr>
                                <w:sz w:val="16"/>
                                <w:szCs w:val="16"/>
                              </w:rPr>
                              <w:t>10</w:t>
                            </w:r>
                            <w:r>
                              <w:rPr>
                                <w:sz w:val="16"/>
                                <w:szCs w:val="16"/>
                              </w:rPr>
                              <w:t>b</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14D02" id="_x0000_s1030" style="position:absolute;margin-left:.5pt;margin-top:20.2pt;width:19.5pt;height:12.5pt;z-index:251931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" fillcolor="white [3201]" strokecolor="black [3200]" strokeweight="1pt">
                <v:textbox inset="1.44pt,0,1.44pt,0">
                  <w:txbxContent>
                    <w:p w14:paraId="5665E8AF" w14:textId="5CB8468A" w:rsidR="00A31452" w:rsidRPr="00603F99" w:rsidRDefault="00A31452" w:rsidP="00A31452">
                      <w:pPr>
                        <w:jc w:val="center"/>
                        <w:rPr>
                          <w:sz w:val="16"/>
                          <w:szCs w:val="16"/>
                        </w:rPr>
                      </w:pPr>
                      <w:r w:rsidRPr="00603F99">
                        <w:rPr>
                          <w:sz w:val="16"/>
                          <w:szCs w:val="16"/>
                        </w:rPr>
                        <w:t>10</w:t>
                      </w:r>
                      <w:r>
                        <w:rPr>
                          <w:sz w:val="16"/>
                          <w:szCs w:val="16"/>
                        </w:rPr>
                        <w:t>b</w:t>
                      </w:r>
                    </w:p>
                  </w:txbxContent>
                </v:textbox>
              </v:rect>
            </w:pict>
          </mc:Fallback>
        </mc:AlternateContent>
      </w:r>
      <w:r w:rsidR="000D2B25">
        <w:rPr>
          <w:noProof/>
          <w:sz w:val="20"/>
          <w:szCs w:val="20"/>
        </w:rPr>
        <mc:AlternateContent>
          <mc:Choice Requires="wpg">
            <w:drawing>
              <wp:anchor distT="0" distB="0" distL="114300" distR="114300" simplePos="0" relativeHeight="251825152" behindDoc="0" locked="0" layoutInCell="1" allowOverlap="1" wp14:anchorId="000C05D4" wp14:editId="1048B008">
                <wp:simplePos x="0" y="0"/>
                <wp:positionH relativeFrom="column">
                  <wp:posOffset>635</wp:posOffset>
                </wp:positionH>
                <wp:positionV relativeFrom="paragraph">
                  <wp:posOffset>188985</wp:posOffset>
                </wp:positionV>
                <wp:extent cx="6438777" cy="1317090"/>
                <wp:effectExtent l="0" t="0" r="19685" b="16510"/>
                <wp:wrapNone/>
                <wp:docPr id="1510040150" name="Group 71"/>
                <wp:cNvGraphicFramePr/>
                <a:graphic xmlns:a="http://schemas.openxmlformats.org/drawingml/2006/main">
                  <a:graphicData uri="http://schemas.microsoft.com/office/word/2010/wordprocessingGroup">
                    <wpg:wgp>
                      <wpg:cNvGrpSpPr/>
                      <wpg:grpSpPr>
                        <a:xfrm>
                          <a:off x="0" y="0"/>
                          <a:ext cx="6438777" cy="1317090"/>
                          <a:chOff x="0" y="0"/>
                          <a:chExt cx="5873750" cy="1306332"/>
                        </a:xfrm>
                      </wpg:grpSpPr>
                      <wps:wsp>
                        <wps:cNvPr id="1796948142" name="Text Box 67"/>
                        <wps:cNvSpPr txBox="1"/>
                        <wps:spPr>
                          <a:xfrm>
                            <a:off x="0" y="0"/>
                            <a:ext cx="5873283" cy="1306233"/>
                          </a:xfrm>
                          <a:prstGeom prst="rect">
                            <a:avLst/>
                          </a:prstGeom>
                          <a:solidFill>
                            <a:schemeClr val="lt1"/>
                          </a:solidFill>
                          <a:ln w="6350">
                            <a:solidFill>
                              <a:prstClr val="black"/>
                            </a:solidFill>
                          </a:ln>
                        </wps:spPr>
                        <wps:txbx>
                          <w:txbxContent>
                            <w:p w14:paraId="27E32400" w14:textId="2506995A" w:rsidR="00AC6AE7" w:rsidRDefault="00B17316" w:rsidP="00AC6AE7">
                              <w:r>
                                <w:rPr>
                                  <w:noProof/>
                                  <w:sz w:val="20"/>
                                  <w:szCs w:val="20"/>
                                </w:rPr>
                                <w:drawing>
                                  <wp:inline distT="0" distB="0" distL="0" distR="0" wp14:anchorId="0DA0E944" wp14:editId="0935D8CE">
                                    <wp:extent cx="1993567" cy="1153402"/>
                                    <wp:effectExtent l="19050" t="19050" r="26035" b="27940"/>
                                    <wp:docPr id="108615322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10775" cy="1163358"/>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6859610" name="Text Box 65"/>
                        <wps:cNvSpPr txBox="1"/>
                        <wps:spPr>
                          <a:xfrm>
                            <a:off x="2040890" y="13472"/>
                            <a:ext cx="3832860" cy="1292860"/>
                          </a:xfrm>
                          <a:prstGeom prst="rect">
                            <a:avLst/>
                          </a:prstGeom>
                          <a:solidFill>
                            <a:schemeClr val="lt1"/>
                          </a:solidFill>
                          <a:ln w="6350">
                            <a:noFill/>
                          </a:ln>
                        </wps:spPr>
                        <wps:txbx>
                          <w:txbxContent>
                            <w:tbl>
                              <w:tblPr>
                                <w:tblStyle w:val="TableGrid"/>
                                <w:tblW w:w="6346" w:type="dxa"/>
                                <w:tblInd w:w="-5" w:type="dxa"/>
                                <w:tblLook w:val="04A0" w:firstRow="1" w:lastRow="0" w:firstColumn="1" w:lastColumn="0" w:noHBand="0" w:noVBand="1"/>
                              </w:tblPr>
                              <w:tblGrid>
                                <w:gridCol w:w="441"/>
                                <w:gridCol w:w="473"/>
                                <w:gridCol w:w="398"/>
                                <w:gridCol w:w="473"/>
                                <w:gridCol w:w="398"/>
                                <w:gridCol w:w="524"/>
                                <w:gridCol w:w="398"/>
                                <w:gridCol w:w="624"/>
                                <w:gridCol w:w="624"/>
                                <w:gridCol w:w="518"/>
                                <w:gridCol w:w="775"/>
                                <w:gridCol w:w="700"/>
                              </w:tblGrid>
                              <w:tr w:rsidR="00AC6AE7" w14:paraId="2E11243D" w14:textId="77777777" w:rsidTr="00414788">
                                <w:trPr>
                                  <w:cantSplit/>
                                  <w:trHeight w:val="1070"/>
                                </w:trPr>
                                <w:tc>
                                  <w:tcPr>
                                    <w:tcW w:w="441" w:type="dxa"/>
                                    <w:textDirection w:val="btLr"/>
                                  </w:tcPr>
                                  <w:p w14:paraId="6D925D0E" w14:textId="77777777" w:rsidR="00AC6AE7" w:rsidRPr="003677BD" w:rsidRDefault="00AC6AE7" w:rsidP="00406DDE">
                                    <w:pPr>
                                      <w:ind w:left="113" w:right="113"/>
                                      <w:rPr>
                                        <w:b/>
                                        <w:bCs/>
                                        <w:sz w:val="12"/>
                                        <w:szCs w:val="12"/>
                                      </w:rPr>
                                    </w:pPr>
                                    <w:r w:rsidRPr="003677BD">
                                      <w:rPr>
                                        <w:b/>
                                        <w:bCs/>
                                        <w:sz w:val="12"/>
                                        <w:szCs w:val="12"/>
                                      </w:rPr>
                                      <w:t>Timepoint</w:t>
                                    </w:r>
                                  </w:p>
                                </w:tc>
                                <w:tc>
                                  <w:tcPr>
                                    <w:tcW w:w="473" w:type="dxa"/>
                                    <w:textDirection w:val="btLr"/>
                                  </w:tcPr>
                                  <w:p w14:paraId="2308D4A7" w14:textId="03FC35D1" w:rsidR="00AC6AE7" w:rsidRPr="003677BD" w:rsidRDefault="00AC6AE7" w:rsidP="00406DDE">
                                    <w:pPr>
                                      <w:ind w:left="113" w:right="113"/>
                                      <w:rPr>
                                        <w:b/>
                                        <w:bCs/>
                                        <w:sz w:val="12"/>
                                        <w:szCs w:val="12"/>
                                      </w:rPr>
                                    </w:pPr>
                                    <w:r w:rsidRPr="003677BD">
                                      <w:rPr>
                                        <w:b/>
                                        <w:bCs/>
                                        <w:sz w:val="12"/>
                                        <w:szCs w:val="12"/>
                                      </w:rPr>
                                      <w:t>MMSE</w:t>
                                    </w:r>
                                  </w:p>
                                </w:tc>
                                <w:tc>
                                  <w:tcPr>
                                    <w:tcW w:w="398" w:type="dxa"/>
                                    <w:textDirection w:val="btLr"/>
                                  </w:tcPr>
                                  <w:p w14:paraId="24D2DA2B" w14:textId="77777777" w:rsidR="00AC6AE7" w:rsidRPr="003677BD" w:rsidRDefault="00AC6AE7" w:rsidP="00406DDE">
                                    <w:pPr>
                                      <w:ind w:left="113" w:right="113"/>
                                      <w:rPr>
                                        <w:b/>
                                        <w:bCs/>
                                        <w:sz w:val="12"/>
                                        <w:szCs w:val="12"/>
                                      </w:rPr>
                                    </w:pPr>
                                    <w:r w:rsidRPr="003677BD">
                                      <w:rPr>
                                        <w:b/>
                                        <w:bCs/>
                                        <w:sz w:val="12"/>
                                        <w:szCs w:val="12"/>
                                      </w:rPr>
                                      <w:t>CDRSB</w:t>
                                    </w:r>
                                  </w:p>
                                </w:tc>
                                <w:tc>
                                  <w:tcPr>
                                    <w:tcW w:w="473" w:type="dxa"/>
                                    <w:textDirection w:val="btLr"/>
                                  </w:tcPr>
                                  <w:p w14:paraId="480872BF" w14:textId="77777777" w:rsidR="00AC6AE7" w:rsidRPr="003677BD" w:rsidRDefault="00AC6AE7" w:rsidP="00406DDE">
                                    <w:pPr>
                                      <w:ind w:left="113" w:right="113"/>
                                      <w:rPr>
                                        <w:b/>
                                        <w:bCs/>
                                        <w:sz w:val="12"/>
                                        <w:szCs w:val="12"/>
                                      </w:rPr>
                                    </w:pPr>
                                    <w:r w:rsidRPr="003677BD">
                                      <w:rPr>
                                        <w:b/>
                                        <w:bCs/>
                                        <w:sz w:val="12"/>
                                        <w:szCs w:val="12"/>
                                      </w:rPr>
                                      <w:t>ADAS13</w:t>
                                    </w:r>
                                  </w:p>
                                </w:tc>
                                <w:tc>
                                  <w:tcPr>
                                    <w:tcW w:w="398" w:type="dxa"/>
                                    <w:textDirection w:val="btLr"/>
                                  </w:tcPr>
                                  <w:p w14:paraId="0726DC09" w14:textId="77777777" w:rsidR="00AC6AE7" w:rsidRPr="003677BD" w:rsidRDefault="00AC6AE7" w:rsidP="00406DDE">
                                    <w:pPr>
                                      <w:ind w:left="113" w:right="113"/>
                                      <w:rPr>
                                        <w:b/>
                                        <w:bCs/>
                                        <w:sz w:val="12"/>
                                        <w:szCs w:val="12"/>
                                      </w:rPr>
                                    </w:pPr>
                                    <w:r w:rsidRPr="003677BD">
                                      <w:rPr>
                                        <w:b/>
                                        <w:bCs/>
                                        <w:sz w:val="12"/>
                                        <w:szCs w:val="12"/>
                                      </w:rPr>
                                      <w:t>FAQ</w:t>
                                    </w:r>
                                  </w:p>
                                </w:tc>
                                <w:tc>
                                  <w:tcPr>
                                    <w:tcW w:w="524" w:type="dxa"/>
                                    <w:textDirection w:val="btLr"/>
                                  </w:tcPr>
                                  <w:p w14:paraId="78D40627" w14:textId="77777777" w:rsidR="00AC6AE7" w:rsidRPr="003677BD" w:rsidRDefault="00AC6AE7" w:rsidP="00406DDE">
                                    <w:pPr>
                                      <w:ind w:left="113" w:right="113"/>
                                      <w:rPr>
                                        <w:b/>
                                        <w:bCs/>
                                        <w:sz w:val="12"/>
                                        <w:szCs w:val="12"/>
                                      </w:rPr>
                                    </w:pPr>
                                    <w:r w:rsidRPr="003677BD">
                                      <w:rPr>
                                        <w:b/>
                                        <w:bCs/>
                                        <w:sz w:val="12"/>
                                        <w:szCs w:val="12"/>
                                      </w:rPr>
                                      <w:t>RAVLT</w:t>
                                    </w:r>
                                  </w:p>
                                  <w:p w14:paraId="78FD11E8" w14:textId="77777777" w:rsidR="00AC6AE7" w:rsidRPr="003677BD" w:rsidRDefault="00AC6AE7" w:rsidP="00406DDE">
                                    <w:pPr>
                                      <w:ind w:left="113" w:right="113"/>
                                      <w:rPr>
                                        <w:b/>
                                        <w:bCs/>
                                        <w:sz w:val="12"/>
                                        <w:szCs w:val="12"/>
                                      </w:rPr>
                                    </w:pPr>
                                    <w:r w:rsidRPr="003677BD">
                                      <w:rPr>
                                        <w:b/>
                                        <w:bCs/>
                                        <w:sz w:val="12"/>
                                        <w:szCs w:val="12"/>
                                      </w:rPr>
                                      <w:t>Immediate</w:t>
                                    </w:r>
                                  </w:p>
                                </w:tc>
                                <w:tc>
                                  <w:tcPr>
                                    <w:tcW w:w="398" w:type="dxa"/>
                                    <w:textDirection w:val="btLr"/>
                                  </w:tcPr>
                                  <w:p w14:paraId="1FA4E858" w14:textId="77777777" w:rsidR="00AC6AE7" w:rsidRPr="003677BD" w:rsidRDefault="00AC6AE7" w:rsidP="00406DDE">
                                    <w:pPr>
                                      <w:ind w:left="113" w:right="113"/>
                                      <w:rPr>
                                        <w:b/>
                                        <w:bCs/>
                                        <w:sz w:val="12"/>
                                        <w:szCs w:val="12"/>
                                      </w:rPr>
                                    </w:pPr>
                                    <w:r w:rsidRPr="003677BD">
                                      <w:rPr>
                                        <w:b/>
                                        <w:bCs/>
                                        <w:sz w:val="12"/>
                                        <w:szCs w:val="12"/>
                                      </w:rPr>
                                      <w:t>APOE4</w:t>
                                    </w:r>
                                  </w:p>
                                </w:tc>
                                <w:tc>
                                  <w:tcPr>
                                    <w:tcW w:w="624" w:type="dxa"/>
                                    <w:textDirection w:val="btLr"/>
                                  </w:tcPr>
                                  <w:p w14:paraId="14724393" w14:textId="77777777" w:rsidR="00AC6AE7" w:rsidRPr="003677BD" w:rsidRDefault="00AC6AE7" w:rsidP="00406DDE">
                                    <w:pPr>
                                      <w:ind w:left="113" w:right="113"/>
                                      <w:rPr>
                                        <w:b/>
                                        <w:bCs/>
                                        <w:sz w:val="12"/>
                                        <w:szCs w:val="12"/>
                                      </w:rPr>
                                    </w:pPr>
                                    <w:r w:rsidRPr="003677BD">
                                      <w:rPr>
                                        <w:b/>
                                        <w:bCs/>
                                        <w:sz w:val="12"/>
                                        <w:szCs w:val="12"/>
                                      </w:rPr>
                                      <w:t>FDG</w:t>
                                    </w:r>
                                  </w:p>
                                </w:tc>
                                <w:tc>
                                  <w:tcPr>
                                    <w:tcW w:w="624" w:type="dxa"/>
                                    <w:textDirection w:val="btLr"/>
                                  </w:tcPr>
                                  <w:p w14:paraId="7E971C71" w14:textId="77777777" w:rsidR="00AC6AE7" w:rsidRPr="003677BD" w:rsidRDefault="00AC6AE7" w:rsidP="00406DDE">
                                    <w:pPr>
                                      <w:ind w:left="113" w:right="113"/>
                                      <w:rPr>
                                        <w:b/>
                                        <w:bCs/>
                                        <w:sz w:val="12"/>
                                        <w:szCs w:val="12"/>
                                      </w:rPr>
                                    </w:pPr>
                                    <w:r w:rsidRPr="003677BD">
                                      <w:rPr>
                                        <w:b/>
                                        <w:bCs/>
                                        <w:sz w:val="12"/>
                                        <w:szCs w:val="12"/>
                                      </w:rPr>
                                      <w:t>AV45</w:t>
                                    </w:r>
                                  </w:p>
                                </w:tc>
                                <w:tc>
                                  <w:tcPr>
                                    <w:tcW w:w="518" w:type="dxa"/>
                                    <w:textDirection w:val="btLr"/>
                                  </w:tcPr>
                                  <w:p w14:paraId="062B042E" w14:textId="77777777" w:rsidR="00AC6AE7" w:rsidRPr="003677BD" w:rsidRDefault="00AC6AE7" w:rsidP="00406DDE">
                                    <w:pPr>
                                      <w:ind w:left="113" w:right="113"/>
                                      <w:rPr>
                                        <w:b/>
                                        <w:bCs/>
                                        <w:sz w:val="12"/>
                                        <w:szCs w:val="12"/>
                                      </w:rPr>
                                    </w:pPr>
                                    <w:r w:rsidRPr="003677BD">
                                      <w:rPr>
                                        <w:b/>
                                        <w:bCs/>
                                        <w:sz w:val="12"/>
                                        <w:szCs w:val="12"/>
                                      </w:rPr>
                                      <w:t>ABETA</w:t>
                                    </w:r>
                                  </w:p>
                                </w:tc>
                                <w:tc>
                                  <w:tcPr>
                                    <w:tcW w:w="775" w:type="dxa"/>
                                    <w:textDirection w:val="btLr"/>
                                  </w:tcPr>
                                  <w:p w14:paraId="3B4C0631" w14:textId="77777777" w:rsidR="00AC6AE7" w:rsidRPr="003677BD" w:rsidRDefault="00AC6AE7" w:rsidP="00406DDE">
                                    <w:pPr>
                                      <w:ind w:left="113" w:right="113"/>
                                      <w:rPr>
                                        <w:b/>
                                        <w:bCs/>
                                        <w:sz w:val="12"/>
                                        <w:szCs w:val="12"/>
                                      </w:rPr>
                                    </w:pPr>
                                    <w:r w:rsidRPr="003677BD">
                                      <w:rPr>
                                        <w:b/>
                                        <w:bCs/>
                                        <w:sz w:val="12"/>
                                        <w:szCs w:val="12"/>
                                      </w:rPr>
                                      <w:t>Normalized</w:t>
                                    </w:r>
                                  </w:p>
                                  <w:p w14:paraId="6E966974" w14:textId="77777777" w:rsidR="00AC6AE7" w:rsidRPr="003677BD" w:rsidRDefault="00AC6AE7" w:rsidP="00406DDE">
                                    <w:pPr>
                                      <w:ind w:left="113" w:right="113"/>
                                      <w:rPr>
                                        <w:b/>
                                        <w:bCs/>
                                        <w:sz w:val="12"/>
                                        <w:szCs w:val="12"/>
                                      </w:rPr>
                                    </w:pPr>
                                    <w:r w:rsidRPr="003677BD">
                                      <w:rPr>
                                        <w:b/>
                                        <w:bCs/>
                                        <w:sz w:val="12"/>
                                        <w:szCs w:val="12"/>
                                      </w:rPr>
                                      <w:t>Hippocampus</w:t>
                                    </w:r>
                                  </w:p>
                                </w:tc>
                                <w:tc>
                                  <w:tcPr>
                                    <w:tcW w:w="700" w:type="dxa"/>
                                    <w:textDirection w:val="btLr"/>
                                  </w:tcPr>
                                  <w:p w14:paraId="1B587750" w14:textId="77777777" w:rsidR="00AC6AE7" w:rsidRPr="003677BD" w:rsidRDefault="00AC6AE7" w:rsidP="00406DDE">
                                    <w:pPr>
                                      <w:ind w:left="113" w:right="113"/>
                                      <w:rPr>
                                        <w:b/>
                                        <w:bCs/>
                                        <w:sz w:val="12"/>
                                        <w:szCs w:val="12"/>
                                      </w:rPr>
                                    </w:pPr>
                                    <w:r w:rsidRPr="003677BD">
                                      <w:rPr>
                                        <w:b/>
                                        <w:bCs/>
                                        <w:sz w:val="12"/>
                                        <w:szCs w:val="12"/>
                                      </w:rPr>
                                      <w:t>Normalized</w:t>
                                    </w:r>
                                  </w:p>
                                  <w:p w14:paraId="2BE5E865" w14:textId="77777777" w:rsidR="00AC6AE7" w:rsidRPr="003677BD" w:rsidRDefault="00AC6AE7" w:rsidP="00406DDE">
                                    <w:pPr>
                                      <w:ind w:left="113" w:right="113"/>
                                      <w:rPr>
                                        <w:b/>
                                        <w:bCs/>
                                        <w:sz w:val="12"/>
                                        <w:szCs w:val="12"/>
                                      </w:rPr>
                                    </w:pPr>
                                    <w:r w:rsidRPr="003677BD">
                                      <w:rPr>
                                        <w:b/>
                                        <w:bCs/>
                                        <w:sz w:val="12"/>
                                        <w:szCs w:val="12"/>
                                      </w:rPr>
                                      <w:t>Ventricles</w:t>
                                    </w:r>
                                  </w:p>
                                </w:tc>
                              </w:tr>
                              <w:tr w:rsidR="00414788" w14:paraId="2A3204F7" w14:textId="77777777" w:rsidTr="00414788">
                                <w:trPr>
                                  <w:trHeight w:val="92"/>
                                </w:trPr>
                                <w:tc>
                                  <w:tcPr>
                                    <w:tcW w:w="441" w:type="dxa"/>
                                    <w:vAlign w:val="center"/>
                                  </w:tcPr>
                                  <w:p w14:paraId="62A7FED1" w14:textId="09E57645" w:rsidR="00414788" w:rsidRPr="005E5C9B" w:rsidRDefault="00414788" w:rsidP="00414788">
                                    <w:pPr>
                                      <w:rPr>
                                        <w:sz w:val="14"/>
                                        <w:szCs w:val="14"/>
                                      </w:rPr>
                                    </w:pPr>
                                    <w:r>
                                      <w:rPr>
                                        <w:rFonts w:ascii="Segoe UI" w:hAnsi="Segoe UI" w:cs="Segoe UI"/>
                                        <w:color w:val="000000"/>
                                        <w:sz w:val="14"/>
                                        <w:szCs w:val="14"/>
                                      </w:rPr>
                                      <w:t>T0</w:t>
                                    </w:r>
                                  </w:p>
                                </w:tc>
                                <w:tc>
                                  <w:tcPr>
                                    <w:tcW w:w="473" w:type="dxa"/>
                                    <w:vAlign w:val="center"/>
                                  </w:tcPr>
                                  <w:p w14:paraId="61E77CC7" w14:textId="14E51270" w:rsidR="00414788" w:rsidRPr="005E5C9B" w:rsidRDefault="00414788" w:rsidP="00414788">
                                    <w:pPr>
                                      <w:rPr>
                                        <w:sz w:val="14"/>
                                        <w:szCs w:val="14"/>
                                      </w:rPr>
                                    </w:pPr>
                                    <w:r>
                                      <w:rPr>
                                        <w:rFonts w:ascii="Segoe UI" w:hAnsi="Segoe UI" w:cs="Segoe UI"/>
                                        <w:color w:val="000000"/>
                                        <w:sz w:val="14"/>
                                        <w:szCs w:val="14"/>
                                      </w:rPr>
                                      <w:t>30</w:t>
                                    </w:r>
                                  </w:p>
                                </w:tc>
                                <w:tc>
                                  <w:tcPr>
                                    <w:tcW w:w="398" w:type="dxa"/>
                                    <w:vAlign w:val="center"/>
                                  </w:tcPr>
                                  <w:p w14:paraId="08AACADE" w14:textId="4C6707A0" w:rsidR="00414788" w:rsidRPr="005E5C9B" w:rsidRDefault="00414788" w:rsidP="00414788">
                                    <w:pPr>
                                      <w:rPr>
                                        <w:sz w:val="14"/>
                                        <w:szCs w:val="14"/>
                                      </w:rPr>
                                    </w:pPr>
                                    <w:r>
                                      <w:rPr>
                                        <w:rFonts w:ascii="Segoe UI" w:hAnsi="Segoe UI" w:cs="Segoe UI"/>
                                        <w:color w:val="000000"/>
                                        <w:sz w:val="14"/>
                                        <w:szCs w:val="14"/>
                                      </w:rPr>
                                      <w:t>1.5</w:t>
                                    </w:r>
                                  </w:p>
                                </w:tc>
                                <w:tc>
                                  <w:tcPr>
                                    <w:tcW w:w="473" w:type="dxa"/>
                                    <w:vAlign w:val="center"/>
                                  </w:tcPr>
                                  <w:p w14:paraId="1B3561B2" w14:textId="3302B1C7" w:rsidR="00414788" w:rsidRPr="005E5C9B" w:rsidRDefault="00414788" w:rsidP="00414788">
                                    <w:pPr>
                                      <w:rPr>
                                        <w:sz w:val="14"/>
                                        <w:szCs w:val="14"/>
                                      </w:rPr>
                                    </w:pPr>
                                    <w:r>
                                      <w:rPr>
                                        <w:rFonts w:ascii="Segoe UI" w:hAnsi="Segoe UI" w:cs="Segoe UI"/>
                                        <w:color w:val="000000"/>
                                        <w:sz w:val="14"/>
                                        <w:szCs w:val="14"/>
                                      </w:rPr>
                                      <w:t>11</w:t>
                                    </w:r>
                                  </w:p>
                                </w:tc>
                                <w:tc>
                                  <w:tcPr>
                                    <w:tcW w:w="398" w:type="dxa"/>
                                    <w:vAlign w:val="center"/>
                                  </w:tcPr>
                                  <w:p w14:paraId="69F1A23C" w14:textId="656EDB58" w:rsidR="00414788" w:rsidRPr="005E5C9B" w:rsidRDefault="00414788" w:rsidP="00414788">
                                    <w:pPr>
                                      <w:rPr>
                                        <w:sz w:val="14"/>
                                        <w:szCs w:val="14"/>
                                      </w:rPr>
                                    </w:pPr>
                                    <w:r>
                                      <w:rPr>
                                        <w:rFonts w:ascii="Segoe UI" w:hAnsi="Segoe UI" w:cs="Segoe UI"/>
                                        <w:color w:val="000000"/>
                                        <w:sz w:val="14"/>
                                        <w:szCs w:val="14"/>
                                      </w:rPr>
                                      <w:t>8</w:t>
                                    </w:r>
                                  </w:p>
                                </w:tc>
                                <w:tc>
                                  <w:tcPr>
                                    <w:tcW w:w="524" w:type="dxa"/>
                                    <w:vAlign w:val="center"/>
                                  </w:tcPr>
                                  <w:p w14:paraId="75E9B6F4" w14:textId="34A40CDC" w:rsidR="00414788" w:rsidRPr="005E5C9B" w:rsidRDefault="00414788" w:rsidP="00414788">
                                    <w:pPr>
                                      <w:rPr>
                                        <w:sz w:val="14"/>
                                        <w:szCs w:val="14"/>
                                      </w:rPr>
                                    </w:pPr>
                                    <w:r>
                                      <w:rPr>
                                        <w:rFonts w:ascii="Segoe UI" w:hAnsi="Segoe UI" w:cs="Segoe UI"/>
                                        <w:color w:val="000000"/>
                                        <w:sz w:val="14"/>
                                        <w:szCs w:val="14"/>
                                      </w:rPr>
                                      <w:t>48</w:t>
                                    </w:r>
                                  </w:p>
                                </w:tc>
                                <w:tc>
                                  <w:tcPr>
                                    <w:tcW w:w="398" w:type="dxa"/>
                                    <w:vAlign w:val="center"/>
                                  </w:tcPr>
                                  <w:p w14:paraId="221CA2B5" w14:textId="2BFA54F9" w:rsidR="00414788" w:rsidRPr="005E5C9B" w:rsidRDefault="00414788" w:rsidP="00414788">
                                    <w:pPr>
                                      <w:rPr>
                                        <w:sz w:val="14"/>
                                        <w:szCs w:val="14"/>
                                      </w:rPr>
                                    </w:pPr>
                                    <w:r>
                                      <w:rPr>
                                        <w:rFonts w:ascii="Segoe UI" w:hAnsi="Segoe UI" w:cs="Segoe UI"/>
                                        <w:color w:val="000000"/>
                                        <w:sz w:val="14"/>
                                        <w:szCs w:val="14"/>
                                      </w:rPr>
                                      <w:t>1</w:t>
                                    </w:r>
                                  </w:p>
                                </w:tc>
                                <w:tc>
                                  <w:tcPr>
                                    <w:tcW w:w="624" w:type="dxa"/>
                                    <w:vAlign w:val="center"/>
                                  </w:tcPr>
                                  <w:p w14:paraId="3F9ABB2B" w14:textId="6F2F2D08" w:rsidR="00414788" w:rsidRPr="005E5C9B" w:rsidRDefault="00414788" w:rsidP="00414788">
                                    <w:pPr>
                                      <w:rPr>
                                        <w:sz w:val="14"/>
                                        <w:szCs w:val="14"/>
                                      </w:rPr>
                                    </w:pPr>
                                    <w:r>
                                      <w:rPr>
                                        <w:rFonts w:ascii="Segoe UI" w:hAnsi="Segoe UI" w:cs="Segoe UI"/>
                                        <w:color w:val="000000"/>
                                        <w:sz w:val="14"/>
                                        <w:szCs w:val="14"/>
                                      </w:rPr>
                                      <w:t>1.3221</w:t>
                                    </w:r>
                                  </w:p>
                                </w:tc>
                                <w:tc>
                                  <w:tcPr>
                                    <w:tcW w:w="624" w:type="dxa"/>
                                    <w:vAlign w:val="center"/>
                                  </w:tcPr>
                                  <w:p w14:paraId="2E0B2A0D" w14:textId="3E343E2A" w:rsidR="00414788" w:rsidRPr="005E5C9B" w:rsidRDefault="00414788" w:rsidP="00414788">
                                    <w:pPr>
                                      <w:rPr>
                                        <w:sz w:val="14"/>
                                        <w:szCs w:val="14"/>
                                      </w:rPr>
                                    </w:pPr>
                                    <w:r>
                                      <w:rPr>
                                        <w:rFonts w:ascii="Segoe UI" w:hAnsi="Segoe UI" w:cs="Segoe UI"/>
                                        <w:color w:val="000000"/>
                                        <w:sz w:val="14"/>
                                        <w:szCs w:val="14"/>
                                      </w:rPr>
                                      <w:t>1.0429</w:t>
                                    </w:r>
                                  </w:p>
                                </w:tc>
                                <w:tc>
                                  <w:tcPr>
                                    <w:tcW w:w="518" w:type="dxa"/>
                                    <w:vAlign w:val="center"/>
                                  </w:tcPr>
                                  <w:p w14:paraId="7D590EDC" w14:textId="70F7CAA7" w:rsidR="00414788" w:rsidRPr="005E5C9B" w:rsidRDefault="00414788" w:rsidP="00414788">
                                    <w:pPr>
                                      <w:rPr>
                                        <w:sz w:val="14"/>
                                        <w:szCs w:val="14"/>
                                      </w:rPr>
                                    </w:pPr>
                                    <w:r>
                                      <w:rPr>
                                        <w:rFonts w:ascii="Segoe UI" w:hAnsi="Segoe UI" w:cs="Segoe UI"/>
                                        <w:color w:val="000000"/>
                                        <w:sz w:val="14"/>
                                        <w:szCs w:val="14"/>
                                      </w:rPr>
                                      <w:t>1010</w:t>
                                    </w:r>
                                  </w:p>
                                </w:tc>
                                <w:tc>
                                  <w:tcPr>
                                    <w:tcW w:w="775" w:type="dxa"/>
                                    <w:vAlign w:val="center"/>
                                  </w:tcPr>
                                  <w:p w14:paraId="5C9BFB77" w14:textId="71C0B0BA" w:rsidR="00414788" w:rsidRPr="005E5C9B" w:rsidRDefault="00414788" w:rsidP="00414788">
                                    <w:pPr>
                                      <w:rPr>
                                        <w:sz w:val="14"/>
                                        <w:szCs w:val="14"/>
                                      </w:rPr>
                                    </w:pPr>
                                    <w:r>
                                      <w:rPr>
                                        <w:rFonts w:ascii="Segoe UI" w:hAnsi="Segoe UI" w:cs="Segoe UI"/>
                                        <w:color w:val="000000"/>
                                        <w:sz w:val="14"/>
                                        <w:szCs w:val="14"/>
                                      </w:rPr>
                                      <w:t>-</w:t>
                                    </w:r>
                                  </w:p>
                                </w:tc>
                                <w:tc>
                                  <w:tcPr>
                                    <w:tcW w:w="700" w:type="dxa"/>
                                    <w:vAlign w:val="center"/>
                                  </w:tcPr>
                                  <w:p w14:paraId="670AF3A6" w14:textId="6A9744D9" w:rsidR="00414788" w:rsidRPr="005E5C9B" w:rsidRDefault="00414788" w:rsidP="00414788">
                                    <w:pPr>
                                      <w:rPr>
                                        <w:sz w:val="14"/>
                                        <w:szCs w:val="14"/>
                                      </w:rPr>
                                    </w:pPr>
                                    <w:r>
                                      <w:rPr>
                                        <w:rFonts w:ascii="Segoe UI" w:hAnsi="Segoe UI" w:cs="Segoe UI"/>
                                        <w:color w:val="000000"/>
                                        <w:sz w:val="14"/>
                                        <w:szCs w:val="14"/>
                                      </w:rPr>
                                      <w:t>0.02839</w:t>
                                    </w:r>
                                  </w:p>
                                </w:tc>
                              </w:tr>
                              <w:tr w:rsidR="00414788" w14:paraId="5BCE2DF9" w14:textId="77777777" w:rsidTr="00414788">
                                <w:trPr>
                                  <w:trHeight w:val="39"/>
                                </w:trPr>
                                <w:tc>
                                  <w:tcPr>
                                    <w:tcW w:w="441" w:type="dxa"/>
                                    <w:vAlign w:val="center"/>
                                  </w:tcPr>
                                  <w:p w14:paraId="5BF55384" w14:textId="55E384BA" w:rsidR="00414788" w:rsidRPr="005E5C9B" w:rsidRDefault="00414788" w:rsidP="00414788">
                                    <w:pPr>
                                      <w:rPr>
                                        <w:sz w:val="14"/>
                                        <w:szCs w:val="14"/>
                                      </w:rPr>
                                    </w:pPr>
                                    <w:r>
                                      <w:rPr>
                                        <w:rFonts w:ascii="Segoe UI" w:hAnsi="Segoe UI" w:cs="Segoe UI"/>
                                        <w:color w:val="000000"/>
                                        <w:sz w:val="14"/>
                                        <w:szCs w:val="14"/>
                                      </w:rPr>
                                      <w:t>T6</w:t>
                                    </w:r>
                                  </w:p>
                                </w:tc>
                                <w:tc>
                                  <w:tcPr>
                                    <w:tcW w:w="473" w:type="dxa"/>
                                    <w:vAlign w:val="center"/>
                                  </w:tcPr>
                                  <w:p w14:paraId="6D91DC59" w14:textId="683DC945" w:rsidR="00414788" w:rsidRPr="005E5C9B" w:rsidRDefault="00414788" w:rsidP="00414788">
                                    <w:pPr>
                                      <w:rPr>
                                        <w:sz w:val="14"/>
                                        <w:szCs w:val="14"/>
                                      </w:rPr>
                                    </w:pPr>
                                    <w:r>
                                      <w:rPr>
                                        <w:rFonts w:ascii="Segoe UI" w:hAnsi="Segoe UI" w:cs="Segoe UI"/>
                                        <w:color w:val="000000"/>
                                        <w:sz w:val="14"/>
                                        <w:szCs w:val="14"/>
                                      </w:rPr>
                                      <w:t>30</w:t>
                                    </w:r>
                                  </w:p>
                                </w:tc>
                                <w:tc>
                                  <w:tcPr>
                                    <w:tcW w:w="398" w:type="dxa"/>
                                    <w:vAlign w:val="center"/>
                                  </w:tcPr>
                                  <w:p w14:paraId="0FBF23AB" w14:textId="568EB2CC" w:rsidR="00414788" w:rsidRPr="005E5C9B" w:rsidRDefault="00414788" w:rsidP="00414788">
                                    <w:pPr>
                                      <w:rPr>
                                        <w:sz w:val="14"/>
                                        <w:szCs w:val="14"/>
                                      </w:rPr>
                                    </w:pPr>
                                    <w:r>
                                      <w:rPr>
                                        <w:rFonts w:ascii="Segoe UI" w:hAnsi="Segoe UI" w:cs="Segoe UI"/>
                                        <w:color w:val="000000"/>
                                        <w:sz w:val="14"/>
                                        <w:szCs w:val="14"/>
                                      </w:rPr>
                                      <w:t>1.5</w:t>
                                    </w:r>
                                  </w:p>
                                </w:tc>
                                <w:tc>
                                  <w:tcPr>
                                    <w:tcW w:w="473" w:type="dxa"/>
                                    <w:vAlign w:val="center"/>
                                  </w:tcPr>
                                  <w:p w14:paraId="32C808CD" w14:textId="0B77A3FE" w:rsidR="00414788" w:rsidRPr="005E5C9B" w:rsidRDefault="00414788" w:rsidP="00414788">
                                    <w:pPr>
                                      <w:rPr>
                                        <w:sz w:val="14"/>
                                        <w:szCs w:val="14"/>
                                      </w:rPr>
                                    </w:pPr>
                                    <w:r>
                                      <w:rPr>
                                        <w:rFonts w:ascii="Segoe UI" w:hAnsi="Segoe UI" w:cs="Segoe UI"/>
                                        <w:color w:val="000000"/>
                                        <w:sz w:val="14"/>
                                        <w:szCs w:val="14"/>
                                      </w:rPr>
                                      <w:t>9</w:t>
                                    </w:r>
                                  </w:p>
                                </w:tc>
                                <w:tc>
                                  <w:tcPr>
                                    <w:tcW w:w="398" w:type="dxa"/>
                                    <w:vAlign w:val="center"/>
                                  </w:tcPr>
                                  <w:p w14:paraId="3F06645C" w14:textId="784AF87A" w:rsidR="00414788" w:rsidRPr="005E5C9B" w:rsidRDefault="00414788" w:rsidP="00414788">
                                    <w:pPr>
                                      <w:rPr>
                                        <w:sz w:val="14"/>
                                        <w:szCs w:val="14"/>
                                      </w:rPr>
                                    </w:pPr>
                                    <w:r>
                                      <w:rPr>
                                        <w:rFonts w:ascii="Segoe UI" w:hAnsi="Segoe UI" w:cs="Segoe UI"/>
                                        <w:color w:val="000000"/>
                                        <w:sz w:val="14"/>
                                        <w:szCs w:val="14"/>
                                      </w:rPr>
                                      <w:t>6</w:t>
                                    </w:r>
                                  </w:p>
                                </w:tc>
                                <w:tc>
                                  <w:tcPr>
                                    <w:tcW w:w="524" w:type="dxa"/>
                                    <w:vAlign w:val="center"/>
                                  </w:tcPr>
                                  <w:p w14:paraId="7344E6A0" w14:textId="6DA72BE9" w:rsidR="00414788" w:rsidRPr="005E5C9B" w:rsidRDefault="00414788" w:rsidP="00414788">
                                    <w:pPr>
                                      <w:rPr>
                                        <w:sz w:val="14"/>
                                        <w:szCs w:val="14"/>
                                      </w:rPr>
                                    </w:pPr>
                                    <w:r>
                                      <w:rPr>
                                        <w:rFonts w:ascii="Segoe UI" w:hAnsi="Segoe UI" w:cs="Segoe UI"/>
                                        <w:color w:val="000000"/>
                                        <w:sz w:val="14"/>
                                        <w:szCs w:val="14"/>
                                      </w:rPr>
                                      <w:t>45</w:t>
                                    </w:r>
                                  </w:p>
                                </w:tc>
                                <w:tc>
                                  <w:tcPr>
                                    <w:tcW w:w="398" w:type="dxa"/>
                                    <w:vAlign w:val="center"/>
                                  </w:tcPr>
                                  <w:p w14:paraId="355073B9" w14:textId="2E123572" w:rsidR="00414788" w:rsidRPr="005E5C9B" w:rsidRDefault="00414788" w:rsidP="00414788">
                                    <w:pPr>
                                      <w:rPr>
                                        <w:sz w:val="14"/>
                                        <w:szCs w:val="14"/>
                                      </w:rPr>
                                    </w:pPr>
                                    <w:r>
                                      <w:rPr>
                                        <w:rFonts w:ascii="Segoe UI" w:hAnsi="Segoe UI" w:cs="Segoe UI"/>
                                        <w:color w:val="000000"/>
                                        <w:sz w:val="14"/>
                                        <w:szCs w:val="14"/>
                                      </w:rPr>
                                      <w:t>1</w:t>
                                    </w:r>
                                  </w:p>
                                </w:tc>
                                <w:tc>
                                  <w:tcPr>
                                    <w:tcW w:w="624" w:type="dxa"/>
                                    <w:vAlign w:val="center"/>
                                  </w:tcPr>
                                  <w:p w14:paraId="6A7453C0" w14:textId="0CE0362E" w:rsidR="00414788" w:rsidRPr="005E5C9B" w:rsidRDefault="00414788" w:rsidP="00414788">
                                    <w:pPr>
                                      <w:rPr>
                                        <w:sz w:val="14"/>
                                        <w:szCs w:val="14"/>
                                      </w:rPr>
                                    </w:pPr>
                                    <w:r>
                                      <w:rPr>
                                        <w:rFonts w:ascii="Segoe UI" w:hAnsi="Segoe UI" w:cs="Segoe UI"/>
                                        <w:color w:val="000000"/>
                                        <w:sz w:val="14"/>
                                        <w:szCs w:val="14"/>
                                      </w:rPr>
                                      <w:t>-</w:t>
                                    </w:r>
                                  </w:p>
                                </w:tc>
                                <w:tc>
                                  <w:tcPr>
                                    <w:tcW w:w="624" w:type="dxa"/>
                                    <w:vAlign w:val="center"/>
                                  </w:tcPr>
                                  <w:p w14:paraId="0BBDDAE6" w14:textId="47AD80FB" w:rsidR="00414788" w:rsidRPr="005E5C9B" w:rsidRDefault="00414788" w:rsidP="00414788">
                                    <w:pPr>
                                      <w:rPr>
                                        <w:sz w:val="14"/>
                                        <w:szCs w:val="14"/>
                                      </w:rPr>
                                    </w:pPr>
                                    <w:r>
                                      <w:rPr>
                                        <w:rFonts w:ascii="Segoe UI" w:hAnsi="Segoe UI" w:cs="Segoe UI"/>
                                        <w:color w:val="000000"/>
                                        <w:sz w:val="14"/>
                                        <w:szCs w:val="14"/>
                                      </w:rPr>
                                      <w:t>-</w:t>
                                    </w:r>
                                  </w:p>
                                </w:tc>
                                <w:tc>
                                  <w:tcPr>
                                    <w:tcW w:w="518" w:type="dxa"/>
                                    <w:vAlign w:val="center"/>
                                  </w:tcPr>
                                  <w:p w14:paraId="0D835D7C" w14:textId="58171ABD" w:rsidR="00414788" w:rsidRPr="005E5C9B" w:rsidRDefault="00414788" w:rsidP="00414788">
                                    <w:pPr>
                                      <w:rPr>
                                        <w:sz w:val="14"/>
                                        <w:szCs w:val="14"/>
                                      </w:rPr>
                                    </w:pPr>
                                    <w:r>
                                      <w:rPr>
                                        <w:rFonts w:ascii="Segoe UI" w:hAnsi="Segoe UI" w:cs="Segoe UI"/>
                                        <w:color w:val="000000"/>
                                        <w:sz w:val="14"/>
                                        <w:szCs w:val="14"/>
                                      </w:rPr>
                                      <w:t>-</w:t>
                                    </w:r>
                                  </w:p>
                                </w:tc>
                                <w:tc>
                                  <w:tcPr>
                                    <w:tcW w:w="775" w:type="dxa"/>
                                    <w:vAlign w:val="center"/>
                                  </w:tcPr>
                                  <w:p w14:paraId="03A60CCE" w14:textId="370EA259" w:rsidR="00414788" w:rsidRPr="005E5C9B" w:rsidRDefault="00414788" w:rsidP="00414788">
                                    <w:pPr>
                                      <w:rPr>
                                        <w:sz w:val="14"/>
                                        <w:szCs w:val="14"/>
                                      </w:rPr>
                                    </w:pPr>
                                    <w:r>
                                      <w:rPr>
                                        <w:rFonts w:ascii="Segoe UI" w:hAnsi="Segoe UI" w:cs="Segoe UI"/>
                                        <w:color w:val="000000"/>
                                        <w:sz w:val="14"/>
                                        <w:szCs w:val="14"/>
                                      </w:rPr>
                                      <w:t>0.004719</w:t>
                                    </w:r>
                                  </w:p>
                                </w:tc>
                                <w:tc>
                                  <w:tcPr>
                                    <w:tcW w:w="700" w:type="dxa"/>
                                    <w:vAlign w:val="center"/>
                                  </w:tcPr>
                                  <w:p w14:paraId="1445FB81" w14:textId="3E241C44" w:rsidR="00414788" w:rsidRPr="005E5C9B" w:rsidRDefault="00414788" w:rsidP="00414788">
                                    <w:pPr>
                                      <w:rPr>
                                        <w:sz w:val="14"/>
                                        <w:szCs w:val="14"/>
                                      </w:rPr>
                                    </w:pPr>
                                    <w:r>
                                      <w:rPr>
                                        <w:rFonts w:ascii="Segoe UI" w:hAnsi="Segoe UI" w:cs="Segoe UI"/>
                                        <w:color w:val="000000"/>
                                        <w:sz w:val="14"/>
                                        <w:szCs w:val="14"/>
                                      </w:rPr>
                                      <w:t>0.02899</w:t>
                                    </w:r>
                                  </w:p>
                                </w:tc>
                              </w:tr>
                              <w:tr w:rsidR="00414788" w14:paraId="7FB4459E" w14:textId="77777777" w:rsidTr="00414788">
                                <w:trPr>
                                  <w:trHeight w:val="39"/>
                                </w:trPr>
                                <w:tc>
                                  <w:tcPr>
                                    <w:tcW w:w="441" w:type="dxa"/>
                                    <w:vAlign w:val="center"/>
                                  </w:tcPr>
                                  <w:p w14:paraId="0FC68672" w14:textId="36301697" w:rsidR="00414788" w:rsidRPr="005E5C9B" w:rsidRDefault="00414788" w:rsidP="00414788">
                                    <w:pPr>
                                      <w:rPr>
                                        <w:sz w:val="14"/>
                                        <w:szCs w:val="14"/>
                                      </w:rPr>
                                    </w:pPr>
                                    <w:r>
                                      <w:rPr>
                                        <w:rFonts w:ascii="Segoe UI" w:hAnsi="Segoe UI" w:cs="Segoe UI"/>
                                        <w:color w:val="000000"/>
                                        <w:sz w:val="14"/>
                                        <w:szCs w:val="14"/>
                                      </w:rPr>
                                      <w:t>T12</w:t>
                                    </w:r>
                                  </w:p>
                                </w:tc>
                                <w:tc>
                                  <w:tcPr>
                                    <w:tcW w:w="473" w:type="dxa"/>
                                    <w:vAlign w:val="center"/>
                                  </w:tcPr>
                                  <w:p w14:paraId="4E2086D9" w14:textId="2F79C99B" w:rsidR="00414788" w:rsidRPr="005E5C9B" w:rsidRDefault="00414788" w:rsidP="00414788">
                                    <w:pPr>
                                      <w:rPr>
                                        <w:sz w:val="14"/>
                                        <w:szCs w:val="14"/>
                                      </w:rPr>
                                    </w:pPr>
                                    <w:r>
                                      <w:rPr>
                                        <w:rFonts w:ascii="Segoe UI" w:hAnsi="Segoe UI" w:cs="Segoe UI"/>
                                        <w:color w:val="000000"/>
                                        <w:sz w:val="14"/>
                                        <w:szCs w:val="14"/>
                                      </w:rPr>
                                      <w:t>30</w:t>
                                    </w:r>
                                  </w:p>
                                </w:tc>
                                <w:tc>
                                  <w:tcPr>
                                    <w:tcW w:w="398" w:type="dxa"/>
                                    <w:vAlign w:val="center"/>
                                  </w:tcPr>
                                  <w:p w14:paraId="50E21EF4" w14:textId="7923D8BB" w:rsidR="00414788" w:rsidRPr="005E5C9B" w:rsidRDefault="00414788" w:rsidP="00414788">
                                    <w:pPr>
                                      <w:rPr>
                                        <w:sz w:val="14"/>
                                        <w:szCs w:val="14"/>
                                      </w:rPr>
                                    </w:pPr>
                                    <w:r>
                                      <w:rPr>
                                        <w:rFonts w:ascii="Segoe UI" w:hAnsi="Segoe UI" w:cs="Segoe UI"/>
                                        <w:color w:val="000000"/>
                                        <w:sz w:val="14"/>
                                        <w:szCs w:val="14"/>
                                      </w:rPr>
                                      <w:t>1.5</w:t>
                                    </w:r>
                                  </w:p>
                                </w:tc>
                                <w:tc>
                                  <w:tcPr>
                                    <w:tcW w:w="473" w:type="dxa"/>
                                    <w:vAlign w:val="center"/>
                                  </w:tcPr>
                                  <w:p w14:paraId="0DCA549B" w14:textId="4CA4C903" w:rsidR="00414788" w:rsidRPr="005E5C9B" w:rsidRDefault="00414788" w:rsidP="00414788">
                                    <w:pPr>
                                      <w:rPr>
                                        <w:sz w:val="14"/>
                                        <w:szCs w:val="14"/>
                                      </w:rPr>
                                    </w:pPr>
                                    <w:r>
                                      <w:rPr>
                                        <w:rFonts w:ascii="Segoe UI" w:hAnsi="Segoe UI" w:cs="Segoe UI"/>
                                        <w:color w:val="000000"/>
                                        <w:sz w:val="14"/>
                                        <w:szCs w:val="14"/>
                                      </w:rPr>
                                      <w:t>10</w:t>
                                    </w:r>
                                  </w:p>
                                </w:tc>
                                <w:tc>
                                  <w:tcPr>
                                    <w:tcW w:w="398" w:type="dxa"/>
                                    <w:vAlign w:val="center"/>
                                  </w:tcPr>
                                  <w:p w14:paraId="261C693F" w14:textId="3513E922" w:rsidR="00414788" w:rsidRPr="005E5C9B" w:rsidRDefault="00414788" w:rsidP="00414788">
                                    <w:pPr>
                                      <w:rPr>
                                        <w:sz w:val="14"/>
                                        <w:szCs w:val="14"/>
                                      </w:rPr>
                                    </w:pPr>
                                    <w:r>
                                      <w:rPr>
                                        <w:rFonts w:ascii="Segoe UI" w:hAnsi="Segoe UI" w:cs="Segoe UI"/>
                                        <w:color w:val="000000"/>
                                        <w:sz w:val="14"/>
                                        <w:szCs w:val="14"/>
                                      </w:rPr>
                                      <w:t>2</w:t>
                                    </w:r>
                                  </w:p>
                                </w:tc>
                                <w:tc>
                                  <w:tcPr>
                                    <w:tcW w:w="524" w:type="dxa"/>
                                    <w:vAlign w:val="center"/>
                                  </w:tcPr>
                                  <w:p w14:paraId="2AFE4C70" w14:textId="511AC53F" w:rsidR="00414788" w:rsidRPr="005E5C9B" w:rsidRDefault="00414788" w:rsidP="00414788">
                                    <w:pPr>
                                      <w:rPr>
                                        <w:sz w:val="14"/>
                                        <w:szCs w:val="14"/>
                                      </w:rPr>
                                    </w:pPr>
                                    <w:r>
                                      <w:rPr>
                                        <w:rFonts w:ascii="Segoe UI" w:hAnsi="Segoe UI" w:cs="Segoe UI"/>
                                        <w:color w:val="000000"/>
                                        <w:sz w:val="14"/>
                                        <w:szCs w:val="14"/>
                                      </w:rPr>
                                      <w:t>40</w:t>
                                    </w:r>
                                  </w:p>
                                </w:tc>
                                <w:tc>
                                  <w:tcPr>
                                    <w:tcW w:w="398" w:type="dxa"/>
                                    <w:vAlign w:val="center"/>
                                  </w:tcPr>
                                  <w:p w14:paraId="78C72127" w14:textId="31569657" w:rsidR="00414788" w:rsidRPr="005E5C9B" w:rsidRDefault="00414788" w:rsidP="00414788">
                                    <w:pPr>
                                      <w:rPr>
                                        <w:sz w:val="14"/>
                                        <w:szCs w:val="14"/>
                                      </w:rPr>
                                    </w:pPr>
                                    <w:r>
                                      <w:rPr>
                                        <w:rFonts w:ascii="Segoe UI" w:hAnsi="Segoe UI" w:cs="Segoe UI"/>
                                        <w:color w:val="000000"/>
                                        <w:sz w:val="14"/>
                                        <w:szCs w:val="14"/>
                                      </w:rPr>
                                      <w:t>1</w:t>
                                    </w:r>
                                  </w:p>
                                </w:tc>
                                <w:tc>
                                  <w:tcPr>
                                    <w:tcW w:w="624" w:type="dxa"/>
                                    <w:vAlign w:val="center"/>
                                  </w:tcPr>
                                  <w:p w14:paraId="0A4FC56A" w14:textId="5FFF57ED" w:rsidR="00414788" w:rsidRPr="005E5C9B" w:rsidRDefault="00414788" w:rsidP="00414788">
                                    <w:pPr>
                                      <w:rPr>
                                        <w:sz w:val="14"/>
                                        <w:szCs w:val="14"/>
                                      </w:rPr>
                                    </w:pPr>
                                    <w:r>
                                      <w:rPr>
                                        <w:rFonts w:ascii="Segoe UI" w:hAnsi="Segoe UI" w:cs="Segoe UI"/>
                                        <w:color w:val="000000"/>
                                        <w:sz w:val="14"/>
                                        <w:szCs w:val="14"/>
                                      </w:rPr>
                                      <w:t>-</w:t>
                                    </w:r>
                                  </w:p>
                                </w:tc>
                                <w:tc>
                                  <w:tcPr>
                                    <w:tcW w:w="624" w:type="dxa"/>
                                    <w:vAlign w:val="center"/>
                                  </w:tcPr>
                                  <w:p w14:paraId="31552AE2" w14:textId="7A65A5E2" w:rsidR="00414788" w:rsidRPr="005E5C9B" w:rsidRDefault="00414788" w:rsidP="00414788">
                                    <w:pPr>
                                      <w:rPr>
                                        <w:sz w:val="14"/>
                                        <w:szCs w:val="14"/>
                                      </w:rPr>
                                    </w:pPr>
                                    <w:r>
                                      <w:rPr>
                                        <w:rFonts w:ascii="Segoe UI" w:hAnsi="Segoe UI" w:cs="Segoe UI"/>
                                        <w:color w:val="000000"/>
                                        <w:sz w:val="14"/>
                                        <w:szCs w:val="14"/>
                                      </w:rPr>
                                      <w:t>-</w:t>
                                    </w:r>
                                  </w:p>
                                </w:tc>
                                <w:tc>
                                  <w:tcPr>
                                    <w:tcW w:w="518" w:type="dxa"/>
                                    <w:vAlign w:val="center"/>
                                  </w:tcPr>
                                  <w:p w14:paraId="2B5ADC7F" w14:textId="2FB874D3" w:rsidR="00414788" w:rsidRPr="005E5C9B" w:rsidRDefault="00414788" w:rsidP="00414788">
                                    <w:pPr>
                                      <w:rPr>
                                        <w:sz w:val="14"/>
                                        <w:szCs w:val="14"/>
                                      </w:rPr>
                                    </w:pPr>
                                    <w:r>
                                      <w:rPr>
                                        <w:rFonts w:ascii="Segoe UI" w:hAnsi="Segoe UI" w:cs="Segoe UI"/>
                                        <w:color w:val="000000"/>
                                        <w:sz w:val="14"/>
                                        <w:szCs w:val="14"/>
                                      </w:rPr>
                                      <w:t>-</w:t>
                                    </w:r>
                                  </w:p>
                                </w:tc>
                                <w:tc>
                                  <w:tcPr>
                                    <w:tcW w:w="775" w:type="dxa"/>
                                    <w:vAlign w:val="center"/>
                                  </w:tcPr>
                                  <w:p w14:paraId="57C9B70C" w14:textId="454C426B" w:rsidR="00414788" w:rsidRPr="005E5C9B" w:rsidRDefault="00414788" w:rsidP="00414788">
                                    <w:pPr>
                                      <w:rPr>
                                        <w:sz w:val="14"/>
                                        <w:szCs w:val="14"/>
                                      </w:rPr>
                                    </w:pPr>
                                    <w:r>
                                      <w:rPr>
                                        <w:rFonts w:ascii="Segoe UI" w:hAnsi="Segoe UI" w:cs="Segoe UI"/>
                                        <w:color w:val="000000"/>
                                        <w:sz w:val="14"/>
                                        <w:szCs w:val="14"/>
                                      </w:rPr>
                                      <w:t>0.004726</w:t>
                                    </w:r>
                                  </w:p>
                                </w:tc>
                                <w:tc>
                                  <w:tcPr>
                                    <w:tcW w:w="700" w:type="dxa"/>
                                    <w:vAlign w:val="center"/>
                                  </w:tcPr>
                                  <w:p w14:paraId="70802910" w14:textId="346F8566" w:rsidR="00414788" w:rsidRPr="005E5C9B" w:rsidRDefault="00414788" w:rsidP="00414788">
                                    <w:pPr>
                                      <w:rPr>
                                        <w:sz w:val="14"/>
                                        <w:szCs w:val="14"/>
                                      </w:rPr>
                                    </w:pPr>
                                    <w:r>
                                      <w:rPr>
                                        <w:rFonts w:ascii="Segoe UI" w:hAnsi="Segoe UI" w:cs="Segoe UI"/>
                                        <w:color w:val="000000"/>
                                        <w:sz w:val="14"/>
                                        <w:szCs w:val="14"/>
                                      </w:rPr>
                                      <w:t>0.0296</w:t>
                                    </w:r>
                                  </w:p>
                                </w:tc>
                              </w:tr>
                              <w:tr w:rsidR="00414788" w14:paraId="03603DD6" w14:textId="77777777" w:rsidTr="00414788">
                                <w:trPr>
                                  <w:trHeight w:val="39"/>
                                </w:trPr>
                                <w:tc>
                                  <w:tcPr>
                                    <w:tcW w:w="441" w:type="dxa"/>
                                    <w:vAlign w:val="center"/>
                                  </w:tcPr>
                                  <w:p w14:paraId="41DFB383" w14:textId="5BBB5ACE" w:rsidR="00414788" w:rsidRPr="005E5C9B" w:rsidRDefault="00414788" w:rsidP="00414788">
                                    <w:pPr>
                                      <w:rPr>
                                        <w:sz w:val="14"/>
                                        <w:szCs w:val="14"/>
                                      </w:rPr>
                                    </w:pPr>
                                    <w:r>
                                      <w:rPr>
                                        <w:rFonts w:ascii="Segoe UI" w:hAnsi="Segoe UI" w:cs="Segoe UI"/>
                                        <w:color w:val="000000"/>
                                        <w:sz w:val="14"/>
                                        <w:szCs w:val="14"/>
                                      </w:rPr>
                                      <w:t>T24</w:t>
                                    </w:r>
                                  </w:p>
                                </w:tc>
                                <w:tc>
                                  <w:tcPr>
                                    <w:tcW w:w="473" w:type="dxa"/>
                                    <w:vAlign w:val="center"/>
                                  </w:tcPr>
                                  <w:p w14:paraId="3DF67ED5" w14:textId="753D5C82" w:rsidR="00414788" w:rsidRPr="005E5C9B" w:rsidRDefault="00414788" w:rsidP="00414788">
                                    <w:pPr>
                                      <w:rPr>
                                        <w:sz w:val="14"/>
                                        <w:szCs w:val="14"/>
                                      </w:rPr>
                                    </w:pPr>
                                    <w:r>
                                      <w:rPr>
                                        <w:rFonts w:ascii="Segoe UI" w:hAnsi="Segoe UI" w:cs="Segoe UI"/>
                                        <w:color w:val="000000"/>
                                        <w:sz w:val="14"/>
                                        <w:szCs w:val="14"/>
                                      </w:rPr>
                                      <w:t>30</w:t>
                                    </w:r>
                                  </w:p>
                                </w:tc>
                                <w:tc>
                                  <w:tcPr>
                                    <w:tcW w:w="398" w:type="dxa"/>
                                    <w:vAlign w:val="center"/>
                                  </w:tcPr>
                                  <w:p w14:paraId="346C8DD7" w14:textId="444E2F44" w:rsidR="00414788" w:rsidRPr="005E5C9B" w:rsidRDefault="00414788" w:rsidP="00414788">
                                    <w:pPr>
                                      <w:rPr>
                                        <w:sz w:val="14"/>
                                        <w:szCs w:val="14"/>
                                      </w:rPr>
                                    </w:pPr>
                                    <w:r>
                                      <w:rPr>
                                        <w:rFonts w:ascii="Segoe UI" w:hAnsi="Segoe UI" w:cs="Segoe UI"/>
                                        <w:color w:val="000000"/>
                                        <w:sz w:val="14"/>
                                        <w:szCs w:val="14"/>
                                      </w:rPr>
                                      <w:t>2</w:t>
                                    </w:r>
                                  </w:p>
                                </w:tc>
                                <w:tc>
                                  <w:tcPr>
                                    <w:tcW w:w="473" w:type="dxa"/>
                                    <w:vAlign w:val="center"/>
                                  </w:tcPr>
                                  <w:p w14:paraId="438A507D" w14:textId="47D8DD44" w:rsidR="00414788" w:rsidRPr="005E5C9B" w:rsidRDefault="00414788" w:rsidP="00414788">
                                    <w:pPr>
                                      <w:rPr>
                                        <w:sz w:val="14"/>
                                        <w:szCs w:val="14"/>
                                      </w:rPr>
                                    </w:pPr>
                                    <w:r>
                                      <w:rPr>
                                        <w:rFonts w:ascii="Segoe UI" w:hAnsi="Segoe UI" w:cs="Segoe UI"/>
                                        <w:color w:val="000000"/>
                                        <w:sz w:val="14"/>
                                        <w:szCs w:val="14"/>
                                      </w:rPr>
                                      <w:t>8</w:t>
                                    </w:r>
                                  </w:p>
                                </w:tc>
                                <w:tc>
                                  <w:tcPr>
                                    <w:tcW w:w="398" w:type="dxa"/>
                                    <w:vAlign w:val="center"/>
                                  </w:tcPr>
                                  <w:p w14:paraId="2C3EAE04" w14:textId="43AD4137" w:rsidR="00414788" w:rsidRPr="005E5C9B" w:rsidRDefault="00414788" w:rsidP="00414788">
                                    <w:pPr>
                                      <w:rPr>
                                        <w:sz w:val="14"/>
                                        <w:szCs w:val="14"/>
                                      </w:rPr>
                                    </w:pPr>
                                    <w:r>
                                      <w:rPr>
                                        <w:rFonts w:ascii="Segoe UI" w:hAnsi="Segoe UI" w:cs="Segoe UI"/>
                                        <w:color w:val="000000"/>
                                        <w:sz w:val="14"/>
                                        <w:szCs w:val="14"/>
                                      </w:rPr>
                                      <w:t>8</w:t>
                                    </w:r>
                                  </w:p>
                                </w:tc>
                                <w:tc>
                                  <w:tcPr>
                                    <w:tcW w:w="524" w:type="dxa"/>
                                    <w:vAlign w:val="center"/>
                                  </w:tcPr>
                                  <w:p w14:paraId="7BA6AACA" w14:textId="1C30E5E4" w:rsidR="00414788" w:rsidRPr="005E5C9B" w:rsidRDefault="00414788" w:rsidP="00414788">
                                    <w:pPr>
                                      <w:rPr>
                                        <w:sz w:val="14"/>
                                        <w:szCs w:val="14"/>
                                      </w:rPr>
                                    </w:pPr>
                                    <w:r>
                                      <w:rPr>
                                        <w:rFonts w:ascii="Segoe UI" w:hAnsi="Segoe UI" w:cs="Segoe UI"/>
                                        <w:color w:val="000000"/>
                                        <w:sz w:val="14"/>
                                        <w:szCs w:val="14"/>
                                      </w:rPr>
                                      <w:t>43</w:t>
                                    </w:r>
                                  </w:p>
                                </w:tc>
                                <w:tc>
                                  <w:tcPr>
                                    <w:tcW w:w="398" w:type="dxa"/>
                                    <w:vAlign w:val="center"/>
                                  </w:tcPr>
                                  <w:p w14:paraId="43F2F155" w14:textId="05BBDE32" w:rsidR="00414788" w:rsidRPr="005E5C9B" w:rsidRDefault="00414788" w:rsidP="00414788">
                                    <w:pPr>
                                      <w:rPr>
                                        <w:sz w:val="14"/>
                                        <w:szCs w:val="14"/>
                                      </w:rPr>
                                    </w:pPr>
                                    <w:r>
                                      <w:rPr>
                                        <w:rFonts w:ascii="Segoe UI" w:hAnsi="Segoe UI" w:cs="Segoe UI"/>
                                        <w:color w:val="000000"/>
                                        <w:sz w:val="14"/>
                                        <w:szCs w:val="14"/>
                                      </w:rPr>
                                      <w:t>1</w:t>
                                    </w:r>
                                  </w:p>
                                </w:tc>
                                <w:tc>
                                  <w:tcPr>
                                    <w:tcW w:w="624" w:type="dxa"/>
                                    <w:vAlign w:val="center"/>
                                  </w:tcPr>
                                  <w:p w14:paraId="5A211DB9" w14:textId="43F239BA" w:rsidR="00414788" w:rsidRPr="005E5C9B" w:rsidRDefault="00414788" w:rsidP="00414788">
                                    <w:pPr>
                                      <w:rPr>
                                        <w:sz w:val="14"/>
                                        <w:szCs w:val="14"/>
                                      </w:rPr>
                                    </w:pPr>
                                    <w:r>
                                      <w:rPr>
                                        <w:rFonts w:ascii="Segoe UI" w:hAnsi="Segoe UI" w:cs="Segoe UI"/>
                                        <w:color w:val="000000"/>
                                        <w:sz w:val="14"/>
                                        <w:szCs w:val="14"/>
                                      </w:rPr>
                                      <w:t>1.421</w:t>
                                    </w:r>
                                  </w:p>
                                </w:tc>
                                <w:tc>
                                  <w:tcPr>
                                    <w:tcW w:w="624" w:type="dxa"/>
                                    <w:vAlign w:val="center"/>
                                  </w:tcPr>
                                  <w:p w14:paraId="437E25DD" w14:textId="397ED9DC" w:rsidR="00414788" w:rsidRPr="005E5C9B" w:rsidRDefault="00414788" w:rsidP="00414788">
                                    <w:pPr>
                                      <w:rPr>
                                        <w:sz w:val="14"/>
                                        <w:szCs w:val="14"/>
                                      </w:rPr>
                                    </w:pPr>
                                    <w:r>
                                      <w:rPr>
                                        <w:rFonts w:ascii="Segoe UI" w:hAnsi="Segoe UI" w:cs="Segoe UI"/>
                                        <w:color w:val="000000"/>
                                        <w:sz w:val="14"/>
                                        <w:szCs w:val="14"/>
                                      </w:rPr>
                                      <w:t>0.9599</w:t>
                                    </w:r>
                                  </w:p>
                                </w:tc>
                                <w:tc>
                                  <w:tcPr>
                                    <w:tcW w:w="518" w:type="dxa"/>
                                    <w:vAlign w:val="center"/>
                                  </w:tcPr>
                                  <w:p w14:paraId="597F5917" w14:textId="78018B43" w:rsidR="00414788" w:rsidRPr="005E5C9B" w:rsidRDefault="00414788" w:rsidP="00414788">
                                    <w:pPr>
                                      <w:rPr>
                                        <w:sz w:val="14"/>
                                        <w:szCs w:val="14"/>
                                      </w:rPr>
                                    </w:pPr>
                                    <w:r>
                                      <w:rPr>
                                        <w:rFonts w:ascii="Segoe UI" w:hAnsi="Segoe UI" w:cs="Segoe UI"/>
                                        <w:color w:val="000000"/>
                                        <w:sz w:val="14"/>
                                        <w:szCs w:val="14"/>
                                      </w:rPr>
                                      <w:t>1081</w:t>
                                    </w:r>
                                  </w:p>
                                </w:tc>
                                <w:tc>
                                  <w:tcPr>
                                    <w:tcW w:w="775" w:type="dxa"/>
                                    <w:vAlign w:val="center"/>
                                  </w:tcPr>
                                  <w:p w14:paraId="05899DFA" w14:textId="6D506801" w:rsidR="00414788" w:rsidRPr="005E5C9B" w:rsidRDefault="00414788" w:rsidP="00414788">
                                    <w:pPr>
                                      <w:rPr>
                                        <w:sz w:val="14"/>
                                        <w:szCs w:val="14"/>
                                      </w:rPr>
                                    </w:pPr>
                                    <w:r>
                                      <w:rPr>
                                        <w:rFonts w:ascii="Segoe UI" w:hAnsi="Segoe UI" w:cs="Segoe UI"/>
                                        <w:color w:val="000000"/>
                                        <w:sz w:val="14"/>
                                        <w:szCs w:val="14"/>
                                      </w:rPr>
                                      <w:t>-</w:t>
                                    </w:r>
                                  </w:p>
                                </w:tc>
                                <w:tc>
                                  <w:tcPr>
                                    <w:tcW w:w="700" w:type="dxa"/>
                                    <w:vAlign w:val="center"/>
                                  </w:tcPr>
                                  <w:p w14:paraId="0B7E3267" w14:textId="2B26860C" w:rsidR="00414788" w:rsidRPr="005E5C9B" w:rsidRDefault="00414788" w:rsidP="00414788">
                                    <w:pPr>
                                      <w:rPr>
                                        <w:sz w:val="14"/>
                                        <w:szCs w:val="14"/>
                                      </w:rPr>
                                    </w:pPr>
                                    <w:r>
                                      <w:rPr>
                                        <w:rFonts w:ascii="Segoe UI" w:hAnsi="Segoe UI" w:cs="Segoe UI"/>
                                        <w:color w:val="000000"/>
                                        <w:sz w:val="14"/>
                                        <w:szCs w:val="14"/>
                                      </w:rPr>
                                      <w:t>0.02939</w:t>
                                    </w:r>
                                  </w:p>
                                </w:tc>
                              </w:tr>
                            </w:tbl>
                            <w:p w14:paraId="1E30F8DC" w14:textId="77777777" w:rsidR="00AC6AE7" w:rsidRDefault="00AC6AE7" w:rsidP="00AC6A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00C05D4" id="_x0000_s1031" style="position:absolute;margin-left:.05pt;margin-top:14.9pt;width:507pt;height:103.7pt;z-index:251825152;mso-height-relative:margin" coordsize="58737,1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">
                <v:shape id="Text Box 67" o:spid="_x0000_s1032" type="#_x0000_t202" style="position:absolute;width:58732;height:1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" fillcolor="white [3201]" strokeweight=".5pt">
                  <v:textbox>
                    <w:txbxContent>
                      <w:p w14:paraId="27E32400" w14:textId="2506995A" w:rsidR="00AC6AE7" w:rsidRDefault="00B17316" w:rsidP="00AC6AE7">
                        <w:r>
                          <w:rPr>
                            <w:noProof/>
                            <w:sz w:val="20"/>
                            <w:szCs w:val="20"/>
                          </w:rPr>
                          <w:drawing>
                            <wp:inline distT="0" distB="0" distL="0" distR="0" wp14:anchorId="0DA0E944" wp14:editId="0935D8CE">
                              <wp:extent cx="1993567" cy="1153402"/>
                              <wp:effectExtent l="19050" t="19050" r="26035" b="27940"/>
                              <wp:docPr id="108615322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10775" cy="1163358"/>
                                      </a:xfrm>
                                      <a:prstGeom prst="rect">
                                        <a:avLst/>
                                      </a:prstGeom>
                                      <a:noFill/>
                                      <a:ln>
                                        <a:solidFill>
                                          <a:schemeClr val="accent1"/>
                                        </a:solidFill>
                                      </a:ln>
                                    </pic:spPr>
                                  </pic:pic>
                                </a:graphicData>
                              </a:graphic>
                            </wp:inline>
                          </w:drawing>
                        </w:r>
                      </w:p>
                    </w:txbxContent>
                  </v:textbox>
                </v:shape>
                <v:shape id="Text Box 65" o:spid="_x0000_s1033" type="#_x0000_t202" style="position:absolute;left:20408;top:134;width:38329;height:12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" fillcolor="white [3201]" stroked="f" strokeweight=".5pt">
                  <v:textbox>
                    <w:txbxContent>
                      <w:tbl>
                        <w:tblPr>
                          <w:tblStyle w:val="TableGrid"/>
                          <w:tblW w:w="6346" w:type="dxa"/>
                          <w:tblInd w:w="-5" w:type="dxa"/>
                          <w:tblLook w:val="04A0" w:firstRow="1" w:lastRow="0" w:firstColumn="1" w:lastColumn="0" w:noHBand="0" w:noVBand="1"/>
                        </w:tblPr>
                        <w:tblGrid>
                          <w:gridCol w:w="441"/>
                          <w:gridCol w:w="473"/>
                          <w:gridCol w:w="398"/>
                          <w:gridCol w:w="473"/>
                          <w:gridCol w:w="398"/>
                          <w:gridCol w:w="524"/>
                          <w:gridCol w:w="398"/>
                          <w:gridCol w:w="624"/>
                          <w:gridCol w:w="624"/>
                          <w:gridCol w:w="518"/>
                          <w:gridCol w:w="775"/>
                          <w:gridCol w:w="700"/>
                        </w:tblGrid>
                        <w:tr w:rsidR="00AC6AE7" w14:paraId="2E11243D" w14:textId="77777777" w:rsidTr="00414788">
                          <w:trPr>
                            <w:cantSplit/>
                            <w:trHeight w:val="1070"/>
                          </w:trPr>
                          <w:tc>
                            <w:tcPr>
                              <w:tcW w:w="441" w:type="dxa"/>
                              <w:textDirection w:val="btLr"/>
                            </w:tcPr>
                            <w:p w14:paraId="6D925D0E" w14:textId="77777777" w:rsidR="00AC6AE7" w:rsidRPr="003677BD" w:rsidRDefault="00AC6AE7" w:rsidP="00406DDE">
                              <w:pPr>
                                <w:ind w:left="113" w:right="113"/>
                                <w:rPr>
                                  <w:b/>
                                  <w:bCs/>
                                  <w:sz w:val="12"/>
                                  <w:szCs w:val="12"/>
                                </w:rPr>
                              </w:pPr>
                              <w:r w:rsidRPr="003677BD">
                                <w:rPr>
                                  <w:b/>
                                  <w:bCs/>
                                  <w:sz w:val="12"/>
                                  <w:szCs w:val="12"/>
                                </w:rPr>
                                <w:t>Timepoint</w:t>
                              </w:r>
                            </w:p>
                          </w:tc>
                          <w:tc>
                            <w:tcPr>
                              <w:tcW w:w="473" w:type="dxa"/>
                              <w:textDirection w:val="btLr"/>
                            </w:tcPr>
                            <w:p w14:paraId="2308D4A7" w14:textId="03FC35D1" w:rsidR="00AC6AE7" w:rsidRPr="003677BD" w:rsidRDefault="00AC6AE7" w:rsidP="00406DDE">
                              <w:pPr>
                                <w:ind w:left="113" w:right="113"/>
                                <w:rPr>
                                  <w:b/>
                                  <w:bCs/>
                                  <w:sz w:val="12"/>
                                  <w:szCs w:val="12"/>
                                </w:rPr>
                              </w:pPr>
                              <w:r w:rsidRPr="003677BD">
                                <w:rPr>
                                  <w:b/>
                                  <w:bCs/>
                                  <w:sz w:val="12"/>
                                  <w:szCs w:val="12"/>
                                </w:rPr>
                                <w:t>MMSE</w:t>
                              </w:r>
                            </w:p>
                          </w:tc>
                          <w:tc>
                            <w:tcPr>
                              <w:tcW w:w="398" w:type="dxa"/>
                              <w:textDirection w:val="btLr"/>
                            </w:tcPr>
                            <w:p w14:paraId="24D2DA2B" w14:textId="77777777" w:rsidR="00AC6AE7" w:rsidRPr="003677BD" w:rsidRDefault="00AC6AE7" w:rsidP="00406DDE">
                              <w:pPr>
                                <w:ind w:left="113" w:right="113"/>
                                <w:rPr>
                                  <w:b/>
                                  <w:bCs/>
                                  <w:sz w:val="12"/>
                                  <w:szCs w:val="12"/>
                                </w:rPr>
                              </w:pPr>
                              <w:r w:rsidRPr="003677BD">
                                <w:rPr>
                                  <w:b/>
                                  <w:bCs/>
                                  <w:sz w:val="12"/>
                                  <w:szCs w:val="12"/>
                                </w:rPr>
                                <w:t>CDRSB</w:t>
                              </w:r>
                            </w:p>
                          </w:tc>
                          <w:tc>
                            <w:tcPr>
                              <w:tcW w:w="473" w:type="dxa"/>
                              <w:textDirection w:val="btLr"/>
                            </w:tcPr>
                            <w:p w14:paraId="480872BF" w14:textId="77777777" w:rsidR="00AC6AE7" w:rsidRPr="003677BD" w:rsidRDefault="00AC6AE7" w:rsidP="00406DDE">
                              <w:pPr>
                                <w:ind w:left="113" w:right="113"/>
                                <w:rPr>
                                  <w:b/>
                                  <w:bCs/>
                                  <w:sz w:val="12"/>
                                  <w:szCs w:val="12"/>
                                </w:rPr>
                              </w:pPr>
                              <w:r w:rsidRPr="003677BD">
                                <w:rPr>
                                  <w:b/>
                                  <w:bCs/>
                                  <w:sz w:val="12"/>
                                  <w:szCs w:val="12"/>
                                </w:rPr>
                                <w:t>ADAS13</w:t>
                              </w:r>
                            </w:p>
                          </w:tc>
                          <w:tc>
                            <w:tcPr>
                              <w:tcW w:w="398" w:type="dxa"/>
                              <w:textDirection w:val="btLr"/>
                            </w:tcPr>
                            <w:p w14:paraId="0726DC09" w14:textId="77777777" w:rsidR="00AC6AE7" w:rsidRPr="003677BD" w:rsidRDefault="00AC6AE7" w:rsidP="00406DDE">
                              <w:pPr>
                                <w:ind w:left="113" w:right="113"/>
                                <w:rPr>
                                  <w:b/>
                                  <w:bCs/>
                                  <w:sz w:val="12"/>
                                  <w:szCs w:val="12"/>
                                </w:rPr>
                              </w:pPr>
                              <w:r w:rsidRPr="003677BD">
                                <w:rPr>
                                  <w:b/>
                                  <w:bCs/>
                                  <w:sz w:val="12"/>
                                  <w:szCs w:val="12"/>
                                </w:rPr>
                                <w:t>FAQ</w:t>
                              </w:r>
                            </w:p>
                          </w:tc>
                          <w:tc>
                            <w:tcPr>
                              <w:tcW w:w="524" w:type="dxa"/>
                              <w:textDirection w:val="btLr"/>
                            </w:tcPr>
                            <w:p w14:paraId="78D40627" w14:textId="77777777" w:rsidR="00AC6AE7" w:rsidRPr="003677BD" w:rsidRDefault="00AC6AE7" w:rsidP="00406DDE">
                              <w:pPr>
                                <w:ind w:left="113" w:right="113"/>
                                <w:rPr>
                                  <w:b/>
                                  <w:bCs/>
                                  <w:sz w:val="12"/>
                                  <w:szCs w:val="12"/>
                                </w:rPr>
                              </w:pPr>
                              <w:r w:rsidRPr="003677BD">
                                <w:rPr>
                                  <w:b/>
                                  <w:bCs/>
                                  <w:sz w:val="12"/>
                                  <w:szCs w:val="12"/>
                                </w:rPr>
                                <w:t>RAVLT</w:t>
                              </w:r>
                            </w:p>
                            <w:p w14:paraId="78FD11E8" w14:textId="77777777" w:rsidR="00AC6AE7" w:rsidRPr="003677BD" w:rsidRDefault="00AC6AE7" w:rsidP="00406DDE">
                              <w:pPr>
                                <w:ind w:left="113" w:right="113"/>
                                <w:rPr>
                                  <w:b/>
                                  <w:bCs/>
                                  <w:sz w:val="12"/>
                                  <w:szCs w:val="12"/>
                                </w:rPr>
                              </w:pPr>
                              <w:r w:rsidRPr="003677BD">
                                <w:rPr>
                                  <w:b/>
                                  <w:bCs/>
                                  <w:sz w:val="12"/>
                                  <w:szCs w:val="12"/>
                                </w:rPr>
                                <w:t>Immediate</w:t>
                              </w:r>
                            </w:p>
                          </w:tc>
                          <w:tc>
                            <w:tcPr>
                              <w:tcW w:w="398" w:type="dxa"/>
                              <w:textDirection w:val="btLr"/>
                            </w:tcPr>
                            <w:p w14:paraId="1FA4E858" w14:textId="77777777" w:rsidR="00AC6AE7" w:rsidRPr="003677BD" w:rsidRDefault="00AC6AE7" w:rsidP="00406DDE">
                              <w:pPr>
                                <w:ind w:left="113" w:right="113"/>
                                <w:rPr>
                                  <w:b/>
                                  <w:bCs/>
                                  <w:sz w:val="12"/>
                                  <w:szCs w:val="12"/>
                                </w:rPr>
                              </w:pPr>
                              <w:r w:rsidRPr="003677BD">
                                <w:rPr>
                                  <w:b/>
                                  <w:bCs/>
                                  <w:sz w:val="12"/>
                                  <w:szCs w:val="12"/>
                                </w:rPr>
                                <w:t>APOE4</w:t>
                              </w:r>
                            </w:p>
                          </w:tc>
                          <w:tc>
                            <w:tcPr>
                              <w:tcW w:w="624" w:type="dxa"/>
                              <w:textDirection w:val="btLr"/>
                            </w:tcPr>
                            <w:p w14:paraId="14724393" w14:textId="77777777" w:rsidR="00AC6AE7" w:rsidRPr="003677BD" w:rsidRDefault="00AC6AE7" w:rsidP="00406DDE">
                              <w:pPr>
                                <w:ind w:left="113" w:right="113"/>
                                <w:rPr>
                                  <w:b/>
                                  <w:bCs/>
                                  <w:sz w:val="12"/>
                                  <w:szCs w:val="12"/>
                                </w:rPr>
                              </w:pPr>
                              <w:r w:rsidRPr="003677BD">
                                <w:rPr>
                                  <w:b/>
                                  <w:bCs/>
                                  <w:sz w:val="12"/>
                                  <w:szCs w:val="12"/>
                                </w:rPr>
                                <w:t>FDG</w:t>
                              </w:r>
                            </w:p>
                          </w:tc>
                          <w:tc>
                            <w:tcPr>
                              <w:tcW w:w="624" w:type="dxa"/>
                              <w:textDirection w:val="btLr"/>
                            </w:tcPr>
                            <w:p w14:paraId="7E971C71" w14:textId="77777777" w:rsidR="00AC6AE7" w:rsidRPr="003677BD" w:rsidRDefault="00AC6AE7" w:rsidP="00406DDE">
                              <w:pPr>
                                <w:ind w:left="113" w:right="113"/>
                                <w:rPr>
                                  <w:b/>
                                  <w:bCs/>
                                  <w:sz w:val="12"/>
                                  <w:szCs w:val="12"/>
                                </w:rPr>
                              </w:pPr>
                              <w:r w:rsidRPr="003677BD">
                                <w:rPr>
                                  <w:b/>
                                  <w:bCs/>
                                  <w:sz w:val="12"/>
                                  <w:szCs w:val="12"/>
                                </w:rPr>
                                <w:t>AV45</w:t>
                              </w:r>
                            </w:p>
                          </w:tc>
                          <w:tc>
                            <w:tcPr>
                              <w:tcW w:w="518" w:type="dxa"/>
                              <w:textDirection w:val="btLr"/>
                            </w:tcPr>
                            <w:p w14:paraId="062B042E" w14:textId="77777777" w:rsidR="00AC6AE7" w:rsidRPr="003677BD" w:rsidRDefault="00AC6AE7" w:rsidP="00406DDE">
                              <w:pPr>
                                <w:ind w:left="113" w:right="113"/>
                                <w:rPr>
                                  <w:b/>
                                  <w:bCs/>
                                  <w:sz w:val="12"/>
                                  <w:szCs w:val="12"/>
                                </w:rPr>
                              </w:pPr>
                              <w:r w:rsidRPr="003677BD">
                                <w:rPr>
                                  <w:b/>
                                  <w:bCs/>
                                  <w:sz w:val="12"/>
                                  <w:szCs w:val="12"/>
                                </w:rPr>
                                <w:t>ABETA</w:t>
                              </w:r>
                            </w:p>
                          </w:tc>
                          <w:tc>
                            <w:tcPr>
                              <w:tcW w:w="775" w:type="dxa"/>
                              <w:textDirection w:val="btLr"/>
                            </w:tcPr>
                            <w:p w14:paraId="3B4C0631" w14:textId="77777777" w:rsidR="00AC6AE7" w:rsidRPr="003677BD" w:rsidRDefault="00AC6AE7" w:rsidP="00406DDE">
                              <w:pPr>
                                <w:ind w:left="113" w:right="113"/>
                                <w:rPr>
                                  <w:b/>
                                  <w:bCs/>
                                  <w:sz w:val="12"/>
                                  <w:szCs w:val="12"/>
                                </w:rPr>
                              </w:pPr>
                              <w:r w:rsidRPr="003677BD">
                                <w:rPr>
                                  <w:b/>
                                  <w:bCs/>
                                  <w:sz w:val="12"/>
                                  <w:szCs w:val="12"/>
                                </w:rPr>
                                <w:t>Normalized</w:t>
                              </w:r>
                            </w:p>
                            <w:p w14:paraId="6E966974" w14:textId="77777777" w:rsidR="00AC6AE7" w:rsidRPr="003677BD" w:rsidRDefault="00AC6AE7" w:rsidP="00406DDE">
                              <w:pPr>
                                <w:ind w:left="113" w:right="113"/>
                                <w:rPr>
                                  <w:b/>
                                  <w:bCs/>
                                  <w:sz w:val="12"/>
                                  <w:szCs w:val="12"/>
                                </w:rPr>
                              </w:pPr>
                              <w:r w:rsidRPr="003677BD">
                                <w:rPr>
                                  <w:b/>
                                  <w:bCs/>
                                  <w:sz w:val="12"/>
                                  <w:szCs w:val="12"/>
                                </w:rPr>
                                <w:t>Hippocampus</w:t>
                              </w:r>
                            </w:p>
                          </w:tc>
                          <w:tc>
                            <w:tcPr>
                              <w:tcW w:w="700" w:type="dxa"/>
                              <w:textDirection w:val="btLr"/>
                            </w:tcPr>
                            <w:p w14:paraId="1B587750" w14:textId="77777777" w:rsidR="00AC6AE7" w:rsidRPr="003677BD" w:rsidRDefault="00AC6AE7" w:rsidP="00406DDE">
                              <w:pPr>
                                <w:ind w:left="113" w:right="113"/>
                                <w:rPr>
                                  <w:b/>
                                  <w:bCs/>
                                  <w:sz w:val="12"/>
                                  <w:szCs w:val="12"/>
                                </w:rPr>
                              </w:pPr>
                              <w:r w:rsidRPr="003677BD">
                                <w:rPr>
                                  <w:b/>
                                  <w:bCs/>
                                  <w:sz w:val="12"/>
                                  <w:szCs w:val="12"/>
                                </w:rPr>
                                <w:t>Normalized</w:t>
                              </w:r>
                            </w:p>
                            <w:p w14:paraId="2BE5E865" w14:textId="77777777" w:rsidR="00AC6AE7" w:rsidRPr="003677BD" w:rsidRDefault="00AC6AE7" w:rsidP="00406DDE">
                              <w:pPr>
                                <w:ind w:left="113" w:right="113"/>
                                <w:rPr>
                                  <w:b/>
                                  <w:bCs/>
                                  <w:sz w:val="12"/>
                                  <w:szCs w:val="12"/>
                                </w:rPr>
                              </w:pPr>
                              <w:r w:rsidRPr="003677BD">
                                <w:rPr>
                                  <w:b/>
                                  <w:bCs/>
                                  <w:sz w:val="12"/>
                                  <w:szCs w:val="12"/>
                                </w:rPr>
                                <w:t>Ventricles</w:t>
                              </w:r>
                            </w:p>
                          </w:tc>
                        </w:tr>
                        <w:tr w:rsidR="00414788" w14:paraId="2A3204F7" w14:textId="77777777" w:rsidTr="00414788">
                          <w:trPr>
                            <w:trHeight w:val="92"/>
                          </w:trPr>
                          <w:tc>
                            <w:tcPr>
                              <w:tcW w:w="441" w:type="dxa"/>
                              <w:vAlign w:val="center"/>
                            </w:tcPr>
                            <w:p w14:paraId="62A7FED1" w14:textId="09E57645" w:rsidR="00414788" w:rsidRPr="005E5C9B" w:rsidRDefault="00414788" w:rsidP="00414788">
                              <w:pPr>
                                <w:rPr>
                                  <w:sz w:val="14"/>
                                  <w:szCs w:val="14"/>
                                </w:rPr>
                              </w:pPr>
                              <w:r>
                                <w:rPr>
                                  <w:rFonts w:ascii="Segoe UI" w:hAnsi="Segoe UI" w:cs="Segoe UI"/>
                                  <w:color w:val="000000"/>
                                  <w:sz w:val="14"/>
                                  <w:szCs w:val="14"/>
                                </w:rPr>
                                <w:t>T0</w:t>
                              </w:r>
                            </w:p>
                          </w:tc>
                          <w:tc>
                            <w:tcPr>
                              <w:tcW w:w="473" w:type="dxa"/>
                              <w:vAlign w:val="center"/>
                            </w:tcPr>
                            <w:p w14:paraId="61E77CC7" w14:textId="14E51270" w:rsidR="00414788" w:rsidRPr="005E5C9B" w:rsidRDefault="00414788" w:rsidP="00414788">
                              <w:pPr>
                                <w:rPr>
                                  <w:sz w:val="14"/>
                                  <w:szCs w:val="14"/>
                                </w:rPr>
                              </w:pPr>
                              <w:r>
                                <w:rPr>
                                  <w:rFonts w:ascii="Segoe UI" w:hAnsi="Segoe UI" w:cs="Segoe UI"/>
                                  <w:color w:val="000000"/>
                                  <w:sz w:val="14"/>
                                  <w:szCs w:val="14"/>
                                </w:rPr>
                                <w:t>30</w:t>
                              </w:r>
                            </w:p>
                          </w:tc>
                          <w:tc>
                            <w:tcPr>
                              <w:tcW w:w="398" w:type="dxa"/>
                              <w:vAlign w:val="center"/>
                            </w:tcPr>
                            <w:p w14:paraId="08AACADE" w14:textId="4C6707A0" w:rsidR="00414788" w:rsidRPr="005E5C9B" w:rsidRDefault="00414788" w:rsidP="00414788">
                              <w:pPr>
                                <w:rPr>
                                  <w:sz w:val="14"/>
                                  <w:szCs w:val="14"/>
                                </w:rPr>
                              </w:pPr>
                              <w:r>
                                <w:rPr>
                                  <w:rFonts w:ascii="Segoe UI" w:hAnsi="Segoe UI" w:cs="Segoe UI"/>
                                  <w:color w:val="000000"/>
                                  <w:sz w:val="14"/>
                                  <w:szCs w:val="14"/>
                                </w:rPr>
                                <w:t>1.5</w:t>
                              </w:r>
                            </w:p>
                          </w:tc>
                          <w:tc>
                            <w:tcPr>
                              <w:tcW w:w="473" w:type="dxa"/>
                              <w:vAlign w:val="center"/>
                            </w:tcPr>
                            <w:p w14:paraId="1B3561B2" w14:textId="3302B1C7" w:rsidR="00414788" w:rsidRPr="005E5C9B" w:rsidRDefault="00414788" w:rsidP="00414788">
                              <w:pPr>
                                <w:rPr>
                                  <w:sz w:val="14"/>
                                  <w:szCs w:val="14"/>
                                </w:rPr>
                              </w:pPr>
                              <w:r>
                                <w:rPr>
                                  <w:rFonts w:ascii="Segoe UI" w:hAnsi="Segoe UI" w:cs="Segoe UI"/>
                                  <w:color w:val="000000"/>
                                  <w:sz w:val="14"/>
                                  <w:szCs w:val="14"/>
                                </w:rPr>
                                <w:t>11</w:t>
                              </w:r>
                            </w:p>
                          </w:tc>
                          <w:tc>
                            <w:tcPr>
                              <w:tcW w:w="398" w:type="dxa"/>
                              <w:vAlign w:val="center"/>
                            </w:tcPr>
                            <w:p w14:paraId="69F1A23C" w14:textId="656EDB58" w:rsidR="00414788" w:rsidRPr="005E5C9B" w:rsidRDefault="00414788" w:rsidP="00414788">
                              <w:pPr>
                                <w:rPr>
                                  <w:sz w:val="14"/>
                                  <w:szCs w:val="14"/>
                                </w:rPr>
                              </w:pPr>
                              <w:r>
                                <w:rPr>
                                  <w:rFonts w:ascii="Segoe UI" w:hAnsi="Segoe UI" w:cs="Segoe UI"/>
                                  <w:color w:val="000000"/>
                                  <w:sz w:val="14"/>
                                  <w:szCs w:val="14"/>
                                </w:rPr>
                                <w:t>8</w:t>
                              </w:r>
                            </w:p>
                          </w:tc>
                          <w:tc>
                            <w:tcPr>
                              <w:tcW w:w="524" w:type="dxa"/>
                              <w:vAlign w:val="center"/>
                            </w:tcPr>
                            <w:p w14:paraId="75E9B6F4" w14:textId="34A40CDC" w:rsidR="00414788" w:rsidRPr="005E5C9B" w:rsidRDefault="00414788" w:rsidP="00414788">
                              <w:pPr>
                                <w:rPr>
                                  <w:sz w:val="14"/>
                                  <w:szCs w:val="14"/>
                                </w:rPr>
                              </w:pPr>
                              <w:r>
                                <w:rPr>
                                  <w:rFonts w:ascii="Segoe UI" w:hAnsi="Segoe UI" w:cs="Segoe UI"/>
                                  <w:color w:val="000000"/>
                                  <w:sz w:val="14"/>
                                  <w:szCs w:val="14"/>
                                </w:rPr>
                                <w:t>48</w:t>
                              </w:r>
                            </w:p>
                          </w:tc>
                          <w:tc>
                            <w:tcPr>
                              <w:tcW w:w="398" w:type="dxa"/>
                              <w:vAlign w:val="center"/>
                            </w:tcPr>
                            <w:p w14:paraId="221CA2B5" w14:textId="2BFA54F9" w:rsidR="00414788" w:rsidRPr="005E5C9B" w:rsidRDefault="00414788" w:rsidP="00414788">
                              <w:pPr>
                                <w:rPr>
                                  <w:sz w:val="14"/>
                                  <w:szCs w:val="14"/>
                                </w:rPr>
                              </w:pPr>
                              <w:r>
                                <w:rPr>
                                  <w:rFonts w:ascii="Segoe UI" w:hAnsi="Segoe UI" w:cs="Segoe UI"/>
                                  <w:color w:val="000000"/>
                                  <w:sz w:val="14"/>
                                  <w:szCs w:val="14"/>
                                </w:rPr>
                                <w:t>1</w:t>
                              </w:r>
                            </w:p>
                          </w:tc>
                          <w:tc>
                            <w:tcPr>
                              <w:tcW w:w="624" w:type="dxa"/>
                              <w:vAlign w:val="center"/>
                            </w:tcPr>
                            <w:p w14:paraId="3F9ABB2B" w14:textId="6F2F2D08" w:rsidR="00414788" w:rsidRPr="005E5C9B" w:rsidRDefault="00414788" w:rsidP="00414788">
                              <w:pPr>
                                <w:rPr>
                                  <w:sz w:val="14"/>
                                  <w:szCs w:val="14"/>
                                </w:rPr>
                              </w:pPr>
                              <w:r>
                                <w:rPr>
                                  <w:rFonts w:ascii="Segoe UI" w:hAnsi="Segoe UI" w:cs="Segoe UI"/>
                                  <w:color w:val="000000"/>
                                  <w:sz w:val="14"/>
                                  <w:szCs w:val="14"/>
                                </w:rPr>
                                <w:t>1.3221</w:t>
                              </w:r>
                            </w:p>
                          </w:tc>
                          <w:tc>
                            <w:tcPr>
                              <w:tcW w:w="624" w:type="dxa"/>
                              <w:vAlign w:val="center"/>
                            </w:tcPr>
                            <w:p w14:paraId="2E0B2A0D" w14:textId="3E343E2A" w:rsidR="00414788" w:rsidRPr="005E5C9B" w:rsidRDefault="00414788" w:rsidP="00414788">
                              <w:pPr>
                                <w:rPr>
                                  <w:sz w:val="14"/>
                                  <w:szCs w:val="14"/>
                                </w:rPr>
                              </w:pPr>
                              <w:r>
                                <w:rPr>
                                  <w:rFonts w:ascii="Segoe UI" w:hAnsi="Segoe UI" w:cs="Segoe UI"/>
                                  <w:color w:val="000000"/>
                                  <w:sz w:val="14"/>
                                  <w:szCs w:val="14"/>
                                </w:rPr>
                                <w:t>1.0429</w:t>
                              </w:r>
                            </w:p>
                          </w:tc>
                          <w:tc>
                            <w:tcPr>
                              <w:tcW w:w="518" w:type="dxa"/>
                              <w:vAlign w:val="center"/>
                            </w:tcPr>
                            <w:p w14:paraId="7D590EDC" w14:textId="70F7CAA7" w:rsidR="00414788" w:rsidRPr="005E5C9B" w:rsidRDefault="00414788" w:rsidP="00414788">
                              <w:pPr>
                                <w:rPr>
                                  <w:sz w:val="14"/>
                                  <w:szCs w:val="14"/>
                                </w:rPr>
                              </w:pPr>
                              <w:r>
                                <w:rPr>
                                  <w:rFonts w:ascii="Segoe UI" w:hAnsi="Segoe UI" w:cs="Segoe UI"/>
                                  <w:color w:val="000000"/>
                                  <w:sz w:val="14"/>
                                  <w:szCs w:val="14"/>
                                </w:rPr>
                                <w:t>1010</w:t>
                              </w:r>
                            </w:p>
                          </w:tc>
                          <w:tc>
                            <w:tcPr>
                              <w:tcW w:w="775" w:type="dxa"/>
                              <w:vAlign w:val="center"/>
                            </w:tcPr>
                            <w:p w14:paraId="5C9BFB77" w14:textId="71C0B0BA" w:rsidR="00414788" w:rsidRPr="005E5C9B" w:rsidRDefault="00414788" w:rsidP="00414788">
                              <w:pPr>
                                <w:rPr>
                                  <w:sz w:val="14"/>
                                  <w:szCs w:val="14"/>
                                </w:rPr>
                              </w:pPr>
                              <w:r>
                                <w:rPr>
                                  <w:rFonts w:ascii="Segoe UI" w:hAnsi="Segoe UI" w:cs="Segoe UI"/>
                                  <w:color w:val="000000"/>
                                  <w:sz w:val="14"/>
                                  <w:szCs w:val="14"/>
                                </w:rPr>
                                <w:t>-</w:t>
                              </w:r>
                            </w:p>
                          </w:tc>
                          <w:tc>
                            <w:tcPr>
                              <w:tcW w:w="700" w:type="dxa"/>
                              <w:vAlign w:val="center"/>
                            </w:tcPr>
                            <w:p w14:paraId="670AF3A6" w14:textId="6A9744D9" w:rsidR="00414788" w:rsidRPr="005E5C9B" w:rsidRDefault="00414788" w:rsidP="00414788">
                              <w:pPr>
                                <w:rPr>
                                  <w:sz w:val="14"/>
                                  <w:szCs w:val="14"/>
                                </w:rPr>
                              </w:pPr>
                              <w:r>
                                <w:rPr>
                                  <w:rFonts w:ascii="Segoe UI" w:hAnsi="Segoe UI" w:cs="Segoe UI"/>
                                  <w:color w:val="000000"/>
                                  <w:sz w:val="14"/>
                                  <w:szCs w:val="14"/>
                                </w:rPr>
                                <w:t>0.02839</w:t>
                              </w:r>
                            </w:p>
                          </w:tc>
                        </w:tr>
                        <w:tr w:rsidR="00414788" w14:paraId="5BCE2DF9" w14:textId="77777777" w:rsidTr="00414788">
                          <w:trPr>
                            <w:trHeight w:val="39"/>
                          </w:trPr>
                          <w:tc>
                            <w:tcPr>
                              <w:tcW w:w="441" w:type="dxa"/>
                              <w:vAlign w:val="center"/>
                            </w:tcPr>
                            <w:p w14:paraId="5BF55384" w14:textId="55E384BA" w:rsidR="00414788" w:rsidRPr="005E5C9B" w:rsidRDefault="00414788" w:rsidP="00414788">
                              <w:pPr>
                                <w:rPr>
                                  <w:sz w:val="14"/>
                                  <w:szCs w:val="14"/>
                                </w:rPr>
                              </w:pPr>
                              <w:r>
                                <w:rPr>
                                  <w:rFonts w:ascii="Segoe UI" w:hAnsi="Segoe UI" w:cs="Segoe UI"/>
                                  <w:color w:val="000000"/>
                                  <w:sz w:val="14"/>
                                  <w:szCs w:val="14"/>
                                </w:rPr>
                                <w:t>T6</w:t>
                              </w:r>
                            </w:p>
                          </w:tc>
                          <w:tc>
                            <w:tcPr>
                              <w:tcW w:w="473" w:type="dxa"/>
                              <w:vAlign w:val="center"/>
                            </w:tcPr>
                            <w:p w14:paraId="6D91DC59" w14:textId="683DC945" w:rsidR="00414788" w:rsidRPr="005E5C9B" w:rsidRDefault="00414788" w:rsidP="00414788">
                              <w:pPr>
                                <w:rPr>
                                  <w:sz w:val="14"/>
                                  <w:szCs w:val="14"/>
                                </w:rPr>
                              </w:pPr>
                              <w:r>
                                <w:rPr>
                                  <w:rFonts w:ascii="Segoe UI" w:hAnsi="Segoe UI" w:cs="Segoe UI"/>
                                  <w:color w:val="000000"/>
                                  <w:sz w:val="14"/>
                                  <w:szCs w:val="14"/>
                                </w:rPr>
                                <w:t>30</w:t>
                              </w:r>
                            </w:p>
                          </w:tc>
                          <w:tc>
                            <w:tcPr>
                              <w:tcW w:w="398" w:type="dxa"/>
                              <w:vAlign w:val="center"/>
                            </w:tcPr>
                            <w:p w14:paraId="0FBF23AB" w14:textId="568EB2CC" w:rsidR="00414788" w:rsidRPr="005E5C9B" w:rsidRDefault="00414788" w:rsidP="00414788">
                              <w:pPr>
                                <w:rPr>
                                  <w:sz w:val="14"/>
                                  <w:szCs w:val="14"/>
                                </w:rPr>
                              </w:pPr>
                              <w:r>
                                <w:rPr>
                                  <w:rFonts w:ascii="Segoe UI" w:hAnsi="Segoe UI" w:cs="Segoe UI"/>
                                  <w:color w:val="000000"/>
                                  <w:sz w:val="14"/>
                                  <w:szCs w:val="14"/>
                                </w:rPr>
                                <w:t>1.5</w:t>
                              </w:r>
                            </w:p>
                          </w:tc>
                          <w:tc>
                            <w:tcPr>
                              <w:tcW w:w="473" w:type="dxa"/>
                              <w:vAlign w:val="center"/>
                            </w:tcPr>
                            <w:p w14:paraId="32C808CD" w14:textId="0B77A3FE" w:rsidR="00414788" w:rsidRPr="005E5C9B" w:rsidRDefault="00414788" w:rsidP="00414788">
                              <w:pPr>
                                <w:rPr>
                                  <w:sz w:val="14"/>
                                  <w:szCs w:val="14"/>
                                </w:rPr>
                              </w:pPr>
                              <w:r>
                                <w:rPr>
                                  <w:rFonts w:ascii="Segoe UI" w:hAnsi="Segoe UI" w:cs="Segoe UI"/>
                                  <w:color w:val="000000"/>
                                  <w:sz w:val="14"/>
                                  <w:szCs w:val="14"/>
                                </w:rPr>
                                <w:t>9</w:t>
                              </w:r>
                            </w:p>
                          </w:tc>
                          <w:tc>
                            <w:tcPr>
                              <w:tcW w:w="398" w:type="dxa"/>
                              <w:vAlign w:val="center"/>
                            </w:tcPr>
                            <w:p w14:paraId="3F06645C" w14:textId="784AF87A" w:rsidR="00414788" w:rsidRPr="005E5C9B" w:rsidRDefault="00414788" w:rsidP="00414788">
                              <w:pPr>
                                <w:rPr>
                                  <w:sz w:val="14"/>
                                  <w:szCs w:val="14"/>
                                </w:rPr>
                              </w:pPr>
                              <w:r>
                                <w:rPr>
                                  <w:rFonts w:ascii="Segoe UI" w:hAnsi="Segoe UI" w:cs="Segoe UI"/>
                                  <w:color w:val="000000"/>
                                  <w:sz w:val="14"/>
                                  <w:szCs w:val="14"/>
                                </w:rPr>
                                <w:t>6</w:t>
                              </w:r>
                            </w:p>
                          </w:tc>
                          <w:tc>
                            <w:tcPr>
                              <w:tcW w:w="524" w:type="dxa"/>
                              <w:vAlign w:val="center"/>
                            </w:tcPr>
                            <w:p w14:paraId="7344E6A0" w14:textId="6DA72BE9" w:rsidR="00414788" w:rsidRPr="005E5C9B" w:rsidRDefault="00414788" w:rsidP="00414788">
                              <w:pPr>
                                <w:rPr>
                                  <w:sz w:val="14"/>
                                  <w:szCs w:val="14"/>
                                </w:rPr>
                              </w:pPr>
                              <w:r>
                                <w:rPr>
                                  <w:rFonts w:ascii="Segoe UI" w:hAnsi="Segoe UI" w:cs="Segoe UI"/>
                                  <w:color w:val="000000"/>
                                  <w:sz w:val="14"/>
                                  <w:szCs w:val="14"/>
                                </w:rPr>
                                <w:t>45</w:t>
                              </w:r>
                            </w:p>
                          </w:tc>
                          <w:tc>
                            <w:tcPr>
                              <w:tcW w:w="398" w:type="dxa"/>
                              <w:vAlign w:val="center"/>
                            </w:tcPr>
                            <w:p w14:paraId="355073B9" w14:textId="2E123572" w:rsidR="00414788" w:rsidRPr="005E5C9B" w:rsidRDefault="00414788" w:rsidP="00414788">
                              <w:pPr>
                                <w:rPr>
                                  <w:sz w:val="14"/>
                                  <w:szCs w:val="14"/>
                                </w:rPr>
                              </w:pPr>
                              <w:r>
                                <w:rPr>
                                  <w:rFonts w:ascii="Segoe UI" w:hAnsi="Segoe UI" w:cs="Segoe UI"/>
                                  <w:color w:val="000000"/>
                                  <w:sz w:val="14"/>
                                  <w:szCs w:val="14"/>
                                </w:rPr>
                                <w:t>1</w:t>
                              </w:r>
                            </w:p>
                          </w:tc>
                          <w:tc>
                            <w:tcPr>
                              <w:tcW w:w="624" w:type="dxa"/>
                              <w:vAlign w:val="center"/>
                            </w:tcPr>
                            <w:p w14:paraId="6A7453C0" w14:textId="0CE0362E" w:rsidR="00414788" w:rsidRPr="005E5C9B" w:rsidRDefault="00414788" w:rsidP="00414788">
                              <w:pPr>
                                <w:rPr>
                                  <w:sz w:val="14"/>
                                  <w:szCs w:val="14"/>
                                </w:rPr>
                              </w:pPr>
                              <w:r>
                                <w:rPr>
                                  <w:rFonts w:ascii="Segoe UI" w:hAnsi="Segoe UI" w:cs="Segoe UI"/>
                                  <w:color w:val="000000"/>
                                  <w:sz w:val="14"/>
                                  <w:szCs w:val="14"/>
                                </w:rPr>
                                <w:t>-</w:t>
                              </w:r>
                            </w:p>
                          </w:tc>
                          <w:tc>
                            <w:tcPr>
                              <w:tcW w:w="624" w:type="dxa"/>
                              <w:vAlign w:val="center"/>
                            </w:tcPr>
                            <w:p w14:paraId="0BBDDAE6" w14:textId="47AD80FB" w:rsidR="00414788" w:rsidRPr="005E5C9B" w:rsidRDefault="00414788" w:rsidP="00414788">
                              <w:pPr>
                                <w:rPr>
                                  <w:sz w:val="14"/>
                                  <w:szCs w:val="14"/>
                                </w:rPr>
                              </w:pPr>
                              <w:r>
                                <w:rPr>
                                  <w:rFonts w:ascii="Segoe UI" w:hAnsi="Segoe UI" w:cs="Segoe UI"/>
                                  <w:color w:val="000000"/>
                                  <w:sz w:val="14"/>
                                  <w:szCs w:val="14"/>
                                </w:rPr>
                                <w:t>-</w:t>
                              </w:r>
                            </w:p>
                          </w:tc>
                          <w:tc>
                            <w:tcPr>
                              <w:tcW w:w="518" w:type="dxa"/>
                              <w:vAlign w:val="center"/>
                            </w:tcPr>
                            <w:p w14:paraId="0D835D7C" w14:textId="58171ABD" w:rsidR="00414788" w:rsidRPr="005E5C9B" w:rsidRDefault="00414788" w:rsidP="00414788">
                              <w:pPr>
                                <w:rPr>
                                  <w:sz w:val="14"/>
                                  <w:szCs w:val="14"/>
                                </w:rPr>
                              </w:pPr>
                              <w:r>
                                <w:rPr>
                                  <w:rFonts w:ascii="Segoe UI" w:hAnsi="Segoe UI" w:cs="Segoe UI"/>
                                  <w:color w:val="000000"/>
                                  <w:sz w:val="14"/>
                                  <w:szCs w:val="14"/>
                                </w:rPr>
                                <w:t>-</w:t>
                              </w:r>
                            </w:p>
                          </w:tc>
                          <w:tc>
                            <w:tcPr>
                              <w:tcW w:w="775" w:type="dxa"/>
                              <w:vAlign w:val="center"/>
                            </w:tcPr>
                            <w:p w14:paraId="03A60CCE" w14:textId="370EA259" w:rsidR="00414788" w:rsidRPr="005E5C9B" w:rsidRDefault="00414788" w:rsidP="00414788">
                              <w:pPr>
                                <w:rPr>
                                  <w:sz w:val="14"/>
                                  <w:szCs w:val="14"/>
                                </w:rPr>
                              </w:pPr>
                              <w:r>
                                <w:rPr>
                                  <w:rFonts w:ascii="Segoe UI" w:hAnsi="Segoe UI" w:cs="Segoe UI"/>
                                  <w:color w:val="000000"/>
                                  <w:sz w:val="14"/>
                                  <w:szCs w:val="14"/>
                                </w:rPr>
                                <w:t>0.004719</w:t>
                              </w:r>
                            </w:p>
                          </w:tc>
                          <w:tc>
                            <w:tcPr>
                              <w:tcW w:w="700" w:type="dxa"/>
                              <w:vAlign w:val="center"/>
                            </w:tcPr>
                            <w:p w14:paraId="1445FB81" w14:textId="3E241C44" w:rsidR="00414788" w:rsidRPr="005E5C9B" w:rsidRDefault="00414788" w:rsidP="00414788">
                              <w:pPr>
                                <w:rPr>
                                  <w:sz w:val="14"/>
                                  <w:szCs w:val="14"/>
                                </w:rPr>
                              </w:pPr>
                              <w:r>
                                <w:rPr>
                                  <w:rFonts w:ascii="Segoe UI" w:hAnsi="Segoe UI" w:cs="Segoe UI"/>
                                  <w:color w:val="000000"/>
                                  <w:sz w:val="14"/>
                                  <w:szCs w:val="14"/>
                                </w:rPr>
                                <w:t>0.02899</w:t>
                              </w:r>
                            </w:p>
                          </w:tc>
                        </w:tr>
                        <w:tr w:rsidR="00414788" w14:paraId="7FB4459E" w14:textId="77777777" w:rsidTr="00414788">
                          <w:trPr>
                            <w:trHeight w:val="39"/>
                          </w:trPr>
                          <w:tc>
                            <w:tcPr>
                              <w:tcW w:w="441" w:type="dxa"/>
                              <w:vAlign w:val="center"/>
                            </w:tcPr>
                            <w:p w14:paraId="0FC68672" w14:textId="36301697" w:rsidR="00414788" w:rsidRPr="005E5C9B" w:rsidRDefault="00414788" w:rsidP="00414788">
                              <w:pPr>
                                <w:rPr>
                                  <w:sz w:val="14"/>
                                  <w:szCs w:val="14"/>
                                </w:rPr>
                              </w:pPr>
                              <w:r>
                                <w:rPr>
                                  <w:rFonts w:ascii="Segoe UI" w:hAnsi="Segoe UI" w:cs="Segoe UI"/>
                                  <w:color w:val="000000"/>
                                  <w:sz w:val="14"/>
                                  <w:szCs w:val="14"/>
                                </w:rPr>
                                <w:t>T12</w:t>
                              </w:r>
                            </w:p>
                          </w:tc>
                          <w:tc>
                            <w:tcPr>
                              <w:tcW w:w="473" w:type="dxa"/>
                              <w:vAlign w:val="center"/>
                            </w:tcPr>
                            <w:p w14:paraId="4E2086D9" w14:textId="2F79C99B" w:rsidR="00414788" w:rsidRPr="005E5C9B" w:rsidRDefault="00414788" w:rsidP="00414788">
                              <w:pPr>
                                <w:rPr>
                                  <w:sz w:val="14"/>
                                  <w:szCs w:val="14"/>
                                </w:rPr>
                              </w:pPr>
                              <w:r>
                                <w:rPr>
                                  <w:rFonts w:ascii="Segoe UI" w:hAnsi="Segoe UI" w:cs="Segoe UI"/>
                                  <w:color w:val="000000"/>
                                  <w:sz w:val="14"/>
                                  <w:szCs w:val="14"/>
                                </w:rPr>
                                <w:t>30</w:t>
                              </w:r>
                            </w:p>
                          </w:tc>
                          <w:tc>
                            <w:tcPr>
                              <w:tcW w:w="398" w:type="dxa"/>
                              <w:vAlign w:val="center"/>
                            </w:tcPr>
                            <w:p w14:paraId="50E21EF4" w14:textId="7923D8BB" w:rsidR="00414788" w:rsidRPr="005E5C9B" w:rsidRDefault="00414788" w:rsidP="00414788">
                              <w:pPr>
                                <w:rPr>
                                  <w:sz w:val="14"/>
                                  <w:szCs w:val="14"/>
                                </w:rPr>
                              </w:pPr>
                              <w:r>
                                <w:rPr>
                                  <w:rFonts w:ascii="Segoe UI" w:hAnsi="Segoe UI" w:cs="Segoe UI"/>
                                  <w:color w:val="000000"/>
                                  <w:sz w:val="14"/>
                                  <w:szCs w:val="14"/>
                                </w:rPr>
                                <w:t>1.5</w:t>
                              </w:r>
                            </w:p>
                          </w:tc>
                          <w:tc>
                            <w:tcPr>
                              <w:tcW w:w="473" w:type="dxa"/>
                              <w:vAlign w:val="center"/>
                            </w:tcPr>
                            <w:p w14:paraId="0DCA549B" w14:textId="4CA4C903" w:rsidR="00414788" w:rsidRPr="005E5C9B" w:rsidRDefault="00414788" w:rsidP="00414788">
                              <w:pPr>
                                <w:rPr>
                                  <w:sz w:val="14"/>
                                  <w:szCs w:val="14"/>
                                </w:rPr>
                              </w:pPr>
                              <w:r>
                                <w:rPr>
                                  <w:rFonts w:ascii="Segoe UI" w:hAnsi="Segoe UI" w:cs="Segoe UI"/>
                                  <w:color w:val="000000"/>
                                  <w:sz w:val="14"/>
                                  <w:szCs w:val="14"/>
                                </w:rPr>
                                <w:t>10</w:t>
                              </w:r>
                            </w:p>
                          </w:tc>
                          <w:tc>
                            <w:tcPr>
                              <w:tcW w:w="398" w:type="dxa"/>
                              <w:vAlign w:val="center"/>
                            </w:tcPr>
                            <w:p w14:paraId="261C693F" w14:textId="3513E922" w:rsidR="00414788" w:rsidRPr="005E5C9B" w:rsidRDefault="00414788" w:rsidP="00414788">
                              <w:pPr>
                                <w:rPr>
                                  <w:sz w:val="14"/>
                                  <w:szCs w:val="14"/>
                                </w:rPr>
                              </w:pPr>
                              <w:r>
                                <w:rPr>
                                  <w:rFonts w:ascii="Segoe UI" w:hAnsi="Segoe UI" w:cs="Segoe UI"/>
                                  <w:color w:val="000000"/>
                                  <w:sz w:val="14"/>
                                  <w:szCs w:val="14"/>
                                </w:rPr>
                                <w:t>2</w:t>
                              </w:r>
                            </w:p>
                          </w:tc>
                          <w:tc>
                            <w:tcPr>
                              <w:tcW w:w="524" w:type="dxa"/>
                              <w:vAlign w:val="center"/>
                            </w:tcPr>
                            <w:p w14:paraId="2AFE4C70" w14:textId="511AC53F" w:rsidR="00414788" w:rsidRPr="005E5C9B" w:rsidRDefault="00414788" w:rsidP="00414788">
                              <w:pPr>
                                <w:rPr>
                                  <w:sz w:val="14"/>
                                  <w:szCs w:val="14"/>
                                </w:rPr>
                              </w:pPr>
                              <w:r>
                                <w:rPr>
                                  <w:rFonts w:ascii="Segoe UI" w:hAnsi="Segoe UI" w:cs="Segoe UI"/>
                                  <w:color w:val="000000"/>
                                  <w:sz w:val="14"/>
                                  <w:szCs w:val="14"/>
                                </w:rPr>
                                <w:t>40</w:t>
                              </w:r>
                            </w:p>
                          </w:tc>
                          <w:tc>
                            <w:tcPr>
                              <w:tcW w:w="398" w:type="dxa"/>
                              <w:vAlign w:val="center"/>
                            </w:tcPr>
                            <w:p w14:paraId="78C72127" w14:textId="31569657" w:rsidR="00414788" w:rsidRPr="005E5C9B" w:rsidRDefault="00414788" w:rsidP="00414788">
                              <w:pPr>
                                <w:rPr>
                                  <w:sz w:val="14"/>
                                  <w:szCs w:val="14"/>
                                </w:rPr>
                              </w:pPr>
                              <w:r>
                                <w:rPr>
                                  <w:rFonts w:ascii="Segoe UI" w:hAnsi="Segoe UI" w:cs="Segoe UI"/>
                                  <w:color w:val="000000"/>
                                  <w:sz w:val="14"/>
                                  <w:szCs w:val="14"/>
                                </w:rPr>
                                <w:t>1</w:t>
                              </w:r>
                            </w:p>
                          </w:tc>
                          <w:tc>
                            <w:tcPr>
                              <w:tcW w:w="624" w:type="dxa"/>
                              <w:vAlign w:val="center"/>
                            </w:tcPr>
                            <w:p w14:paraId="0A4FC56A" w14:textId="5FFF57ED" w:rsidR="00414788" w:rsidRPr="005E5C9B" w:rsidRDefault="00414788" w:rsidP="00414788">
                              <w:pPr>
                                <w:rPr>
                                  <w:sz w:val="14"/>
                                  <w:szCs w:val="14"/>
                                </w:rPr>
                              </w:pPr>
                              <w:r>
                                <w:rPr>
                                  <w:rFonts w:ascii="Segoe UI" w:hAnsi="Segoe UI" w:cs="Segoe UI"/>
                                  <w:color w:val="000000"/>
                                  <w:sz w:val="14"/>
                                  <w:szCs w:val="14"/>
                                </w:rPr>
                                <w:t>-</w:t>
                              </w:r>
                            </w:p>
                          </w:tc>
                          <w:tc>
                            <w:tcPr>
                              <w:tcW w:w="624" w:type="dxa"/>
                              <w:vAlign w:val="center"/>
                            </w:tcPr>
                            <w:p w14:paraId="31552AE2" w14:textId="7A65A5E2" w:rsidR="00414788" w:rsidRPr="005E5C9B" w:rsidRDefault="00414788" w:rsidP="00414788">
                              <w:pPr>
                                <w:rPr>
                                  <w:sz w:val="14"/>
                                  <w:szCs w:val="14"/>
                                </w:rPr>
                              </w:pPr>
                              <w:r>
                                <w:rPr>
                                  <w:rFonts w:ascii="Segoe UI" w:hAnsi="Segoe UI" w:cs="Segoe UI"/>
                                  <w:color w:val="000000"/>
                                  <w:sz w:val="14"/>
                                  <w:szCs w:val="14"/>
                                </w:rPr>
                                <w:t>-</w:t>
                              </w:r>
                            </w:p>
                          </w:tc>
                          <w:tc>
                            <w:tcPr>
                              <w:tcW w:w="518" w:type="dxa"/>
                              <w:vAlign w:val="center"/>
                            </w:tcPr>
                            <w:p w14:paraId="2B5ADC7F" w14:textId="2FB874D3" w:rsidR="00414788" w:rsidRPr="005E5C9B" w:rsidRDefault="00414788" w:rsidP="00414788">
                              <w:pPr>
                                <w:rPr>
                                  <w:sz w:val="14"/>
                                  <w:szCs w:val="14"/>
                                </w:rPr>
                              </w:pPr>
                              <w:r>
                                <w:rPr>
                                  <w:rFonts w:ascii="Segoe UI" w:hAnsi="Segoe UI" w:cs="Segoe UI"/>
                                  <w:color w:val="000000"/>
                                  <w:sz w:val="14"/>
                                  <w:szCs w:val="14"/>
                                </w:rPr>
                                <w:t>-</w:t>
                              </w:r>
                            </w:p>
                          </w:tc>
                          <w:tc>
                            <w:tcPr>
                              <w:tcW w:w="775" w:type="dxa"/>
                              <w:vAlign w:val="center"/>
                            </w:tcPr>
                            <w:p w14:paraId="57C9B70C" w14:textId="454C426B" w:rsidR="00414788" w:rsidRPr="005E5C9B" w:rsidRDefault="00414788" w:rsidP="00414788">
                              <w:pPr>
                                <w:rPr>
                                  <w:sz w:val="14"/>
                                  <w:szCs w:val="14"/>
                                </w:rPr>
                              </w:pPr>
                              <w:r>
                                <w:rPr>
                                  <w:rFonts w:ascii="Segoe UI" w:hAnsi="Segoe UI" w:cs="Segoe UI"/>
                                  <w:color w:val="000000"/>
                                  <w:sz w:val="14"/>
                                  <w:szCs w:val="14"/>
                                </w:rPr>
                                <w:t>0.004726</w:t>
                              </w:r>
                            </w:p>
                          </w:tc>
                          <w:tc>
                            <w:tcPr>
                              <w:tcW w:w="700" w:type="dxa"/>
                              <w:vAlign w:val="center"/>
                            </w:tcPr>
                            <w:p w14:paraId="70802910" w14:textId="346F8566" w:rsidR="00414788" w:rsidRPr="005E5C9B" w:rsidRDefault="00414788" w:rsidP="00414788">
                              <w:pPr>
                                <w:rPr>
                                  <w:sz w:val="14"/>
                                  <w:szCs w:val="14"/>
                                </w:rPr>
                              </w:pPr>
                              <w:r>
                                <w:rPr>
                                  <w:rFonts w:ascii="Segoe UI" w:hAnsi="Segoe UI" w:cs="Segoe UI"/>
                                  <w:color w:val="000000"/>
                                  <w:sz w:val="14"/>
                                  <w:szCs w:val="14"/>
                                </w:rPr>
                                <w:t>0.0296</w:t>
                              </w:r>
                            </w:p>
                          </w:tc>
                        </w:tr>
                        <w:tr w:rsidR="00414788" w14:paraId="03603DD6" w14:textId="77777777" w:rsidTr="00414788">
                          <w:trPr>
                            <w:trHeight w:val="39"/>
                          </w:trPr>
                          <w:tc>
                            <w:tcPr>
                              <w:tcW w:w="441" w:type="dxa"/>
                              <w:vAlign w:val="center"/>
                            </w:tcPr>
                            <w:p w14:paraId="41DFB383" w14:textId="5BBB5ACE" w:rsidR="00414788" w:rsidRPr="005E5C9B" w:rsidRDefault="00414788" w:rsidP="00414788">
                              <w:pPr>
                                <w:rPr>
                                  <w:sz w:val="14"/>
                                  <w:szCs w:val="14"/>
                                </w:rPr>
                              </w:pPr>
                              <w:r>
                                <w:rPr>
                                  <w:rFonts w:ascii="Segoe UI" w:hAnsi="Segoe UI" w:cs="Segoe UI"/>
                                  <w:color w:val="000000"/>
                                  <w:sz w:val="14"/>
                                  <w:szCs w:val="14"/>
                                </w:rPr>
                                <w:t>T24</w:t>
                              </w:r>
                            </w:p>
                          </w:tc>
                          <w:tc>
                            <w:tcPr>
                              <w:tcW w:w="473" w:type="dxa"/>
                              <w:vAlign w:val="center"/>
                            </w:tcPr>
                            <w:p w14:paraId="3DF67ED5" w14:textId="753D5C82" w:rsidR="00414788" w:rsidRPr="005E5C9B" w:rsidRDefault="00414788" w:rsidP="00414788">
                              <w:pPr>
                                <w:rPr>
                                  <w:sz w:val="14"/>
                                  <w:szCs w:val="14"/>
                                </w:rPr>
                              </w:pPr>
                              <w:r>
                                <w:rPr>
                                  <w:rFonts w:ascii="Segoe UI" w:hAnsi="Segoe UI" w:cs="Segoe UI"/>
                                  <w:color w:val="000000"/>
                                  <w:sz w:val="14"/>
                                  <w:szCs w:val="14"/>
                                </w:rPr>
                                <w:t>30</w:t>
                              </w:r>
                            </w:p>
                          </w:tc>
                          <w:tc>
                            <w:tcPr>
                              <w:tcW w:w="398" w:type="dxa"/>
                              <w:vAlign w:val="center"/>
                            </w:tcPr>
                            <w:p w14:paraId="346C8DD7" w14:textId="444E2F44" w:rsidR="00414788" w:rsidRPr="005E5C9B" w:rsidRDefault="00414788" w:rsidP="00414788">
                              <w:pPr>
                                <w:rPr>
                                  <w:sz w:val="14"/>
                                  <w:szCs w:val="14"/>
                                </w:rPr>
                              </w:pPr>
                              <w:r>
                                <w:rPr>
                                  <w:rFonts w:ascii="Segoe UI" w:hAnsi="Segoe UI" w:cs="Segoe UI"/>
                                  <w:color w:val="000000"/>
                                  <w:sz w:val="14"/>
                                  <w:szCs w:val="14"/>
                                </w:rPr>
                                <w:t>2</w:t>
                              </w:r>
                            </w:p>
                          </w:tc>
                          <w:tc>
                            <w:tcPr>
                              <w:tcW w:w="473" w:type="dxa"/>
                              <w:vAlign w:val="center"/>
                            </w:tcPr>
                            <w:p w14:paraId="438A507D" w14:textId="47D8DD44" w:rsidR="00414788" w:rsidRPr="005E5C9B" w:rsidRDefault="00414788" w:rsidP="00414788">
                              <w:pPr>
                                <w:rPr>
                                  <w:sz w:val="14"/>
                                  <w:szCs w:val="14"/>
                                </w:rPr>
                              </w:pPr>
                              <w:r>
                                <w:rPr>
                                  <w:rFonts w:ascii="Segoe UI" w:hAnsi="Segoe UI" w:cs="Segoe UI"/>
                                  <w:color w:val="000000"/>
                                  <w:sz w:val="14"/>
                                  <w:szCs w:val="14"/>
                                </w:rPr>
                                <w:t>8</w:t>
                              </w:r>
                            </w:p>
                          </w:tc>
                          <w:tc>
                            <w:tcPr>
                              <w:tcW w:w="398" w:type="dxa"/>
                              <w:vAlign w:val="center"/>
                            </w:tcPr>
                            <w:p w14:paraId="2C3EAE04" w14:textId="43AD4137" w:rsidR="00414788" w:rsidRPr="005E5C9B" w:rsidRDefault="00414788" w:rsidP="00414788">
                              <w:pPr>
                                <w:rPr>
                                  <w:sz w:val="14"/>
                                  <w:szCs w:val="14"/>
                                </w:rPr>
                              </w:pPr>
                              <w:r>
                                <w:rPr>
                                  <w:rFonts w:ascii="Segoe UI" w:hAnsi="Segoe UI" w:cs="Segoe UI"/>
                                  <w:color w:val="000000"/>
                                  <w:sz w:val="14"/>
                                  <w:szCs w:val="14"/>
                                </w:rPr>
                                <w:t>8</w:t>
                              </w:r>
                            </w:p>
                          </w:tc>
                          <w:tc>
                            <w:tcPr>
                              <w:tcW w:w="524" w:type="dxa"/>
                              <w:vAlign w:val="center"/>
                            </w:tcPr>
                            <w:p w14:paraId="7BA6AACA" w14:textId="1C30E5E4" w:rsidR="00414788" w:rsidRPr="005E5C9B" w:rsidRDefault="00414788" w:rsidP="00414788">
                              <w:pPr>
                                <w:rPr>
                                  <w:sz w:val="14"/>
                                  <w:szCs w:val="14"/>
                                </w:rPr>
                              </w:pPr>
                              <w:r>
                                <w:rPr>
                                  <w:rFonts w:ascii="Segoe UI" w:hAnsi="Segoe UI" w:cs="Segoe UI"/>
                                  <w:color w:val="000000"/>
                                  <w:sz w:val="14"/>
                                  <w:szCs w:val="14"/>
                                </w:rPr>
                                <w:t>43</w:t>
                              </w:r>
                            </w:p>
                          </w:tc>
                          <w:tc>
                            <w:tcPr>
                              <w:tcW w:w="398" w:type="dxa"/>
                              <w:vAlign w:val="center"/>
                            </w:tcPr>
                            <w:p w14:paraId="43F2F155" w14:textId="05BBDE32" w:rsidR="00414788" w:rsidRPr="005E5C9B" w:rsidRDefault="00414788" w:rsidP="00414788">
                              <w:pPr>
                                <w:rPr>
                                  <w:sz w:val="14"/>
                                  <w:szCs w:val="14"/>
                                </w:rPr>
                              </w:pPr>
                              <w:r>
                                <w:rPr>
                                  <w:rFonts w:ascii="Segoe UI" w:hAnsi="Segoe UI" w:cs="Segoe UI"/>
                                  <w:color w:val="000000"/>
                                  <w:sz w:val="14"/>
                                  <w:szCs w:val="14"/>
                                </w:rPr>
                                <w:t>1</w:t>
                              </w:r>
                            </w:p>
                          </w:tc>
                          <w:tc>
                            <w:tcPr>
                              <w:tcW w:w="624" w:type="dxa"/>
                              <w:vAlign w:val="center"/>
                            </w:tcPr>
                            <w:p w14:paraId="5A211DB9" w14:textId="43F239BA" w:rsidR="00414788" w:rsidRPr="005E5C9B" w:rsidRDefault="00414788" w:rsidP="00414788">
                              <w:pPr>
                                <w:rPr>
                                  <w:sz w:val="14"/>
                                  <w:szCs w:val="14"/>
                                </w:rPr>
                              </w:pPr>
                              <w:r>
                                <w:rPr>
                                  <w:rFonts w:ascii="Segoe UI" w:hAnsi="Segoe UI" w:cs="Segoe UI"/>
                                  <w:color w:val="000000"/>
                                  <w:sz w:val="14"/>
                                  <w:szCs w:val="14"/>
                                </w:rPr>
                                <w:t>1.421</w:t>
                              </w:r>
                            </w:p>
                          </w:tc>
                          <w:tc>
                            <w:tcPr>
                              <w:tcW w:w="624" w:type="dxa"/>
                              <w:vAlign w:val="center"/>
                            </w:tcPr>
                            <w:p w14:paraId="437E25DD" w14:textId="397ED9DC" w:rsidR="00414788" w:rsidRPr="005E5C9B" w:rsidRDefault="00414788" w:rsidP="00414788">
                              <w:pPr>
                                <w:rPr>
                                  <w:sz w:val="14"/>
                                  <w:szCs w:val="14"/>
                                </w:rPr>
                              </w:pPr>
                              <w:r>
                                <w:rPr>
                                  <w:rFonts w:ascii="Segoe UI" w:hAnsi="Segoe UI" w:cs="Segoe UI"/>
                                  <w:color w:val="000000"/>
                                  <w:sz w:val="14"/>
                                  <w:szCs w:val="14"/>
                                </w:rPr>
                                <w:t>0.9599</w:t>
                              </w:r>
                            </w:p>
                          </w:tc>
                          <w:tc>
                            <w:tcPr>
                              <w:tcW w:w="518" w:type="dxa"/>
                              <w:vAlign w:val="center"/>
                            </w:tcPr>
                            <w:p w14:paraId="597F5917" w14:textId="78018B43" w:rsidR="00414788" w:rsidRPr="005E5C9B" w:rsidRDefault="00414788" w:rsidP="00414788">
                              <w:pPr>
                                <w:rPr>
                                  <w:sz w:val="14"/>
                                  <w:szCs w:val="14"/>
                                </w:rPr>
                              </w:pPr>
                              <w:r>
                                <w:rPr>
                                  <w:rFonts w:ascii="Segoe UI" w:hAnsi="Segoe UI" w:cs="Segoe UI"/>
                                  <w:color w:val="000000"/>
                                  <w:sz w:val="14"/>
                                  <w:szCs w:val="14"/>
                                </w:rPr>
                                <w:t>1081</w:t>
                              </w:r>
                            </w:p>
                          </w:tc>
                          <w:tc>
                            <w:tcPr>
                              <w:tcW w:w="775" w:type="dxa"/>
                              <w:vAlign w:val="center"/>
                            </w:tcPr>
                            <w:p w14:paraId="05899DFA" w14:textId="6D506801" w:rsidR="00414788" w:rsidRPr="005E5C9B" w:rsidRDefault="00414788" w:rsidP="00414788">
                              <w:pPr>
                                <w:rPr>
                                  <w:sz w:val="14"/>
                                  <w:szCs w:val="14"/>
                                </w:rPr>
                              </w:pPr>
                              <w:r>
                                <w:rPr>
                                  <w:rFonts w:ascii="Segoe UI" w:hAnsi="Segoe UI" w:cs="Segoe UI"/>
                                  <w:color w:val="000000"/>
                                  <w:sz w:val="14"/>
                                  <w:szCs w:val="14"/>
                                </w:rPr>
                                <w:t>-</w:t>
                              </w:r>
                            </w:p>
                          </w:tc>
                          <w:tc>
                            <w:tcPr>
                              <w:tcW w:w="700" w:type="dxa"/>
                              <w:vAlign w:val="center"/>
                            </w:tcPr>
                            <w:p w14:paraId="0B7E3267" w14:textId="2B26860C" w:rsidR="00414788" w:rsidRPr="005E5C9B" w:rsidRDefault="00414788" w:rsidP="00414788">
                              <w:pPr>
                                <w:rPr>
                                  <w:sz w:val="14"/>
                                  <w:szCs w:val="14"/>
                                </w:rPr>
                              </w:pPr>
                              <w:r>
                                <w:rPr>
                                  <w:rFonts w:ascii="Segoe UI" w:hAnsi="Segoe UI" w:cs="Segoe UI"/>
                                  <w:color w:val="000000"/>
                                  <w:sz w:val="14"/>
                                  <w:szCs w:val="14"/>
                                </w:rPr>
                                <w:t>0.02939</w:t>
                              </w:r>
                            </w:p>
                          </w:tc>
                        </w:tr>
                      </w:tbl>
                      <w:p w14:paraId="1E30F8DC" w14:textId="77777777" w:rsidR="00AC6AE7" w:rsidRDefault="00AC6AE7" w:rsidP="00AC6AE7"/>
                    </w:txbxContent>
                  </v:textbox>
                </v:shape>
              </v:group>
            </w:pict>
          </mc:Fallback>
        </mc:AlternateContent>
      </w:r>
    </w:p>
    <w:p w14:paraId="225B6ABE" w14:textId="797AAF2B" w:rsidR="00406DDE" w:rsidRDefault="00406DDE" w:rsidP="00E05DBE">
      <w:pPr>
        <w:rPr>
          <w:sz w:val="20"/>
          <w:szCs w:val="20"/>
        </w:rPr>
      </w:pPr>
    </w:p>
    <w:p w14:paraId="415E9511" w14:textId="49B4A713" w:rsidR="00AC6AE7" w:rsidRDefault="00AC6AE7" w:rsidP="00E05DBE">
      <w:pPr>
        <w:rPr>
          <w:sz w:val="20"/>
          <w:szCs w:val="20"/>
        </w:rPr>
      </w:pPr>
    </w:p>
    <w:p w14:paraId="0C2CE932" w14:textId="005378CA" w:rsidR="00AC6AE7" w:rsidRDefault="00AC6AE7" w:rsidP="00E05DBE">
      <w:pPr>
        <w:rPr>
          <w:sz w:val="20"/>
          <w:szCs w:val="20"/>
        </w:rPr>
      </w:pPr>
    </w:p>
    <w:p w14:paraId="007352F6" w14:textId="77BFD12E" w:rsidR="00AC6AE7" w:rsidRDefault="00AC6AE7" w:rsidP="00E05DBE">
      <w:pPr>
        <w:rPr>
          <w:sz w:val="20"/>
          <w:szCs w:val="20"/>
        </w:rPr>
      </w:pPr>
    </w:p>
    <w:p w14:paraId="007F065B" w14:textId="45DB02DE" w:rsidR="00AC6AE7" w:rsidRDefault="00277A01" w:rsidP="00E05DBE">
      <w:pPr>
        <w:rPr>
          <w:sz w:val="20"/>
          <w:szCs w:val="20"/>
        </w:rPr>
      </w:pPr>
      <w:r>
        <w:rPr>
          <w:noProof/>
          <w:sz w:val="20"/>
          <w:szCs w:val="20"/>
        </w:rPr>
        <mc:AlternateContent>
          <mc:Choice Requires="wps">
            <w:drawing>
              <wp:anchor distT="0" distB="0" distL="114300" distR="114300" simplePos="0" relativeHeight="251933696" behindDoc="0" locked="0" layoutInCell="1" allowOverlap="1" wp14:anchorId="64D53934" wp14:editId="01D99FA5">
                <wp:simplePos x="0" y="0"/>
                <wp:positionH relativeFrom="column">
                  <wp:posOffset>4016</wp:posOffset>
                </wp:positionH>
                <wp:positionV relativeFrom="paragraph">
                  <wp:posOffset>167005</wp:posOffset>
                </wp:positionV>
                <wp:extent cx="247650" cy="158750"/>
                <wp:effectExtent l="0" t="0" r="17145" b="12700"/>
                <wp:wrapNone/>
                <wp:docPr id="1343225330"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38019646" w14:textId="544EC8F3" w:rsidR="00A31452" w:rsidRPr="00603F99" w:rsidRDefault="00A31452" w:rsidP="00A31452">
                            <w:pPr>
                              <w:jc w:val="center"/>
                              <w:rPr>
                                <w:sz w:val="16"/>
                                <w:szCs w:val="16"/>
                              </w:rPr>
                            </w:pPr>
                            <w:r w:rsidRPr="00603F99">
                              <w:rPr>
                                <w:sz w:val="16"/>
                                <w:szCs w:val="16"/>
                              </w:rPr>
                              <w:t>10</w:t>
                            </w:r>
                            <w:r>
                              <w:rPr>
                                <w:sz w:val="16"/>
                                <w:szCs w:val="16"/>
                              </w:rPr>
                              <w:t>c</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53934" id="_x0000_s1034" style="position:absolute;margin-left:.3pt;margin-top:13.15pt;width:19.5pt;height:12.5pt;z-index:251933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" fillcolor="white [3201]" strokecolor="black [3200]" strokeweight="1pt">
                <v:textbox inset="1.44pt,0,1.44pt,0">
                  <w:txbxContent>
                    <w:p w14:paraId="38019646" w14:textId="544EC8F3" w:rsidR="00A31452" w:rsidRPr="00603F99" w:rsidRDefault="00A31452" w:rsidP="00A31452">
                      <w:pPr>
                        <w:jc w:val="center"/>
                        <w:rPr>
                          <w:sz w:val="16"/>
                          <w:szCs w:val="16"/>
                        </w:rPr>
                      </w:pPr>
                      <w:r w:rsidRPr="00603F99">
                        <w:rPr>
                          <w:sz w:val="16"/>
                          <w:szCs w:val="16"/>
                        </w:rPr>
                        <w:t>10</w:t>
                      </w:r>
                      <w:r>
                        <w:rPr>
                          <w:sz w:val="16"/>
                          <w:szCs w:val="16"/>
                        </w:rPr>
                        <w:t>c</w:t>
                      </w:r>
                    </w:p>
                  </w:txbxContent>
                </v:textbox>
              </v:rect>
            </w:pict>
          </mc:Fallback>
        </mc:AlternateContent>
      </w:r>
      <w:r w:rsidR="00D63998">
        <w:rPr>
          <w:noProof/>
          <w:sz w:val="20"/>
          <w:szCs w:val="20"/>
        </w:rPr>
        <mc:AlternateContent>
          <mc:Choice Requires="wpg">
            <w:drawing>
              <wp:anchor distT="0" distB="0" distL="114300" distR="114300" simplePos="0" relativeHeight="251827200" behindDoc="0" locked="0" layoutInCell="1" allowOverlap="1" wp14:anchorId="6EF284D7" wp14:editId="4F95D209">
                <wp:simplePos x="0" y="0"/>
                <wp:positionH relativeFrom="column">
                  <wp:posOffset>-1905</wp:posOffset>
                </wp:positionH>
                <wp:positionV relativeFrom="paragraph">
                  <wp:posOffset>102475</wp:posOffset>
                </wp:positionV>
                <wp:extent cx="6438931" cy="1334770"/>
                <wp:effectExtent l="0" t="0" r="19050" b="17780"/>
                <wp:wrapNone/>
                <wp:docPr id="67869941" name="Group 71"/>
                <wp:cNvGraphicFramePr/>
                <a:graphic xmlns:a="http://schemas.openxmlformats.org/drawingml/2006/main">
                  <a:graphicData uri="http://schemas.microsoft.com/office/word/2010/wordprocessingGroup">
                    <wpg:wgp>
                      <wpg:cNvGrpSpPr/>
                      <wpg:grpSpPr>
                        <a:xfrm>
                          <a:off x="0" y="0"/>
                          <a:ext cx="6438931" cy="1334770"/>
                          <a:chOff x="0" y="0"/>
                          <a:chExt cx="5873890" cy="1292582"/>
                        </a:xfrm>
                      </wpg:grpSpPr>
                      <wps:wsp>
                        <wps:cNvPr id="530358960" name="Text Box 67"/>
                        <wps:cNvSpPr txBox="1"/>
                        <wps:spPr>
                          <a:xfrm>
                            <a:off x="0" y="0"/>
                            <a:ext cx="5873862" cy="1292582"/>
                          </a:xfrm>
                          <a:prstGeom prst="rect">
                            <a:avLst/>
                          </a:prstGeom>
                          <a:solidFill>
                            <a:schemeClr val="lt1"/>
                          </a:solidFill>
                          <a:ln w="6350">
                            <a:solidFill>
                              <a:prstClr val="black"/>
                            </a:solidFill>
                          </a:ln>
                        </wps:spPr>
                        <wps:txbx>
                          <w:txbxContent>
                            <w:p w14:paraId="4ABF0D23" w14:textId="799FBA86" w:rsidR="00AC6AE7" w:rsidRDefault="002B2F74" w:rsidP="00AC6AE7">
                              <w:r>
                                <w:rPr>
                                  <w:noProof/>
                                  <w:sz w:val="20"/>
                                  <w:szCs w:val="20"/>
                                </w:rPr>
                                <w:drawing>
                                  <wp:inline distT="0" distB="0" distL="0" distR="0" wp14:anchorId="7FC39023" wp14:editId="209748B8">
                                    <wp:extent cx="2009167" cy="1162592"/>
                                    <wp:effectExtent l="19050" t="19050" r="10160" b="19050"/>
                                    <wp:docPr id="188386251" name="Picture 22" descr="A comparison of different colors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1490" name="Picture 22" descr="A comparison of different colors of a numb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58578" cy="1191183"/>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592284" name="Text Box 65"/>
                        <wps:cNvSpPr txBox="1"/>
                        <wps:spPr>
                          <a:xfrm>
                            <a:off x="2041030" y="13459"/>
                            <a:ext cx="3832860" cy="1279123"/>
                          </a:xfrm>
                          <a:prstGeom prst="rect">
                            <a:avLst/>
                          </a:prstGeom>
                          <a:solidFill>
                            <a:schemeClr val="lt1"/>
                          </a:solidFill>
                          <a:ln w="6350">
                            <a:noFill/>
                          </a:ln>
                        </wps:spPr>
                        <wps:txbx>
                          <w:txbxContent>
                            <w:tbl>
                              <w:tblPr>
                                <w:tblStyle w:val="TableGrid"/>
                                <w:tblW w:w="6352" w:type="dxa"/>
                                <w:tblInd w:w="-5" w:type="dxa"/>
                                <w:tblLook w:val="04A0" w:firstRow="1" w:lastRow="0" w:firstColumn="1" w:lastColumn="0" w:noHBand="0" w:noVBand="1"/>
                              </w:tblPr>
                              <w:tblGrid>
                                <w:gridCol w:w="441"/>
                                <w:gridCol w:w="473"/>
                                <w:gridCol w:w="398"/>
                                <w:gridCol w:w="549"/>
                                <w:gridCol w:w="473"/>
                                <w:gridCol w:w="524"/>
                                <w:gridCol w:w="398"/>
                                <w:gridCol w:w="624"/>
                                <w:gridCol w:w="373"/>
                                <w:gridCol w:w="549"/>
                                <w:gridCol w:w="775"/>
                                <w:gridCol w:w="775"/>
                              </w:tblGrid>
                              <w:tr w:rsidR="00AC6AE7" w14:paraId="5B068F71" w14:textId="77777777" w:rsidTr="00603EC0">
                                <w:trPr>
                                  <w:cantSplit/>
                                  <w:trHeight w:val="1070"/>
                                </w:trPr>
                                <w:tc>
                                  <w:tcPr>
                                    <w:tcW w:w="441" w:type="dxa"/>
                                    <w:textDirection w:val="btLr"/>
                                  </w:tcPr>
                                  <w:p w14:paraId="776D7B05" w14:textId="77777777" w:rsidR="00AC6AE7" w:rsidRPr="003677BD" w:rsidRDefault="00AC6AE7" w:rsidP="00406DDE">
                                    <w:pPr>
                                      <w:ind w:left="113" w:right="113"/>
                                      <w:rPr>
                                        <w:sz w:val="12"/>
                                        <w:szCs w:val="12"/>
                                      </w:rPr>
                                    </w:pPr>
                                    <w:r w:rsidRPr="003677BD">
                                      <w:rPr>
                                        <w:b/>
                                        <w:bCs/>
                                        <w:sz w:val="12"/>
                                        <w:szCs w:val="12"/>
                                      </w:rPr>
                                      <w:t>Timepoint</w:t>
                                    </w:r>
                                  </w:p>
                                </w:tc>
                                <w:tc>
                                  <w:tcPr>
                                    <w:tcW w:w="473" w:type="dxa"/>
                                    <w:textDirection w:val="btLr"/>
                                  </w:tcPr>
                                  <w:p w14:paraId="3E1572C4" w14:textId="77777777" w:rsidR="00AC6AE7" w:rsidRPr="003677BD" w:rsidRDefault="00AC6AE7" w:rsidP="00406DDE">
                                    <w:pPr>
                                      <w:ind w:left="113" w:right="113"/>
                                      <w:rPr>
                                        <w:sz w:val="12"/>
                                        <w:szCs w:val="12"/>
                                      </w:rPr>
                                    </w:pPr>
                                    <w:r w:rsidRPr="003677BD">
                                      <w:rPr>
                                        <w:b/>
                                        <w:bCs/>
                                        <w:sz w:val="12"/>
                                        <w:szCs w:val="12"/>
                                      </w:rPr>
                                      <w:t>MMSE</w:t>
                                    </w:r>
                                  </w:p>
                                </w:tc>
                                <w:tc>
                                  <w:tcPr>
                                    <w:tcW w:w="398" w:type="dxa"/>
                                    <w:textDirection w:val="btLr"/>
                                  </w:tcPr>
                                  <w:p w14:paraId="57E09E19" w14:textId="77777777" w:rsidR="00AC6AE7" w:rsidRPr="003677BD" w:rsidRDefault="00AC6AE7" w:rsidP="00406DDE">
                                    <w:pPr>
                                      <w:ind w:left="113" w:right="113"/>
                                      <w:rPr>
                                        <w:sz w:val="12"/>
                                        <w:szCs w:val="12"/>
                                      </w:rPr>
                                    </w:pPr>
                                    <w:r w:rsidRPr="003677BD">
                                      <w:rPr>
                                        <w:b/>
                                        <w:bCs/>
                                        <w:sz w:val="12"/>
                                        <w:szCs w:val="12"/>
                                      </w:rPr>
                                      <w:t>CDRSB</w:t>
                                    </w:r>
                                  </w:p>
                                </w:tc>
                                <w:tc>
                                  <w:tcPr>
                                    <w:tcW w:w="549" w:type="dxa"/>
                                    <w:textDirection w:val="btLr"/>
                                  </w:tcPr>
                                  <w:p w14:paraId="5F1DF734" w14:textId="77777777" w:rsidR="00AC6AE7" w:rsidRPr="003677BD" w:rsidRDefault="00AC6AE7" w:rsidP="00406DDE">
                                    <w:pPr>
                                      <w:ind w:left="113" w:right="113"/>
                                      <w:rPr>
                                        <w:sz w:val="12"/>
                                        <w:szCs w:val="12"/>
                                      </w:rPr>
                                    </w:pPr>
                                    <w:r w:rsidRPr="003677BD">
                                      <w:rPr>
                                        <w:b/>
                                        <w:bCs/>
                                        <w:sz w:val="12"/>
                                        <w:szCs w:val="12"/>
                                      </w:rPr>
                                      <w:t>ADAS13</w:t>
                                    </w:r>
                                  </w:p>
                                </w:tc>
                                <w:tc>
                                  <w:tcPr>
                                    <w:tcW w:w="473" w:type="dxa"/>
                                    <w:textDirection w:val="btLr"/>
                                  </w:tcPr>
                                  <w:p w14:paraId="1BA162BB" w14:textId="77777777" w:rsidR="00AC6AE7" w:rsidRPr="003677BD" w:rsidRDefault="00AC6AE7" w:rsidP="00406DDE">
                                    <w:pPr>
                                      <w:ind w:left="113" w:right="113"/>
                                      <w:rPr>
                                        <w:sz w:val="12"/>
                                        <w:szCs w:val="12"/>
                                      </w:rPr>
                                    </w:pPr>
                                    <w:r w:rsidRPr="003677BD">
                                      <w:rPr>
                                        <w:b/>
                                        <w:bCs/>
                                        <w:sz w:val="12"/>
                                        <w:szCs w:val="12"/>
                                      </w:rPr>
                                      <w:t>FAQ</w:t>
                                    </w:r>
                                  </w:p>
                                </w:tc>
                                <w:tc>
                                  <w:tcPr>
                                    <w:tcW w:w="524" w:type="dxa"/>
                                    <w:textDirection w:val="btLr"/>
                                  </w:tcPr>
                                  <w:p w14:paraId="1955556F" w14:textId="77777777" w:rsidR="00AC6AE7" w:rsidRPr="003677BD" w:rsidRDefault="00AC6AE7" w:rsidP="00406DDE">
                                    <w:pPr>
                                      <w:ind w:left="113" w:right="113"/>
                                      <w:rPr>
                                        <w:b/>
                                        <w:bCs/>
                                        <w:sz w:val="12"/>
                                        <w:szCs w:val="12"/>
                                      </w:rPr>
                                    </w:pPr>
                                    <w:r w:rsidRPr="003677BD">
                                      <w:rPr>
                                        <w:b/>
                                        <w:bCs/>
                                        <w:sz w:val="12"/>
                                        <w:szCs w:val="12"/>
                                      </w:rPr>
                                      <w:t>RAVLT</w:t>
                                    </w:r>
                                  </w:p>
                                  <w:p w14:paraId="79BB5152" w14:textId="77777777" w:rsidR="00AC6AE7" w:rsidRPr="003677BD" w:rsidRDefault="00AC6AE7" w:rsidP="00406DDE">
                                    <w:pPr>
                                      <w:ind w:left="113" w:right="113"/>
                                      <w:rPr>
                                        <w:sz w:val="12"/>
                                        <w:szCs w:val="12"/>
                                      </w:rPr>
                                    </w:pPr>
                                    <w:r w:rsidRPr="003677BD">
                                      <w:rPr>
                                        <w:b/>
                                        <w:bCs/>
                                        <w:sz w:val="12"/>
                                        <w:szCs w:val="12"/>
                                      </w:rPr>
                                      <w:t>Immediate</w:t>
                                    </w:r>
                                  </w:p>
                                </w:tc>
                                <w:tc>
                                  <w:tcPr>
                                    <w:tcW w:w="398" w:type="dxa"/>
                                    <w:textDirection w:val="btLr"/>
                                  </w:tcPr>
                                  <w:p w14:paraId="222BBA5E" w14:textId="77777777" w:rsidR="00AC6AE7" w:rsidRPr="003677BD" w:rsidRDefault="00AC6AE7" w:rsidP="00406DDE">
                                    <w:pPr>
                                      <w:ind w:left="113" w:right="113"/>
                                      <w:rPr>
                                        <w:sz w:val="12"/>
                                        <w:szCs w:val="12"/>
                                      </w:rPr>
                                    </w:pPr>
                                    <w:r w:rsidRPr="003677BD">
                                      <w:rPr>
                                        <w:b/>
                                        <w:bCs/>
                                        <w:sz w:val="12"/>
                                        <w:szCs w:val="12"/>
                                      </w:rPr>
                                      <w:t>APOE4</w:t>
                                    </w:r>
                                  </w:p>
                                </w:tc>
                                <w:tc>
                                  <w:tcPr>
                                    <w:tcW w:w="624" w:type="dxa"/>
                                    <w:textDirection w:val="btLr"/>
                                  </w:tcPr>
                                  <w:p w14:paraId="02995A21" w14:textId="77777777" w:rsidR="00AC6AE7" w:rsidRPr="003677BD" w:rsidRDefault="00AC6AE7" w:rsidP="00406DDE">
                                    <w:pPr>
                                      <w:ind w:left="113" w:right="113"/>
                                      <w:rPr>
                                        <w:sz w:val="12"/>
                                        <w:szCs w:val="12"/>
                                      </w:rPr>
                                    </w:pPr>
                                    <w:r w:rsidRPr="003677BD">
                                      <w:rPr>
                                        <w:b/>
                                        <w:bCs/>
                                        <w:sz w:val="12"/>
                                        <w:szCs w:val="12"/>
                                      </w:rPr>
                                      <w:t>FDG</w:t>
                                    </w:r>
                                  </w:p>
                                </w:tc>
                                <w:tc>
                                  <w:tcPr>
                                    <w:tcW w:w="373" w:type="dxa"/>
                                    <w:textDirection w:val="btLr"/>
                                  </w:tcPr>
                                  <w:p w14:paraId="50235D62" w14:textId="77777777" w:rsidR="00AC6AE7" w:rsidRPr="003677BD" w:rsidRDefault="00AC6AE7" w:rsidP="00406DDE">
                                    <w:pPr>
                                      <w:ind w:left="113" w:right="113"/>
                                      <w:rPr>
                                        <w:sz w:val="12"/>
                                        <w:szCs w:val="12"/>
                                      </w:rPr>
                                    </w:pPr>
                                    <w:r w:rsidRPr="003677BD">
                                      <w:rPr>
                                        <w:b/>
                                        <w:bCs/>
                                        <w:sz w:val="12"/>
                                        <w:szCs w:val="12"/>
                                      </w:rPr>
                                      <w:t>AV45</w:t>
                                    </w:r>
                                  </w:p>
                                </w:tc>
                                <w:tc>
                                  <w:tcPr>
                                    <w:tcW w:w="549" w:type="dxa"/>
                                    <w:textDirection w:val="btLr"/>
                                  </w:tcPr>
                                  <w:p w14:paraId="77C257AF" w14:textId="77777777" w:rsidR="00AC6AE7" w:rsidRPr="003677BD" w:rsidRDefault="00AC6AE7" w:rsidP="00406DDE">
                                    <w:pPr>
                                      <w:ind w:left="113" w:right="113"/>
                                      <w:rPr>
                                        <w:sz w:val="12"/>
                                        <w:szCs w:val="12"/>
                                      </w:rPr>
                                    </w:pPr>
                                    <w:r w:rsidRPr="003677BD">
                                      <w:rPr>
                                        <w:b/>
                                        <w:bCs/>
                                        <w:sz w:val="12"/>
                                        <w:szCs w:val="12"/>
                                      </w:rPr>
                                      <w:t>ABETA</w:t>
                                    </w:r>
                                  </w:p>
                                </w:tc>
                                <w:tc>
                                  <w:tcPr>
                                    <w:tcW w:w="775" w:type="dxa"/>
                                    <w:textDirection w:val="btLr"/>
                                  </w:tcPr>
                                  <w:p w14:paraId="75AAD8AB" w14:textId="77777777" w:rsidR="00AC6AE7" w:rsidRPr="003677BD" w:rsidRDefault="00AC6AE7" w:rsidP="00406DDE">
                                    <w:pPr>
                                      <w:ind w:left="113" w:right="113"/>
                                      <w:rPr>
                                        <w:b/>
                                        <w:bCs/>
                                        <w:sz w:val="12"/>
                                        <w:szCs w:val="12"/>
                                      </w:rPr>
                                    </w:pPr>
                                    <w:r w:rsidRPr="003677BD">
                                      <w:rPr>
                                        <w:b/>
                                        <w:bCs/>
                                        <w:sz w:val="12"/>
                                        <w:szCs w:val="12"/>
                                      </w:rPr>
                                      <w:t>Normalized</w:t>
                                    </w:r>
                                  </w:p>
                                  <w:p w14:paraId="36472151" w14:textId="77777777" w:rsidR="00AC6AE7" w:rsidRPr="003677BD" w:rsidRDefault="00AC6AE7" w:rsidP="00406DDE">
                                    <w:pPr>
                                      <w:ind w:left="113" w:right="113"/>
                                      <w:rPr>
                                        <w:sz w:val="12"/>
                                        <w:szCs w:val="12"/>
                                      </w:rPr>
                                    </w:pPr>
                                    <w:r w:rsidRPr="003677BD">
                                      <w:rPr>
                                        <w:b/>
                                        <w:bCs/>
                                        <w:sz w:val="12"/>
                                        <w:szCs w:val="12"/>
                                      </w:rPr>
                                      <w:t>Hippocampus</w:t>
                                    </w:r>
                                  </w:p>
                                </w:tc>
                                <w:tc>
                                  <w:tcPr>
                                    <w:tcW w:w="775" w:type="dxa"/>
                                    <w:textDirection w:val="btLr"/>
                                  </w:tcPr>
                                  <w:p w14:paraId="61D5EA61" w14:textId="77777777" w:rsidR="00AC6AE7" w:rsidRPr="003677BD" w:rsidRDefault="00AC6AE7" w:rsidP="00406DDE">
                                    <w:pPr>
                                      <w:ind w:left="113" w:right="113"/>
                                      <w:rPr>
                                        <w:b/>
                                        <w:bCs/>
                                        <w:sz w:val="12"/>
                                        <w:szCs w:val="12"/>
                                      </w:rPr>
                                    </w:pPr>
                                    <w:r w:rsidRPr="003677BD">
                                      <w:rPr>
                                        <w:b/>
                                        <w:bCs/>
                                        <w:sz w:val="12"/>
                                        <w:szCs w:val="12"/>
                                      </w:rPr>
                                      <w:t>Normalized</w:t>
                                    </w:r>
                                  </w:p>
                                  <w:p w14:paraId="668D6FCA" w14:textId="77777777" w:rsidR="00AC6AE7" w:rsidRPr="003677BD" w:rsidRDefault="00AC6AE7" w:rsidP="00406DDE">
                                    <w:pPr>
                                      <w:ind w:left="113" w:right="113"/>
                                      <w:rPr>
                                        <w:sz w:val="12"/>
                                        <w:szCs w:val="12"/>
                                      </w:rPr>
                                    </w:pPr>
                                    <w:r w:rsidRPr="003677BD">
                                      <w:rPr>
                                        <w:b/>
                                        <w:bCs/>
                                        <w:sz w:val="12"/>
                                        <w:szCs w:val="12"/>
                                      </w:rPr>
                                      <w:t>Ventricles</w:t>
                                    </w:r>
                                  </w:p>
                                </w:tc>
                              </w:tr>
                              <w:tr w:rsidR="00603EC0" w14:paraId="227108D5" w14:textId="77777777" w:rsidTr="00603EC0">
                                <w:trPr>
                                  <w:trHeight w:val="92"/>
                                </w:trPr>
                                <w:tc>
                                  <w:tcPr>
                                    <w:tcW w:w="441" w:type="dxa"/>
                                    <w:vAlign w:val="center"/>
                                  </w:tcPr>
                                  <w:p w14:paraId="25B9D3F2" w14:textId="17B9544E" w:rsidR="00603EC0" w:rsidRPr="0089408A" w:rsidRDefault="00603EC0" w:rsidP="00603EC0">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6504A1FC" w14:textId="3506BCC8" w:rsidR="00603EC0" w:rsidRPr="0089408A" w:rsidRDefault="00603EC0" w:rsidP="00603EC0">
                                    <w:pPr>
                                      <w:rPr>
                                        <w:rFonts w:ascii="Segoe UI" w:hAnsi="Segoe UI" w:cs="Segoe UI"/>
                                        <w:sz w:val="14"/>
                                        <w:szCs w:val="14"/>
                                      </w:rPr>
                                    </w:pPr>
                                    <w:r>
                                      <w:rPr>
                                        <w:rFonts w:ascii="Segoe UI" w:hAnsi="Segoe UI" w:cs="Segoe UI"/>
                                        <w:color w:val="000000"/>
                                        <w:sz w:val="14"/>
                                        <w:szCs w:val="14"/>
                                      </w:rPr>
                                      <w:t>21</w:t>
                                    </w:r>
                                  </w:p>
                                </w:tc>
                                <w:tc>
                                  <w:tcPr>
                                    <w:tcW w:w="398" w:type="dxa"/>
                                    <w:vAlign w:val="center"/>
                                  </w:tcPr>
                                  <w:p w14:paraId="7DC72DCA" w14:textId="335486CB" w:rsidR="00603EC0" w:rsidRPr="0089408A" w:rsidRDefault="00603EC0" w:rsidP="00603EC0">
                                    <w:pPr>
                                      <w:rPr>
                                        <w:rFonts w:ascii="Segoe UI" w:hAnsi="Segoe UI" w:cs="Segoe UI"/>
                                        <w:sz w:val="14"/>
                                        <w:szCs w:val="14"/>
                                      </w:rPr>
                                    </w:pPr>
                                    <w:r>
                                      <w:rPr>
                                        <w:rFonts w:ascii="Segoe UI" w:hAnsi="Segoe UI" w:cs="Segoe UI"/>
                                        <w:color w:val="000000"/>
                                        <w:sz w:val="14"/>
                                        <w:szCs w:val="14"/>
                                      </w:rPr>
                                      <w:t>3.5</w:t>
                                    </w:r>
                                  </w:p>
                                </w:tc>
                                <w:tc>
                                  <w:tcPr>
                                    <w:tcW w:w="549" w:type="dxa"/>
                                    <w:vAlign w:val="center"/>
                                  </w:tcPr>
                                  <w:p w14:paraId="5D349824" w14:textId="132E2122" w:rsidR="00603EC0" w:rsidRPr="0089408A" w:rsidRDefault="00603EC0" w:rsidP="00603EC0">
                                    <w:pPr>
                                      <w:rPr>
                                        <w:rFonts w:ascii="Segoe UI" w:hAnsi="Segoe UI" w:cs="Segoe UI"/>
                                        <w:sz w:val="14"/>
                                        <w:szCs w:val="14"/>
                                      </w:rPr>
                                    </w:pPr>
                                    <w:r>
                                      <w:rPr>
                                        <w:rFonts w:ascii="Segoe UI" w:hAnsi="Segoe UI" w:cs="Segoe UI"/>
                                        <w:color w:val="000000"/>
                                        <w:sz w:val="14"/>
                                        <w:szCs w:val="14"/>
                                      </w:rPr>
                                      <w:t>27.67</w:t>
                                    </w:r>
                                  </w:p>
                                </w:tc>
                                <w:tc>
                                  <w:tcPr>
                                    <w:tcW w:w="473" w:type="dxa"/>
                                    <w:vAlign w:val="center"/>
                                  </w:tcPr>
                                  <w:p w14:paraId="45BD7D5C" w14:textId="54BE57A1" w:rsidR="00603EC0" w:rsidRPr="0089408A" w:rsidRDefault="00603EC0" w:rsidP="00603EC0">
                                    <w:pPr>
                                      <w:rPr>
                                        <w:rFonts w:ascii="Segoe UI" w:hAnsi="Segoe UI" w:cs="Segoe UI"/>
                                        <w:sz w:val="14"/>
                                        <w:szCs w:val="14"/>
                                      </w:rPr>
                                    </w:pPr>
                                    <w:r>
                                      <w:rPr>
                                        <w:rFonts w:ascii="Segoe UI" w:hAnsi="Segoe UI" w:cs="Segoe UI"/>
                                        <w:color w:val="000000"/>
                                        <w:sz w:val="14"/>
                                        <w:szCs w:val="14"/>
                                      </w:rPr>
                                      <w:t>13</w:t>
                                    </w:r>
                                  </w:p>
                                </w:tc>
                                <w:tc>
                                  <w:tcPr>
                                    <w:tcW w:w="524" w:type="dxa"/>
                                    <w:vAlign w:val="center"/>
                                  </w:tcPr>
                                  <w:p w14:paraId="117F1BED" w14:textId="707664F9" w:rsidR="00603EC0" w:rsidRPr="0089408A" w:rsidRDefault="00603EC0" w:rsidP="00603EC0">
                                    <w:pPr>
                                      <w:rPr>
                                        <w:rFonts w:ascii="Segoe UI" w:hAnsi="Segoe UI" w:cs="Segoe UI"/>
                                        <w:sz w:val="14"/>
                                        <w:szCs w:val="14"/>
                                      </w:rPr>
                                    </w:pPr>
                                    <w:r>
                                      <w:rPr>
                                        <w:rFonts w:ascii="Segoe UI" w:hAnsi="Segoe UI" w:cs="Segoe UI"/>
                                        <w:color w:val="000000"/>
                                        <w:sz w:val="14"/>
                                        <w:szCs w:val="14"/>
                                      </w:rPr>
                                      <w:t>18</w:t>
                                    </w:r>
                                  </w:p>
                                </w:tc>
                                <w:tc>
                                  <w:tcPr>
                                    <w:tcW w:w="398" w:type="dxa"/>
                                    <w:vAlign w:val="center"/>
                                  </w:tcPr>
                                  <w:p w14:paraId="545EFCFB" w14:textId="44917F17"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5B1C17A0" w14:textId="5DEB7B76" w:rsidR="00603EC0" w:rsidRPr="0089408A" w:rsidRDefault="00603EC0" w:rsidP="00603EC0">
                                    <w:pPr>
                                      <w:rPr>
                                        <w:rFonts w:ascii="Segoe UI" w:hAnsi="Segoe UI" w:cs="Segoe UI"/>
                                        <w:sz w:val="14"/>
                                        <w:szCs w:val="14"/>
                                      </w:rPr>
                                    </w:pPr>
                                    <w:r>
                                      <w:rPr>
                                        <w:rFonts w:ascii="Segoe UI" w:hAnsi="Segoe UI" w:cs="Segoe UI"/>
                                        <w:color w:val="000000"/>
                                        <w:sz w:val="14"/>
                                        <w:szCs w:val="14"/>
                                      </w:rPr>
                                      <w:t>1.1791</w:t>
                                    </w:r>
                                  </w:p>
                                </w:tc>
                                <w:tc>
                                  <w:tcPr>
                                    <w:tcW w:w="373" w:type="dxa"/>
                                    <w:vAlign w:val="center"/>
                                  </w:tcPr>
                                  <w:p w14:paraId="5FC34B49" w14:textId="5F1B5322"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622C1A84" w14:textId="628D83F6" w:rsidR="00603EC0" w:rsidRPr="0089408A" w:rsidRDefault="00603EC0" w:rsidP="00603EC0">
                                    <w:pPr>
                                      <w:rPr>
                                        <w:rFonts w:ascii="Segoe UI" w:hAnsi="Segoe UI" w:cs="Segoe UI"/>
                                        <w:sz w:val="14"/>
                                        <w:szCs w:val="14"/>
                                      </w:rPr>
                                    </w:pPr>
                                    <w:r>
                                      <w:rPr>
                                        <w:rFonts w:ascii="Segoe UI" w:hAnsi="Segoe UI" w:cs="Segoe UI"/>
                                        <w:color w:val="000000"/>
                                        <w:sz w:val="14"/>
                                        <w:szCs w:val="14"/>
                                      </w:rPr>
                                      <w:t>564.2</w:t>
                                    </w:r>
                                  </w:p>
                                </w:tc>
                                <w:tc>
                                  <w:tcPr>
                                    <w:tcW w:w="775" w:type="dxa"/>
                                    <w:vAlign w:val="center"/>
                                  </w:tcPr>
                                  <w:p w14:paraId="5102227A" w14:textId="74F03B1F" w:rsidR="00603EC0" w:rsidRPr="0089408A" w:rsidRDefault="00603EC0" w:rsidP="00603EC0">
                                    <w:pPr>
                                      <w:rPr>
                                        <w:rFonts w:ascii="Segoe UI" w:hAnsi="Segoe UI" w:cs="Segoe UI"/>
                                        <w:sz w:val="14"/>
                                        <w:szCs w:val="14"/>
                                      </w:rPr>
                                    </w:pPr>
                                    <w:r>
                                      <w:rPr>
                                        <w:rFonts w:ascii="Segoe UI" w:hAnsi="Segoe UI" w:cs="Segoe UI"/>
                                        <w:color w:val="000000"/>
                                        <w:sz w:val="14"/>
                                        <w:szCs w:val="14"/>
                                      </w:rPr>
                                      <w:t>0.003208</w:t>
                                    </w:r>
                                  </w:p>
                                </w:tc>
                                <w:tc>
                                  <w:tcPr>
                                    <w:tcW w:w="775" w:type="dxa"/>
                                    <w:vAlign w:val="center"/>
                                  </w:tcPr>
                                  <w:p w14:paraId="59F18B12" w14:textId="3F21D730" w:rsidR="00603EC0" w:rsidRPr="0089408A" w:rsidRDefault="00603EC0" w:rsidP="00603EC0">
                                    <w:pPr>
                                      <w:rPr>
                                        <w:rFonts w:ascii="Segoe UI" w:hAnsi="Segoe UI" w:cs="Segoe UI"/>
                                        <w:sz w:val="14"/>
                                        <w:szCs w:val="14"/>
                                      </w:rPr>
                                    </w:pPr>
                                    <w:r>
                                      <w:rPr>
                                        <w:rFonts w:ascii="Segoe UI" w:hAnsi="Segoe UI" w:cs="Segoe UI"/>
                                        <w:color w:val="000000"/>
                                        <w:sz w:val="14"/>
                                        <w:szCs w:val="14"/>
                                      </w:rPr>
                                      <w:t>0.030235</w:t>
                                    </w:r>
                                  </w:p>
                                </w:tc>
                              </w:tr>
                              <w:tr w:rsidR="00603EC0" w14:paraId="1C05AAD0" w14:textId="77777777" w:rsidTr="00603EC0">
                                <w:trPr>
                                  <w:trHeight w:val="39"/>
                                </w:trPr>
                                <w:tc>
                                  <w:tcPr>
                                    <w:tcW w:w="441" w:type="dxa"/>
                                    <w:vAlign w:val="center"/>
                                  </w:tcPr>
                                  <w:p w14:paraId="656C9E4E" w14:textId="626AD6A9" w:rsidR="00603EC0" w:rsidRPr="0089408A" w:rsidRDefault="00603EC0" w:rsidP="00603EC0">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130208C1" w14:textId="748A770F" w:rsidR="00603EC0" w:rsidRPr="0089408A" w:rsidRDefault="00603EC0" w:rsidP="00603EC0">
                                    <w:pPr>
                                      <w:rPr>
                                        <w:rFonts w:ascii="Segoe UI" w:hAnsi="Segoe UI" w:cs="Segoe UI"/>
                                        <w:sz w:val="14"/>
                                        <w:szCs w:val="14"/>
                                      </w:rPr>
                                    </w:pPr>
                                    <w:r>
                                      <w:rPr>
                                        <w:rFonts w:ascii="Segoe UI" w:hAnsi="Segoe UI" w:cs="Segoe UI"/>
                                        <w:color w:val="000000"/>
                                        <w:sz w:val="14"/>
                                        <w:szCs w:val="14"/>
                                      </w:rPr>
                                      <w:t>25</w:t>
                                    </w:r>
                                  </w:p>
                                </w:tc>
                                <w:tc>
                                  <w:tcPr>
                                    <w:tcW w:w="398" w:type="dxa"/>
                                    <w:vAlign w:val="center"/>
                                  </w:tcPr>
                                  <w:p w14:paraId="5016959A" w14:textId="33FE68A0"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549" w:type="dxa"/>
                                    <w:vAlign w:val="center"/>
                                  </w:tcPr>
                                  <w:p w14:paraId="0D760559" w14:textId="28DFCD45" w:rsidR="00603EC0" w:rsidRPr="0089408A" w:rsidRDefault="00603EC0" w:rsidP="00603EC0">
                                    <w:pPr>
                                      <w:rPr>
                                        <w:rFonts w:ascii="Segoe UI" w:hAnsi="Segoe UI" w:cs="Segoe UI"/>
                                        <w:sz w:val="14"/>
                                        <w:szCs w:val="14"/>
                                      </w:rPr>
                                    </w:pPr>
                                    <w:r>
                                      <w:rPr>
                                        <w:rFonts w:ascii="Segoe UI" w:hAnsi="Segoe UI" w:cs="Segoe UI"/>
                                        <w:color w:val="000000"/>
                                        <w:sz w:val="14"/>
                                        <w:szCs w:val="14"/>
                                      </w:rPr>
                                      <w:t>32.33</w:t>
                                    </w:r>
                                  </w:p>
                                </w:tc>
                                <w:tc>
                                  <w:tcPr>
                                    <w:tcW w:w="473" w:type="dxa"/>
                                    <w:vAlign w:val="center"/>
                                  </w:tcPr>
                                  <w:p w14:paraId="03B7D6FE" w14:textId="286B3F5A" w:rsidR="00603EC0" w:rsidRPr="0089408A" w:rsidRDefault="00603EC0" w:rsidP="00603EC0">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3EBF6F78" w14:textId="451D263D" w:rsidR="00603EC0" w:rsidRPr="0089408A" w:rsidRDefault="00603EC0" w:rsidP="00603EC0">
                                    <w:pPr>
                                      <w:rPr>
                                        <w:rFonts w:ascii="Segoe UI" w:hAnsi="Segoe UI" w:cs="Segoe UI"/>
                                        <w:sz w:val="14"/>
                                        <w:szCs w:val="14"/>
                                      </w:rPr>
                                    </w:pPr>
                                    <w:r>
                                      <w:rPr>
                                        <w:rFonts w:ascii="Segoe UI" w:hAnsi="Segoe UI" w:cs="Segoe UI"/>
                                        <w:color w:val="000000"/>
                                        <w:sz w:val="14"/>
                                        <w:szCs w:val="14"/>
                                      </w:rPr>
                                      <w:t>16</w:t>
                                    </w:r>
                                  </w:p>
                                </w:tc>
                                <w:tc>
                                  <w:tcPr>
                                    <w:tcW w:w="398" w:type="dxa"/>
                                    <w:vAlign w:val="center"/>
                                  </w:tcPr>
                                  <w:p w14:paraId="512413FA" w14:textId="5744BDF7"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701F3F4D" w14:textId="2D91BE0E" w:rsidR="00603EC0" w:rsidRPr="0089408A" w:rsidRDefault="00603EC0" w:rsidP="00603EC0">
                                    <w:pPr>
                                      <w:rPr>
                                        <w:rFonts w:ascii="Segoe UI" w:hAnsi="Segoe UI" w:cs="Segoe UI"/>
                                        <w:sz w:val="14"/>
                                        <w:szCs w:val="14"/>
                                      </w:rPr>
                                    </w:pPr>
                                    <w:r>
                                      <w:rPr>
                                        <w:rFonts w:ascii="Segoe UI" w:hAnsi="Segoe UI" w:cs="Segoe UI"/>
                                        <w:color w:val="000000"/>
                                        <w:sz w:val="14"/>
                                        <w:szCs w:val="14"/>
                                      </w:rPr>
                                      <w:t>1.1171</w:t>
                                    </w:r>
                                  </w:p>
                                </w:tc>
                                <w:tc>
                                  <w:tcPr>
                                    <w:tcW w:w="373" w:type="dxa"/>
                                    <w:vAlign w:val="center"/>
                                  </w:tcPr>
                                  <w:p w14:paraId="79CC52DF" w14:textId="45A3F9CC"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E94366A" w14:textId="6E3EC987"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6F84EA9" w14:textId="4165930E" w:rsidR="00603EC0" w:rsidRPr="0089408A" w:rsidRDefault="00603EC0" w:rsidP="00603EC0">
                                    <w:pPr>
                                      <w:rPr>
                                        <w:rFonts w:ascii="Segoe UI" w:hAnsi="Segoe UI" w:cs="Segoe UI"/>
                                        <w:sz w:val="14"/>
                                        <w:szCs w:val="14"/>
                                      </w:rPr>
                                    </w:pPr>
                                    <w:r>
                                      <w:rPr>
                                        <w:rFonts w:ascii="Segoe UI" w:hAnsi="Segoe UI" w:cs="Segoe UI"/>
                                        <w:color w:val="000000"/>
                                        <w:sz w:val="14"/>
                                        <w:szCs w:val="14"/>
                                      </w:rPr>
                                      <w:t>0.003198</w:t>
                                    </w:r>
                                  </w:p>
                                </w:tc>
                                <w:tc>
                                  <w:tcPr>
                                    <w:tcW w:w="775" w:type="dxa"/>
                                    <w:vAlign w:val="center"/>
                                  </w:tcPr>
                                  <w:p w14:paraId="7EEE6E2D" w14:textId="2C6418AA" w:rsidR="00603EC0" w:rsidRPr="0089408A" w:rsidRDefault="00603EC0" w:rsidP="00603EC0">
                                    <w:pPr>
                                      <w:rPr>
                                        <w:rFonts w:ascii="Segoe UI" w:hAnsi="Segoe UI" w:cs="Segoe UI"/>
                                        <w:sz w:val="14"/>
                                        <w:szCs w:val="14"/>
                                      </w:rPr>
                                    </w:pPr>
                                    <w:r>
                                      <w:rPr>
                                        <w:rFonts w:ascii="Segoe UI" w:hAnsi="Segoe UI" w:cs="Segoe UI"/>
                                        <w:color w:val="000000"/>
                                        <w:sz w:val="14"/>
                                        <w:szCs w:val="14"/>
                                      </w:rPr>
                                      <w:t>0.031912</w:t>
                                    </w:r>
                                  </w:p>
                                </w:tc>
                              </w:tr>
                              <w:tr w:rsidR="00603EC0" w14:paraId="00D79D53" w14:textId="77777777" w:rsidTr="00603EC0">
                                <w:trPr>
                                  <w:trHeight w:val="39"/>
                                </w:trPr>
                                <w:tc>
                                  <w:tcPr>
                                    <w:tcW w:w="441" w:type="dxa"/>
                                    <w:vAlign w:val="center"/>
                                  </w:tcPr>
                                  <w:p w14:paraId="2076A7C9" w14:textId="506BC15B" w:rsidR="00603EC0" w:rsidRPr="0089408A" w:rsidRDefault="00603EC0" w:rsidP="00603EC0">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030F82AB" w14:textId="168F78BA" w:rsidR="00603EC0" w:rsidRPr="0089408A" w:rsidRDefault="00603EC0" w:rsidP="00603EC0">
                                    <w:pPr>
                                      <w:rPr>
                                        <w:rFonts w:ascii="Segoe UI" w:hAnsi="Segoe UI" w:cs="Segoe UI"/>
                                        <w:sz w:val="14"/>
                                        <w:szCs w:val="14"/>
                                      </w:rPr>
                                    </w:pPr>
                                    <w:r>
                                      <w:rPr>
                                        <w:rFonts w:ascii="Segoe UI" w:hAnsi="Segoe UI" w:cs="Segoe UI"/>
                                        <w:color w:val="000000"/>
                                        <w:sz w:val="14"/>
                                        <w:szCs w:val="14"/>
                                      </w:rPr>
                                      <w:t>26</w:t>
                                    </w:r>
                                  </w:p>
                                </w:tc>
                                <w:tc>
                                  <w:tcPr>
                                    <w:tcW w:w="398" w:type="dxa"/>
                                    <w:vAlign w:val="center"/>
                                  </w:tcPr>
                                  <w:p w14:paraId="051499E4" w14:textId="27E9C7E5" w:rsidR="00603EC0" w:rsidRPr="0089408A" w:rsidRDefault="00603EC0" w:rsidP="00603EC0">
                                    <w:pPr>
                                      <w:rPr>
                                        <w:rFonts w:ascii="Segoe UI" w:hAnsi="Segoe UI" w:cs="Segoe UI"/>
                                        <w:sz w:val="14"/>
                                        <w:szCs w:val="14"/>
                                      </w:rPr>
                                    </w:pPr>
                                    <w:r>
                                      <w:rPr>
                                        <w:rFonts w:ascii="Segoe UI" w:hAnsi="Segoe UI" w:cs="Segoe UI"/>
                                        <w:color w:val="000000"/>
                                        <w:sz w:val="14"/>
                                        <w:szCs w:val="14"/>
                                      </w:rPr>
                                      <w:t>1.5</w:t>
                                    </w:r>
                                  </w:p>
                                </w:tc>
                                <w:tc>
                                  <w:tcPr>
                                    <w:tcW w:w="549" w:type="dxa"/>
                                    <w:vAlign w:val="center"/>
                                  </w:tcPr>
                                  <w:p w14:paraId="0260630D" w14:textId="631C21CD" w:rsidR="00603EC0" w:rsidRPr="0089408A" w:rsidRDefault="00603EC0" w:rsidP="00603EC0">
                                    <w:pPr>
                                      <w:rPr>
                                        <w:rFonts w:ascii="Segoe UI" w:hAnsi="Segoe UI" w:cs="Segoe UI"/>
                                        <w:sz w:val="14"/>
                                        <w:szCs w:val="14"/>
                                      </w:rPr>
                                    </w:pPr>
                                    <w:r>
                                      <w:rPr>
                                        <w:rFonts w:ascii="Segoe UI" w:hAnsi="Segoe UI" w:cs="Segoe UI"/>
                                        <w:color w:val="000000"/>
                                        <w:sz w:val="14"/>
                                        <w:szCs w:val="14"/>
                                      </w:rPr>
                                      <w:t>31</w:t>
                                    </w:r>
                                  </w:p>
                                </w:tc>
                                <w:tc>
                                  <w:tcPr>
                                    <w:tcW w:w="473" w:type="dxa"/>
                                    <w:vAlign w:val="center"/>
                                  </w:tcPr>
                                  <w:p w14:paraId="46C49C11" w14:textId="2805AAFA"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524" w:type="dxa"/>
                                    <w:vAlign w:val="center"/>
                                  </w:tcPr>
                                  <w:p w14:paraId="7FA40527" w14:textId="5FFAABD9" w:rsidR="00603EC0" w:rsidRPr="0089408A" w:rsidRDefault="00603EC0" w:rsidP="00603EC0">
                                    <w:pPr>
                                      <w:rPr>
                                        <w:rFonts w:ascii="Segoe UI" w:hAnsi="Segoe UI" w:cs="Segoe UI"/>
                                        <w:sz w:val="14"/>
                                        <w:szCs w:val="14"/>
                                      </w:rPr>
                                    </w:pPr>
                                    <w:r>
                                      <w:rPr>
                                        <w:rFonts w:ascii="Segoe UI" w:hAnsi="Segoe UI" w:cs="Segoe UI"/>
                                        <w:color w:val="000000"/>
                                        <w:sz w:val="14"/>
                                        <w:szCs w:val="14"/>
                                      </w:rPr>
                                      <w:t>19</w:t>
                                    </w:r>
                                  </w:p>
                                </w:tc>
                                <w:tc>
                                  <w:tcPr>
                                    <w:tcW w:w="398" w:type="dxa"/>
                                    <w:vAlign w:val="center"/>
                                  </w:tcPr>
                                  <w:p w14:paraId="5266B655" w14:textId="3A62619A"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496DBCCF" w14:textId="22F98170" w:rsidR="00603EC0" w:rsidRPr="0089408A" w:rsidRDefault="00603EC0" w:rsidP="00603EC0">
                                    <w:pPr>
                                      <w:rPr>
                                        <w:rFonts w:ascii="Segoe UI" w:hAnsi="Segoe UI" w:cs="Segoe UI"/>
                                        <w:sz w:val="14"/>
                                        <w:szCs w:val="14"/>
                                      </w:rPr>
                                    </w:pPr>
                                    <w:r>
                                      <w:rPr>
                                        <w:rFonts w:ascii="Segoe UI" w:hAnsi="Segoe UI" w:cs="Segoe UI"/>
                                        <w:color w:val="000000"/>
                                        <w:sz w:val="14"/>
                                        <w:szCs w:val="14"/>
                                      </w:rPr>
                                      <w:t>1.1369</w:t>
                                    </w:r>
                                  </w:p>
                                </w:tc>
                                <w:tc>
                                  <w:tcPr>
                                    <w:tcW w:w="373" w:type="dxa"/>
                                    <w:vAlign w:val="center"/>
                                  </w:tcPr>
                                  <w:p w14:paraId="11F13A8D" w14:textId="3FAD6269"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6E5FF588" w14:textId="51BE61C0" w:rsidR="00603EC0" w:rsidRPr="0089408A" w:rsidRDefault="00603EC0" w:rsidP="00603EC0">
                                    <w:pPr>
                                      <w:rPr>
                                        <w:rFonts w:ascii="Segoe UI" w:hAnsi="Segoe UI" w:cs="Segoe UI"/>
                                        <w:sz w:val="14"/>
                                        <w:szCs w:val="14"/>
                                      </w:rPr>
                                    </w:pPr>
                                    <w:r>
                                      <w:rPr>
                                        <w:rFonts w:ascii="Segoe UI" w:hAnsi="Segoe UI" w:cs="Segoe UI"/>
                                        <w:color w:val="000000"/>
                                        <w:sz w:val="14"/>
                                        <w:szCs w:val="14"/>
                                      </w:rPr>
                                      <w:t>678.3</w:t>
                                    </w:r>
                                  </w:p>
                                </w:tc>
                                <w:tc>
                                  <w:tcPr>
                                    <w:tcW w:w="775" w:type="dxa"/>
                                    <w:vAlign w:val="center"/>
                                  </w:tcPr>
                                  <w:p w14:paraId="725B5917" w14:textId="457FB5A9" w:rsidR="00603EC0" w:rsidRPr="0089408A" w:rsidRDefault="00603EC0" w:rsidP="00603EC0">
                                    <w:pPr>
                                      <w:rPr>
                                        <w:rFonts w:ascii="Segoe UI" w:hAnsi="Segoe UI" w:cs="Segoe UI"/>
                                        <w:sz w:val="14"/>
                                        <w:szCs w:val="14"/>
                                      </w:rPr>
                                    </w:pPr>
                                    <w:r>
                                      <w:rPr>
                                        <w:rFonts w:ascii="Segoe UI" w:hAnsi="Segoe UI" w:cs="Segoe UI"/>
                                        <w:color w:val="000000"/>
                                        <w:sz w:val="14"/>
                                        <w:szCs w:val="14"/>
                                      </w:rPr>
                                      <w:t>0.003061</w:t>
                                    </w:r>
                                  </w:p>
                                </w:tc>
                                <w:tc>
                                  <w:tcPr>
                                    <w:tcW w:w="775" w:type="dxa"/>
                                    <w:vAlign w:val="center"/>
                                  </w:tcPr>
                                  <w:p w14:paraId="3575BCC5" w14:textId="07C782A1" w:rsidR="00603EC0" w:rsidRPr="0089408A" w:rsidRDefault="00603EC0" w:rsidP="00603EC0">
                                    <w:pPr>
                                      <w:rPr>
                                        <w:rFonts w:ascii="Segoe UI" w:hAnsi="Segoe UI" w:cs="Segoe UI"/>
                                        <w:sz w:val="14"/>
                                        <w:szCs w:val="14"/>
                                      </w:rPr>
                                    </w:pPr>
                                    <w:r>
                                      <w:rPr>
                                        <w:rFonts w:ascii="Segoe UI" w:hAnsi="Segoe UI" w:cs="Segoe UI"/>
                                        <w:color w:val="000000"/>
                                        <w:sz w:val="14"/>
                                        <w:szCs w:val="14"/>
                                      </w:rPr>
                                      <w:t>0.032393</w:t>
                                    </w:r>
                                  </w:p>
                                </w:tc>
                              </w:tr>
                              <w:tr w:rsidR="00603EC0" w14:paraId="3632AB80" w14:textId="77777777" w:rsidTr="00603EC0">
                                <w:trPr>
                                  <w:trHeight w:val="39"/>
                                </w:trPr>
                                <w:tc>
                                  <w:tcPr>
                                    <w:tcW w:w="441" w:type="dxa"/>
                                    <w:vAlign w:val="center"/>
                                  </w:tcPr>
                                  <w:p w14:paraId="6ABB1EC4" w14:textId="515BA73B" w:rsidR="00603EC0" w:rsidRPr="0089408A" w:rsidRDefault="00603EC0" w:rsidP="00603EC0">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27982617" w14:textId="5206527E" w:rsidR="00603EC0" w:rsidRPr="0089408A" w:rsidRDefault="00603EC0" w:rsidP="00603EC0">
                                    <w:pPr>
                                      <w:rPr>
                                        <w:rFonts w:ascii="Segoe UI" w:hAnsi="Segoe UI" w:cs="Segoe UI"/>
                                        <w:sz w:val="14"/>
                                        <w:szCs w:val="14"/>
                                      </w:rPr>
                                    </w:pPr>
                                    <w:r>
                                      <w:rPr>
                                        <w:rFonts w:ascii="Segoe UI" w:hAnsi="Segoe UI" w:cs="Segoe UI"/>
                                        <w:color w:val="000000"/>
                                        <w:sz w:val="14"/>
                                        <w:szCs w:val="14"/>
                                      </w:rPr>
                                      <w:t>25</w:t>
                                    </w:r>
                                  </w:p>
                                </w:tc>
                                <w:tc>
                                  <w:tcPr>
                                    <w:tcW w:w="398" w:type="dxa"/>
                                    <w:vAlign w:val="center"/>
                                  </w:tcPr>
                                  <w:p w14:paraId="12F9F9FA" w14:textId="6C6918A2" w:rsidR="00603EC0" w:rsidRPr="0089408A" w:rsidRDefault="00603EC0" w:rsidP="00603EC0">
                                    <w:pPr>
                                      <w:rPr>
                                        <w:rFonts w:ascii="Segoe UI" w:hAnsi="Segoe UI" w:cs="Segoe UI"/>
                                        <w:sz w:val="14"/>
                                        <w:szCs w:val="14"/>
                                      </w:rPr>
                                    </w:pPr>
                                    <w:r>
                                      <w:rPr>
                                        <w:rFonts w:ascii="Segoe UI" w:hAnsi="Segoe UI" w:cs="Segoe UI"/>
                                        <w:color w:val="000000"/>
                                        <w:sz w:val="14"/>
                                        <w:szCs w:val="14"/>
                                      </w:rPr>
                                      <w:t>1.5</w:t>
                                    </w:r>
                                  </w:p>
                                </w:tc>
                                <w:tc>
                                  <w:tcPr>
                                    <w:tcW w:w="549" w:type="dxa"/>
                                    <w:vAlign w:val="center"/>
                                  </w:tcPr>
                                  <w:p w14:paraId="1AF7B973" w14:textId="1C45DA82" w:rsidR="00603EC0" w:rsidRPr="0089408A" w:rsidRDefault="00603EC0" w:rsidP="00603EC0">
                                    <w:pPr>
                                      <w:rPr>
                                        <w:rFonts w:ascii="Segoe UI" w:hAnsi="Segoe UI" w:cs="Segoe UI"/>
                                        <w:sz w:val="14"/>
                                        <w:szCs w:val="14"/>
                                      </w:rPr>
                                    </w:pPr>
                                    <w:r>
                                      <w:rPr>
                                        <w:rFonts w:ascii="Segoe UI" w:hAnsi="Segoe UI" w:cs="Segoe UI"/>
                                        <w:color w:val="000000"/>
                                        <w:sz w:val="14"/>
                                        <w:szCs w:val="14"/>
                                      </w:rPr>
                                      <w:t>35.67</w:t>
                                    </w:r>
                                  </w:p>
                                </w:tc>
                                <w:tc>
                                  <w:tcPr>
                                    <w:tcW w:w="473" w:type="dxa"/>
                                    <w:vAlign w:val="center"/>
                                  </w:tcPr>
                                  <w:p w14:paraId="2C922B26" w14:textId="2B78DCE5" w:rsidR="00603EC0" w:rsidRPr="0089408A" w:rsidRDefault="00603EC0" w:rsidP="00603EC0">
                                    <w:pPr>
                                      <w:rPr>
                                        <w:rFonts w:ascii="Segoe UI" w:hAnsi="Segoe UI" w:cs="Segoe UI"/>
                                        <w:sz w:val="14"/>
                                        <w:szCs w:val="14"/>
                                      </w:rPr>
                                    </w:pPr>
                                    <w:r>
                                      <w:rPr>
                                        <w:rFonts w:ascii="Segoe UI" w:hAnsi="Segoe UI" w:cs="Segoe UI"/>
                                        <w:color w:val="000000"/>
                                        <w:sz w:val="14"/>
                                        <w:szCs w:val="14"/>
                                      </w:rPr>
                                      <w:t>6</w:t>
                                    </w:r>
                                  </w:p>
                                </w:tc>
                                <w:tc>
                                  <w:tcPr>
                                    <w:tcW w:w="524" w:type="dxa"/>
                                    <w:vAlign w:val="center"/>
                                  </w:tcPr>
                                  <w:p w14:paraId="7E8E1762" w14:textId="79CF9780" w:rsidR="00603EC0" w:rsidRPr="0089408A" w:rsidRDefault="00603EC0" w:rsidP="00603EC0">
                                    <w:pPr>
                                      <w:rPr>
                                        <w:rFonts w:ascii="Segoe UI" w:hAnsi="Segoe UI" w:cs="Segoe UI"/>
                                        <w:sz w:val="14"/>
                                        <w:szCs w:val="14"/>
                                      </w:rPr>
                                    </w:pPr>
                                    <w:r>
                                      <w:rPr>
                                        <w:rFonts w:ascii="Segoe UI" w:hAnsi="Segoe UI" w:cs="Segoe UI"/>
                                        <w:color w:val="000000"/>
                                        <w:sz w:val="14"/>
                                        <w:szCs w:val="14"/>
                                      </w:rPr>
                                      <w:t>18</w:t>
                                    </w:r>
                                  </w:p>
                                </w:tc>
                                <w:tc>
                                  <w:tcPr>
                                    <w:tcW w:w="398" w:type="dxa"/>
                                    <w:vAlign w:val="center"/>
                                  </w:tcPr>
                                  <w:p w14:paraId="2C240EDA" w14:textId="4B58F93F"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7E5A8B98" w14:textId="5EB7CDB8" w:rsidR="00603EC0" w:rsidRPr="0089408A" w:rsidRDefault="00603EC0" w:rsidP="00603EC0">
                                    <w:pPr>
                                      <w:rPr>
                                        <w:rFonts w:ascii="Segoe UI" w:hAnsi="Segoe UI" w:cs="Segoe UI"/>
                                        <w:sz w:val="14"/>
                                        <w:szCs w:val="14"/>
                                      </w:rPr>
                                    </w:pPr>
                                    <w:r>
                                      <w:rPr>
                                        <w:rFonts w:ascii="Segoe UI" w:hAnsi="Segoe UI" w:cs="Segoe UI"/>
                                        <w:color w:val="000000"/>
                                        <w:sz w:val="14"/>
                                        <w:szCs w:val="14"/>
                                      </w:rPr>
                                      <w:t>1.0498</w:t>
                                    </w:r>
                                  </w:p>
                                </w:tc>
                                <w:tc>
                                  <w:tcPr>
                                    <w:tcW w:w="373" w:type="dxa"/>
                                    <w:vAlign w:val="center"/>
                                  </w:tcPr>
                                  <w:p w14:paraId="72AA5494" w14:textId="7D649249"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0B7BB678" w14:textId="209A8FC9"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2413C115" w14:textId="3A5D0F98" w:rsidR="00603EC0" w:rsidRPr="0089408A" w:rsidRDefault="00603EC0" w:rsidP="00603EC0">
                                    <w:pPr>
                                      <w:rPr>
                                        <w:rFonts w:ascii="Segoe UI" w:hAnsi="Segoe UI" w:cs="Segoe UI"/>
                                        <w:sz w:val="14"/>
                                        <w:szCs w:val="14"/>
                                      </w:rPr>
                                    </w:pPr>
                                    <w:r>
                                      <w:rPr>
                                        <w:rFonts w:ascii="Segoe UI" w:hAnsi="Segoe UI" w:cs="Segoe UI"/>
                                        <w:color w:val="000000"/>
                                        <w:sz w:val="14"/>
                                        <w:szCs w:val="14"/>
                                      </w:rPr>
                                      <w:t>0.002961</w:t>
                                    </w:r>
                                  </w:p>
                                </w:tc>
                                <w:tc>
                                  <w:tcPr>
                                    <w:tcW w:w="775" w:type="dxa"/>
                                    <w:vAlign w:val="center"/>
                                  </w:tcPr>
                                  <w:p w14:paraId="24E311E8" w14:textId="78D3B793" w:rsidR="00603EC0" w:rsidRPr="0089408A" w:rsidRDefault="00603EC0" w:rsidP="00603EC0">
                                    <w:pPr>
                                      <w:rPr>
                                        <w:rFonts w:ascii="Segoe UI" w:hAnsi="Segoe UI" w:cs="Segoe UI"/>
                                        <w:sz w:val="14"/>
                                        <w:szCs w:val="14"/>
                                      </w:rPr>
                                    </w:pPr>
                                    <w:r>
                                      <w:rPr>
                                        <w:rFonts w:ascii="Segoe UI" w:hAnsi="Segoe UI" w:cs="Segoe UI"/>
                                        <w:color w:val="000000"/>
                                        <w:sz w:val="14"/>
                                        <w:szCs w:val="14"/>
                                      </w:rPr>
                                      <w:t>0.035536</w:t>
                                    </w:r>
                                  </w:p>
                                </w:tc>
                              </w:tr>
                            </w:tbl>
                            <w:p w14:paraId="50EA2C82" w14:textId="77777777" w:rsidR="00AC6AE7" w:rsidRDefault="00AC6AE7" w:rsidP="00AC6A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EF284D7" id="_x0000_s1035" style="position:absolute;margin-left:-.15pt;margin-top:8.05pt;width:507pt;height:105.1pt;z-index:251827200;mso-height-relative:margin" coordsize="58738,1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">
                <v:shape id="Text Box 67" o:spid="_x0000_s1036" type="#_x0000_t202" style="position:absolute;width:58738;height:12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" fillcolor="white [3201]" strokeweight=".5pt">
                  <v:textbox>
                    <w:txbxContent>
                      <w:p w14:paraId="4ABF0D23" w14:textId="799FBA86" w:rsidR="00AC6AE7" w:rsidRDefault="002B2F74" w:rsidP="00AC6AE7">
                        <w:r>
                          <w:rPr>
                            <w:noProof/>
                            <w:sz w:val="20"/>
                            <w:szCs w:val="20"/>
                          </w:rPr>
                          <w:drawing>
                            <wp:inline distT="0" distB="0" distL="0" distR="0" wp14:anchorId="7FC39023" wp14:editId="209748B8">
                              <wp:extent cx="2009167" cy="1162592"/>
                              <wp:effectExtent l="19050" t="19050" r="10160" b="19050"/>
                              <wp:docPr id="188386251" name="Picture 22" descr="A comparison of different colors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1490" name="Picture 22" descr="A comparison of different colors of a numb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58578" cy="1191183"/>
                                      </a:xfrm>
                                      <a:prstGeom prst="rect">
                                        <a:avLst/>
                                      </a:prstGeom>
                                      <a:noFill/>
                                      <a:ln>
                                        <a:solidFill>
                                          <a:schemeClr val="accent1"/>
                                        </a:solidFill>
                                      </a:ln>
                                    </pic:spPr>
                                  </pic:pic>
                                </a:graphicData>
                              </a:graphic>
                            </wp:inline>
                          </w:drawing>
                        </w:r>
                      </w:p>
                    </w:txbxContent>
                  </v:textbox>
                </v:shape>
                <v:shape id="Text Box 65" o:spid="_x0000_s1037" type="#_x0000_t202" style="position:absolute;left:20410;top:134;width:38328;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" fillcolor="white [3201]" stroked="f" strokeweight=".5pt">
                  <v:textbox>
                    <w:txbxContent>
                      <w:tbl>
                        <w:tblPr>
                          <w:tblStyle w:val="TableGrid"/>
                          <w:tblW w:w="6352" w:type="dxa"/>
                          <w:tblInd w:w="-5" w:type="dxa"/>
                          <w:tblLook w:val="04A0" w:firstRow="1" w:lastRow="0" w:firstColumn="1" w:lastColumn="0" w:noHBand="0" w:noVBand="1"/>
                        </w:tblPr>
                        <w:tblGrid>
                          <w:gridCol w:w="441"/>
                          <w:gridCol w:w="473"/>
                          <w:gridCol w:w="398"/>
                          <w:gridCol w:w="549"/>
                          <w:gridCol w:w="473"/>
                          <w:gridCol w:w="524"/>
                          <w:gridCol w:w="398"/>
                          <w:gridCol w:w="624"/>
                          <w:gridCol w:w="373"/>
                          <w:gridCol w:w="549"/>
                          <w:gridCol w:w="775"/>
                          <w:gridCol w:w="775"/>
                        </w:tblGrid>
                        <w:tr w:rsidR="00AC6AE7" w14:paraId="5B068F71" w14:textId="77777777" w:rsidTr="00603EC0">
                          <w:trPr>
                            <w:cantSplit/>
                            <w:trHeight w:val="1070"/>
                          </w:trPr>
                          <w:tc>
                            <w:tcPr>
                              <w:tcW w:w="441" w:type="dxa"/>
                              <w:textDirection w:val="btLr"/>
                            </w:tcPr>
                            <w:p w14:paraId="776D7B05" w14:textId="77777777" w:rsidR="00AC6AE7" w:rsidRPr="003677BD" w:rsidRDefault="00AC6AE7" w:rsidP="00406DDE">
                              <w:pPr>
                                <w:ind w:left="113" w:right="113"/>
                                <w:rPr>
                                  <w:sz w:val="12"/>
                                  <w:szCs w:val="12"/>
                                </w:rPr>
                              </w:pPr>
                              <w:r w:rsidRPr="003677BD">
                                <w:rPr>
                                  <w:b/>
                                  <w:bCs/>
                                  <w:sz w:val="12"/>
                                  <w:szCs w:val="12"/>
                                </w:rPr>
                                <w:t>Timepoint</w:t>
                              </w:r>
                            </w:p>
                          </w:tc>
                          <w:tc>
                            <w:tcPr>
                              <w:tcW w:w="473" w:type="dxa"/>
                              <w:textDirection w:val="btLr"/>
                            </w:tcPr>
                            <w:p w14:paraId="3E1572C4" w14:textId="77777777" w:rsidR="00AC6AE7" w:rsidRPr="003677BD" w:rsidRDefault="00AC6AE7" w:rsidP="00406DDE">
                              <w:pPr>
                                <w:ind w:left="113" w:right="113"/>
                                <w:rPr>
                                  <w:sz w:val="12"/>
                                  <w:szCs w:val="12"/>
                                </w:rPr>
                              </w:pPr>
                              <w:r w:rsidRPr="003677BD">
                                <w:rPr>
                                  <w:b/>
                                  <w:bCs/>
                                  <w:sz w:val="12"/>
                                  <w:szCs w:val="12"/>
                                </w:rPr>
                                <w:t>MMSE</w:t>
                              </w:r>
                            </w:p>
                          </w:tc>
                          <w:tc>
                            <w:tcPr>
                              <w:tcW w:w="398" w:type="dxa"/>
                              <w:textDirection w:val="btLr"/>
                            </w:tcPr>
                            <w:p w14:paraId="57E09E19" w14:textId="77777777" w:rsidR="00AC6AE7" w:rsidRPr="003677BD" w:rsidRDefault="00AC6AE7" w:rsidP="00406DDE">
                              <w:pPr>
                                <w:ind w:left="113" w:right="113"/>
                                <w:rPr>
                                  <w:sz w:val="12"/>
                                  <w:szCs w:val="12"/>
                                </w:rPr>
                              </w:pPr>
                              <w:r w:rsidRPr="003677BD">
                                <w:rPr>
                                  <w:b/>
                                  <w:bCs/>
                                  <w:sz w:val="12"/>
                                  <w:szCs w:val="12"/>
                                </w:rPr>
                                <w:t>CDRSB</w:t>
                              </w:r>
                            </w:p>
                          </w:tc>
                          <w:tc>
                            <w:tcPr>
                              <w:tcW w:w="549" w:type="dxa"/>
                              <w:textDirection w:val="btLr"/>
                            </w:tcPr>
                            <w:p w14:paraId="5F1DF734" w14:textId="77777777" w:rsidR="00AC6AE7" w:rsidRPr="003677BD" w:rsidRDefault="00AC6AE7" w:rsidP="00406DDE">
                              <w:pPr>
                                <w:ind w:left="113" w:right="113"/>
                                <w:rPr>
                                  <w:sz w:val="12"/>
                                  <w:szCs w:val="12"/>
                                </w:rPr>
                              </w:pPr>
                              <w:r w:rsidRPr="003677BD">
                                <w:rPr>
                                  <w:b/>
                                  <w:bCs/>
                                  <w:sz w:val="12"/>
                                  <w:szCs w:val="12"/>
                                </w:rPr>
                                <w:t>ADAS13</w:t>
                              </w:r>
                            </w:p>
                          </w:tc>
                          <w:tc>
                            <w:tcPr>
                              <w:tcW w:w="473" w:type="dxa"/>
                              <w:textDirection w:val="btLr"/>
                            </w:tcPr>
                            <w:p w14:paraId="1BA162BB" w14:textId="77777777" w:rsidR="00AC6AE7" w:rsidRPr="003677BD" w:rsidRDefault="00AC6AE7" w:rsidP="00406DDE">
                              <w:pPr>
                                <w:ind w:left="113" w:right="113"/>
                                <w:rPr>
                                  <w:sz w:val="12"/>
                                  <w:szCs w:val="12"/>
                                </w:rPr>
                              </w:pPr>
                              <w:r w:rsidRPr="003677BD">
                                <w:rPr>
                                  <w:b/>
                                  <w:bCs/>
                                  <w:sz w:val="12"/>
                                  <w:szCs w:val="12"/>
                                </w:rPr>
                                <w:t>FAQ</w:t>
                              </w:r>
                            </w:p>
                          </w:tc>
                          <w:tc>
                            <w:tcPr>
                              <w:tcW w:w="524" w:type="dxa"/>
                              <w:textDirection w:val="btLr"/>
                            </w:tcPr>
                            <w:p w14:paraId="1955556F" w14:textId="77777777" w:rsidR="00AC6AE7" w:rsidRPr="003677BD" w:rsidRDefault="00AC6AE7" w:rsidP="00406DDE">
                              <w:pPr>
                                <w:ind w:left="113" w:right="113"/>
                                <w:rPr>
                                  <w:b/>
                                  <w:bCs/>
                                  <w:sz w:val="12"/>
                                  <w:szCs w:val="12"/>
                                </w:rPr>
                              </w:pPr>
                              <w:r w:rsidRPr="003677BD">
                                <w:rPr>
                                  <w:b/>
                                  <w:bCs/>
                                  <w:sz w:val="12"/>
                                  <w:szCs w:val="12"/>
                                </w:rPr>
                                <w:t>RAVLT</w:t>
                              </w:r>
                            </w:p>
                            <w:p w14:paraId="79BB5152" w14:textId="77777777" w:rsidR="00AC6AE7" w:rsidRPr="003677BD" w:rsidRDefault="00AC6AE7" w:rsidP="00406DDE">
                              <w:pPr>
                                <w:ind w:left="113" w:right="113"/>
                                <w:rPr>
                                  <w:sz w:val="12"/>
                                  <w:szCs w:val="12"/>
                                </w:rPr>
                              </w:pPr>
                              <w:r w:rsidRPr="003677BD">
                                <w:rPr>
                                  <w:b/>
                                  <w:bCs/>
                                  <w:sz w:val="12"/>
                                  <w:szCs w:val="12"/>
                                </w:rPr>
                                <w:t>Immediate</w:t>
                              </w:r>
                            </w:p>
                          </w:tc>
                          <w:tc>
                            <w:tcPr>
                              <w:tcW w:w="398" w:type="dxa"/>
                              <w:textDirection w:val="btLr"/>
                            </w:tcPr>
                            <w:p w14:paraId="222BBA5E" w14:textId="77777777" w:rsidR="00AC6AE7" w:rsidRPr="003677BD" w:rsidRDefault="00AC6AE7" w:rsidP="00406DDE">
                              <w:pPr>
                                <w:ind w:left="113" w:right="113"/>
                                <w:rPr>
                                  <w:sz w:val="12"/>
                                  <w:szCs w:val="12"/>
                                </w:rPr>
                              </w:pPr>
                              <w:r w:rsidRPr="003677BD">
                                <w:rPr>
                                  <w:b/>
                                  <w:bCs/>
                                  <w:sz w:val="12"/>
                                  <w:szCs w:val="12"/>
                                </w:rPr>
                                <w:t>APOE4</w:t>
                              </w:r>
                            </w:p>
                          </w:tc>
                          <w:tc>
                            <w:tcPr>
                              <w:tcW w:w="624" w:type="dxa"/>
                              <w:textDirection w:val="btLr"/>
                            </w:tcPr>
                            <w:p w14:paraId="02995A21" w14:textId="77777777" w:rsidR="00AC6AE7" w:rsidRPr="003677BD" w:rsidRDefault="00AC6AE7" w:rsidP="00406DDE">
                              <w:pPr>
                                <w:ind w:left="113" w:right="113"/>
                                <w:rPr>
                                  <w:sz w:val="12"/>
                                  <w:szCs w:val="12"/>
                                </w:rPr>
                              </w:pPr>
                              <w:r w:rsidRPr="003677BD">
                                <w:rPr>
                                  <w:b/>
                                  <w:bCs/>
                                  <w:sz w:val="12"/>
                                  <w:szCs w:val="12"/>
                                </w:rPr>
                                <w:t>FDG</w:t>
                              </w:r>
                            </w:p>
                          </w:tc>
                          <w:tc>
                            <w:tcPr>
                              <w:tcW w:w="373" w:type="dxa"/>
                              <w:textDirection w:val="btLr"/>
                            </w:tcPr>
                            <w:p w14:paraId="50235D62" w14:textId="77777777" w:rsidR="00AC6AE7" w:rsidRPr="003677BD" w:rsidRDefault="00AC6AE7" w:rsidP="00406DDE">
                              <w:pPr>
                                <w:ind w:left="113" w:right="113"/>
                                <w:rPr>
                                  <w:sz w:val="12"/>
                                  <w:szCs w:val="12"/>
                                </w:rPr>
                              </w:pPr>
                              <w:r w:rsidRPr="003677BD">
                                <w:rPr>
                                  <w:b/>
                                  <w:bCs/>
                                  <w:sz w:val="12"/>
                                  <w:szCs w:val="12"/>
                                </w:rPr>
                                <w:t>AV45</w:t>
                              </w:r>
                            </w:p>
                          </w:tc>
                          <w:tc>
                            <w:tcPr>
                              <w:tcW w:w="549" w:type="dxa"/>
                              <w:textDirection w:val="btLr"/>
                            </w:tcPr>
                            <w:p w14:paraId="77C257AF" w14:textId="77777777" w:rsidR="00AC6AE7" w:rsidRPr="003677BD" w:rsidRDefault="00AC6AE7" w:rsidP="00406DDE">
                              <w:pPr>
                                <w:ind w:left="113" w:right="113"/>
                                <w:rPr>
                                  <w:sz w:val="12"/>
                                  <w:szCs w:val="12"/>
                                </w:rPr>
                              </w:pPr>
                              <w:r w:rsidRPr="003677BD">
                                <w:rPr>
                                  <w:b/>
                                  <w:bCs/>
                                  <w:sz w:val="12"/>
                                  <w:szCs w:val="12"/>
                                </w:rPr>
                                <w:t>ABETA</w:t>
                              </w:r>
                            </w:p>
                          </w:tc>
                          <w:tc>
                            <w:tcPr>
                              <w:tcW w:w="775" w:type="dxa"/>
                              <w:textDirection w:val="btLr"/>
                            </w:tcPr>
                            <w:p w14:paraId="75AAD8AB" w14:textId="77777777" w:rsidR="00AC6AE7" w:rsidRPr="003677BD" w:rsidRDefault="00AC6AE7" w:rsidP="00406DDE">
                              <w:pPr>
                                <w:ind w:left="113" w:right="113"/>
                                <w:rPr>
                                  <w:b/>
                                  <w:bCs/>
                                  <w:sz w:val="12"/>
                                  <w:szCs w:val="12"/>
                                </w:rPr>
                              </w:pPr>
                              <w:r w:rsidRPr="003677BD">
                                <w:rPr>
                                  <w:b/>
                                  <w:bCs/>
                                  <w:sz w:val="12"/>
                                  <w:szCs w:val="12"/>
                                </w:rPr>
                                <w:t>Normalized</w:t>
                              </w:r>
                            </w:p>
                            <w:p w14:paraId="36472151" w14:textId="77777777" w:rsidR="00AC6AE7" w:rsidRPr="003677BD" w:rsidRDefault="00AC6AE7" w:rsidP="00406DDE">
                              <w:pPr>
                                <w:ind w:left="113" w:right="113"/>
                                <w:rPr>
                                  <w:sz w:val="12"/>
                                  <w:szCs w:val="12"/>
                                </w:rPr>
                              </w:pPr>
                              <w:r w:rsidRPr="003677BD">
                                <w:rPr>
                                  <w:b/>
                                  <w:bCs/>
                                  <w:sz w:val="12"/>
                                  <w:szCs w:val="12"/>
                                </w:rPr>
                                <w:t>Hippocampus</w:t>
                              </w:r>
                            </w:p>
                          </w:tc>
                          <w:tc>
                            <w:tcPr>
                              <w:tcW w:w="775" w:type="dxa"/>
                              <w:textDirection w:val="btLr"/>
                            </w:tcPr>
                            <w:p w14:paraId="61D5EA61" w14:textId="77777777" w:rsidR="00AC6AE7" w:rsidRPr="003677BD" w:rsidRDefault="00AC6AE7" w:rsidP="00406DDE">
                              <w:pPr>
                                <w:ind w:left="113" w:right="113"/>
                                <w:rPr>
                                  <w:b/>
                                  <w:bCs/>
                                  <w:sz w:val="12"/>
                                  <w:szCs w:val="12"/>
                                </w:rPr>
                              </w:pPr>
                              <w:r w:rsidRPr="003677BD">
                                <w:rPr>
                                  <w:b/>
                                  <w:bCs/>
                                  <w:sz w:val="12"/>
                                  <w:szCs w:val="12"/>
                                </w:rPr>
                                <w:t>Normalized</w:t>
                              </w:r>
                            </w:p>
                            <w:p w14:paraId="668D6FCA" w14:textId="77777777" w:rsidR="00AC6AE7" w:rsidRPr="003677BD" w:rsidRDefault="00AC6AE7" w:rsidP="00406DDE">
                              <w:pPr>
                                <w:ind w:left="113" w:right="113"/>
                                <w:rPr>
                                  <w:sz w:val="12"/>
                                  <w:szCs w:val="12"/>
                                </w:rPr>
                              </w:pPr>
                              <w:r w:rsidRPr="003677BD">
                                <w:rPr>
                                  <w:b/>
                                  <w:bCs/>
                                  <w:sz w:val="12"/>
                                  <w:szCs w:val="12"/>
                                </w:rPr>
                                <w:t>Ventricles</w:t>
                              </w:r>
                            </w:p>
                          </w:tc>
                        </w:tr>
                        <w:tr w:rsidR="00603EC0" w14:paraId="227108D5" w14:textId="77777777" w:rsidTr="00603EC0">
                          <w:trPr>
                            <w:trHeight w:val="92"/>
                          </w:trPr>
                          <w:tc>
                            <w:tcPr>
                              <w:tcW w:w="441" w:type="dxa"/>
                              <w:vAlign w:val="center"/>
                            </w:tcPr>
                            <w:p w14:paraId="25B9D3F2" w14:textId="17B9544E" w:rsidR="00603EC0" w:rsidRPr="0089408A" w:rsidRDefault="00603EC0" w:rsidP="00603EC0">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6504A1FC" w14:textId="3506BCC8" w:rsidR="00603EC0" w:rsidRPr="0089408A" w:rsidRDefault="00603EC0" w:rsidP="00603EC0">
                              <w:pPr>
                                <w:rPr>
                                  <w:rFonts w:ascii="Segoe UI" w:hAnsi="Segoe UI" w:cs="Segoe UI"/>
                                  <w:sz w:val="14"/>
                                  <w:szCs w:val="14"/>
                                </w:rPr>
                              </w:pPr>
                              <w:r>
                                <w:rPr>
                                  <w:rFonts w:ascii="Segoe UI" w:hAnsi="Segoe UI" w:cs="Segoe UI"/>
                                  <w:color w:val="000000"/>
                                  <w:sz w:val="14"/>
                                  <w:szCs w:val="14"/>
                                </w:rPr>
                                <w:t>21</w:t>
                              </w:r>
                            </w:p>
                          </w:tc>
                          <w:tc>
                            <w:tcPr>
                              <w:tcW w:w="398" w:type="dxa"/>
                              <w:vAlign w:val="center"/>
                            </w:tcPr>
                            <w:p w14:paraId="7DC72DCA" w14:textId="335486CB" w:rsidR="00603EC0" w:rsidRPr="0089408A" w:rsidRDefault="00603EC0" w:rsidP="00603EC0">
                              <w:pPr>
                                <w:rPr>
                                  <w:rFonts w:ascii="Segoe UI" w:hAnsi="Segoe UI" w:cs="Segoe UI"/>
                                  <w:sz w:val="14"/>
                                  <w:szCs w:val="14"/>
                                </w:rPr>
                              </w:pPr>
                              <w:r>
                                <w:rPr>
                                  <w:rFonts w:ascii="Segoe UI" w:hAnsi="Segoe UI" w:cs="Segoe UI"/>
                                  <w:color w:val="000000"/>
                                  <w:sz w:val="14"/>
                                  <w:szCs w:val="14"/>
                                </w:rPr>
                                <w:t>3.5</w:t>
                              </w:r>
                            </w:p>
                          </w:tc>
                          <w:tc>
                            <w:tcPr>
                              <w:tcW w:w="549" w:type="dxa"/>
                              <w:vAlign w:val="center"/>
                            </w:tcPr>
                            <w:p w14:paraId="5D349824" w14:textId="132E2122" w:rsidR="00603EC0" w:rsidRPr="0089408A" w:rsidRDefault="00603EC0" w:rsidP="00603EC0">
                              <w:pPr>
                                <w:rPr>
                                  <w:rFonts w:ascii="Segoe UI" w:hAnsi="Segoe UI" w:cs="Segoe UI"/>
                                  <w:sz w:val="14"/>
                                  <w:szCs w:val="14"/>
                                </w:rPr>
                              </w:pPr>
                              <w:r>
                                <w:rPr>
                                  <w:rFonts w:ascii="Segoe UI" w:hAnsi="Segoe UI" w:cs="Segoe UI"/>
                                  <w:color w:val="000000"/>
                                  <w:sz w:val="14"/>
                                  <w:szCs w:val="14"/>
                                </w:rPr>
                                <w:t>27.67</w:t>
                              </w:r>
                            </w:p>
                          </w:tc>
                          <w:tc>
                            <w:tcPr>
                              <w:tcW w:w="473" w:type="dxa"/>
                              <w:vAlign w:val="center"/>
                            </w:tcPr>
                            <w:p w14:paraId="45BD7D5C" w14:textId="54BE57A1" w:rsidR="00603EC0" w:rsidRPr="0089408A" w:rsidRDefault="00603EC0" w:rsidP="00603EC0">
                              <w:pPr>
                                <w:rPr>
                                  <w:rFonts w:ascii="Segoe UI" w:hAnsi="Segoe UI" w:cs="Segoe UI"/>
                                  <w:sz w:val="14"/>
                                  <w:szCs w:val="14"/>
                                </w:rPr>
                              </w:pPr>
                              <w:r>
                                <w:rPr>
                                  <w:rFonts w:ascii="Segoe UI" w:hAnsi="Segoe UI" w:cs="Segoe UI"/>
                                  <w:color w:val="000000"/>
                                  <w:sz w:val="14"/>
                                  <w:szCs w:val="14"/>
                                </w:rPr>
                                <w:t>13</w:t>
                              </w:r>
                            </w:p>
                          </w:tc>
                          <w:tc>
                            <w:tcPr>
                              <w:tcW w:w="524" w:type="dxa"/>
                              <w:vAlign w:val="center"/>
                            </w:tcPr>
                            <w:p w14:paraId="117F1BED" w14:textId="707664F9" w:rsidR="00603EC0" w:rsidRPr="0089408A" w:rsidRDefault="00603EC0" w:rsidP="00603EC0">
                              <w:pPr>
                                <w:rPr>
                                  <w:rFonts w:ascii="Segoe UI" w:hAnsi="Segoe UI" w:cs="Segoe UI"/>
                                  <w:sz w:val="14"/>
                                  <w:szCs w:val="14"/>
                                </w:rPr>
                              </w:pPr>
                              <w:r>
                                <w:rPr>
                                  <w:rFonts w:ascii="Segoe UI" w:hAnsi="Segoe UI" w:cs="Segoe UI"/>
                                  <w:color w:val="000000"/>
                                  <w:sz w:val="14"/>
                                  <w:szCs w:val="14"/>
                                </w:rPr>
                                <w:t>18</w:t>
                              </w:r>
                            </w:p>
                          </w:tc>
                          <w:tc>
                            <w:tcPr>
                              <w:tcW w:w="398" w:type="dxa"/>
                              <w:vAlign w:val="center"/>
                            </w:tcPr>
                            <w:p w14:paraId="545EFCFB" w14:textId="44917F17"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5B1C17A0" w14:textId="5DEB7B76" w:rsidR="00603EC0" w:rsidRPr="0089408A" w:rsidRDefault="00603EC0" w:rsidP="00603EC0">
                              <w:pPr>
                                <w:rPr>
                                  <w:rFonts w:ascii="Segoe UI" w:hAnsi="Segoe UI" w:cs="Segoe UI"/>
                                  <w:sz w:val="14"/>
                                  <w:szCs w:val="14"/>
                                </w:rPr>
                              </w:pPr>
                              <w:r>
                                <w:rPr>
                                  <w:rFonts w:ascii="Segoe UI" w:hAnsi="Segoe UI" w:cs="Segoe UI"/>
                                  <w:color w:val="000000"/>
                                  <w:sz w:val="14"/>
                                  <w:szCs w:val="14"/>
                                </w:rPr>
                                <w:t>1.1791</w:t>
                              </w:r>
                            </w:p>
                          </w:tc>
                          <w:tc>
                            <w:tcPr>
                              <w:tcW w:w="373" w:type="dxa"/>
                              <w:vAlign w:val="center"/>
                            </w:tcPr>
                            <w:p w14:paraId="5FC34B49" w14:textId="5F1B5322"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622C1A84" w14:textId="628D83F6" w:rsidR="00603EC0" w:rsidRPr="0089408A" w:rsidRDefault="00603EC0" w:rsidP="00603EC0">
                              <w:pPr>
                                <w:rPr>
                                  <w:rFonts w:ascii="Segoe UI" w:hAnsi="Segoe UI" w:cs="Segoe UI"/>
                                  <w:sz w:val="14"/>
                                  <w:szCs w:val="14"/>
                                </w:rPr>
                              </w:pPr>
                              <w:r>
                                <w:rPr>
                                  <w:rFonts w:ascii="Segoe UI" w:hAnsi="Segoe UI" w:cs="Segoe UI"/>
                                  <w:color w:val="000000"/>
                                  <w:sz w:val="14"/>
                                  <w:szCs w:val="14"/>
                                </w:rPr>
                                <w:t>564.2</w:t>
                              </w:r>
                            </w:p>
                          </w:tc>
                          <w:tc>
                            <w:tcPr>
                              <w:tcW w:w="775" w:type="dxa"/>
                              <w:vAlign w:val="center"/>
                            </w:tcPr>
                            <w:p w14:paraId="5102227A" w14:textId="74F03B1F" w:rsidR="00603EC0" w:rsidRPr="0089408A" w:rsidRDefault="00603EC0" w:rsidP="00603EC0">
                              <w:pPr>
                                <w:rPr>
                                  <w:rFonts w:ascii="Segoe UI" w:hAnsi="Segoe UI" w:cs="Segoe UI"/>
                                  <w:sz w:val="14"/>
                                  <w:szCs w:val="14"/>
                                </w:rPr>
                              </w:pPr>
                              <w:r>
                                <w:rPr>
                                  <w:rFonts w:ascii="Segoe UI" w:hAnsi="Segoe UI" w:cs="Segoe UI"/>
                                  <w:color w:val="000000"/>
                                  <w:sz w:val="14"/>
                                  <w:szCs w:val="14"/>
                                </w:rPr>
                                <w:t>0.003208</w:t>
                              </w:r>
                            </w:p>
                          </w:tc>
                          <w:tc>
                            <w:tcPr>
                              <w:tcW w:w="775" w:type="dxa"/>
                              <w:vAlign w:val="center"/>
                            </w:tcPr>
                            <w:p w14:paraId="59F18B12" w14:textId="3F21D730" w:rsidR="00603EC0" w:rsidRPr="0089408A" w:rsidRDefault="00603EC0" w:rsidP="00603EC0">
                              <w:pPr>
                                <w:rPr>
                                  <w:rFonts w:ascii="Segoe UI" w:hAnsi="Segoe UI" w:cs="Segoe UI"/>
                                  <w:sz w:val="14"/>
                                  <w:szCs w:val="14"/>
                                </w:rPr>
                              </w:pPr>
                              <w:r>
                                <w:rPr>
                                  <w:rFonts w:ascii="Segoe UI" w:hAnsi="Segoe UI" w:cs="Segoe UI"/>
                                  <w:color w:val="000000"/>
                                  <w:sz w:val="14"/>
                                  <w:szCs w:val="14"/>
                                </w:rPr>
                                <w:t>0.030235</w:t>
                              </w:r>
                            </w:p>
                          </w:tc>
                        </w:tr>
                        <w:tr w:rsidR="00603EC0" w14:paraId="1C05AAD0" w14:textId="77777777" w:rsidTr="00603EC0">
                          <w:trPr>
                            <w:trHeight w:val="39"/>
                          </w:trPr>
                          <w:tc>
                            <w:tcPr>
                              <w:tcW w:w="441" w:type="dxa"/>
                              <w:vAlign w:val="center"/>
                            </w:tcPr>
                            <w:p w14:paraId="656C9E4E" w14:textId="626AD6A9" w:rsidR="00603EC0" w:rsidRPr="0089408A" w:rsidRDefault="00603EC0" w:rsidP="00603EC0">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130208C1" w14:textId="748A770F" w:rsidR="00603EC0" w:rsidRPr="0089408A" w:rsidRDefault="00603EC0" w:rsidP="00603EC0">
                              <w:pPr>
                                <w:rPr>
                                  <w:rFonts w:ascii="Segoe UI" w:hAnsi="Segoe UI" w:cs="Segoe UI"/>
                                  <w:sz w:val="14"/>
                                  <w:szCs w:val="14"/>
                                </w:rPr>
                              </w:pPr>
                              <w:r>
                                <w:rPr>
                                  <w:rFonts w:ascii="Segoe UI" w:hAnsi="Segoe UI" w:cs="Segoe UI"/>
                                  <w:color w:val="000000"/>
                                  <w:sz w:val="14"/>
                                  <w:szCs w:val="14"/>
                                </w:rPr>
                                <w:t>25</w:t>
                              </w:r>
                            </w:p>
                          </w:tc>
                          <w:tc>
                            <w:tcPr>
                              <w:tcW w:w="398" w:type="dxa"/>
                              <w:vAlign w:val="center"/>
                            </w:tcPr>
                            <w:p w14:paraId="5016959A" w14:textId="33FE68A0"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549" w:type="dxa"/>
                              <w:vAlign w:val="center"/>
                            </w:tcPr>
                            <w:p w14:paraId="0D760559" w14:textId="28DFCD45" w:rsidR="00603EC0" w:rsidRPr="0089408A" w:rsidRDefault="00603EC0" w:rsidP="00603EC0">
                              <w:pPr>
                                <w:rPr>
                                  <w:rFonts w:ascii="Segoe UI" w:hAnsi="Segoe UI" w:cs="Segoe UI"/>
                                  <w:sz w:val="14"/>
                                  <w:szCs w:val="14"/>
                                </w:rPr>
                              </w:pPr>
                              <w:r>
                                <w:rPr>
                                  <w:rFonts w:ascii="Segoe UI" w:hAnsi="Segoe UI" w:cs="Segoe UI"/>
                                  <w:color w:val="000000"/>
                                  <w:sz w:val="14"/>
                                  <w:szCs w:val="14"/>
                                </w:rPr>
                                <w:t>32.33</w:t>
                              </w:r>
                            </w:p>
                          </w:tc>
                          <w:tc>
                            <w:tcPr>
                              <w:tcW w:w="473" w:type="dxa"/>
                              <w:vAlign w:val="center"/>
                            </w:tcPr>
                            <w:p w14:paraId="03B7D6FE" w14:textId="286B3F5A" w:rsidR="00603EC0" w:rsidRPr="0089408A" w:rsidRDefault="00603EC0" w:rsidP="00603EC0">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3EBF6F78" w14:textId="451D263D" w:rsidR="00603EC0" w:rsidRPr="0089408A" w:rsidRDefault="00603EC0" w:rsidP="00603EC0">
                              <w:pPr>
                                <w:rPr>
                                  <w:rFonts w:ascii="Segoe UI" w:hAnsi="Segoe UI" w:cs="Segoe UI"/>
                                  <w:sz w:val="14"/>
                                  <w:szCs w:val="14"/>
                                </w:rPr>
                              </w:pPr>
                              <w:r>
                                <w:rPr>
                                  <w:rFonts w:ascii="Segoe UI" w:hAnsi="Segoe UI" w:cs="Segoe UI"/>
                                  <w:color w:val="000000"/>
                                  <w:sz w:val="14"/>
                                  <w:szCs w:val="14"/>
                                </w:rPr>
                                <w:t>16</w:t>
                              </w:r>
                            </w:p>
                          </w:tc>
                          <w:tc>
                            <w:tcPr>
                              <w:tcW w:w="398" w:type="dxa"/>
                              <w:vAlign w:val="center"/>
                            </w:tcPr>
                            <w:p w14:paraId="512413FA" w14:textId="5744BDF7"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701F3F4D" w14:textId="2D91BE0E" w:rsidR="00603EC0" w:rsidRPr="0089408A" w:rsidRDefault="00603EC0" w:rsidP="00603EC0">
                              <w:pPr>
                                <w:rPr>
                                  <w:rFonts w:ascii="Segoe UI" w:hAnsi="Segoe UI" w:cs="Segoe UI"/>
                                  <w:sz w:val="14"/>
                                  <w:szCs w:val="14"/>
                                </w:rPr>
                              </w:pPr>
                              <w:r>
                                <w:rPr>
                                  <w:rFonts w:ascii="Segoe UI" w:hAnsi="Segoe UI" w:cs="Segoe UI"/>
                                  <w:color w:val="000000"/>
                                  <w:sz w:val="14"/>
                                  <w:szCs w:val="14"/>
                                </w:rPr>
                                <w:t>1.1171</w:t>
                              </w:r>
                            </w:p>
                          </w:tc>
                          <w:tc>
                            <w:tcPr>
                              <w:tcW w:w="373" w:type="dxa"/>
                              <w:vAlign w:val="center"/>
                            </w:tcPr>
                            <w:p w14:paraId="79CC52DF" w14:textId="45A3F9CC"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E94366A" w14:textId="6E3EC987"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6F84EA9" w14:textId="4165930E" w:rsidR="00603EC0" w:rsidRPr="0089408A" w:rsidRDefault="00603EC0" w:rsidP="00603EC0">
                              <w:pPr>
                                <w:rPr>
                                  <w:rFonts w:ascii="Segoe UI" w:hAnsi="Segoe UI" w:cs="Segoe UI"/>
                                  <w:sz w:val="14"/>
                                  <w:szCs w:val="14"/>
                                </w:rPr>
                              </w:pPr>
                              <w:r>
                                <w:rPr>
                                  <w:rFonts w:ascii="Segoe UI" w:hAnsi="Segoe UI" w:cs="Segoe UI"/>
                                  <w:color w:val="000000"/>
                                  <w:sz w:val="14"/>
                                  <w:szCs w:val="14"/>
                                </w:rPr>
                                <w:t>0.003198</w:t>
                              </w:r>
                            </w:p>
                          </w:tc>
                          <w:tc>
                            <w:tcPr>
                              <w:tcW w:w="775" w:type="dxa"/>
                              <w:vAlign w:val="center"/>
                            </w:tcPr>
                            <w:p w14:paraId="7EEE6E2D" w14:textId="2C6418AA" w:rsidR="00603EC0" w:rsidRPr="0089408A" w:rsidRDefault="00603EC0" w:rsidP="00603EC0">
                              <w:pPr>
                                <w:rPr>
                                  <w:rFonts w:ascii="Segoe UI" w:hAnsi="Segoe UI" w:cs="Segoe UI"/>
                                  <w:sz w:val="14"/>
                                  <w:szCs w:val="14"/>
                                </w:rPr>
                              </w:pPr>
                              <w:r>
                                <w:rPr>
                                  <w:rFonts w:ascii="Segoe UI" w:hAnsi="Segoe UI" w:cs="Segoe UI"/>
                                  <w:color w:val="000000"/>
                                  <w:sz w:val="14"/>
                                  <w:szCs w:val="14"/>
                                </w:rPr>
                                <w:t>0.031912</w:t>
                              </w:r>
                            </w:p>
                          </w:tc>
                        </w:tr>
                        <w:tr w:rsidR="00603EC0" w14:paraId="00D79D53" w14:textId="77777777" w:rsidTr="00603EC0">
                          <w:trPr>
                            <w:trHeight w:val="39"/>
                          </w:trPr>
                          <w:tc>
                            <w:tcPr>
                              <w:tcW w:w="441" w:type="dxa"/>
                              <w:vAlign w:val="center"/>
                            </w:tcPr>
                            <w:p w14:paraId="2076A7C9" w14:textId="506BC15B" w:rsidR="00603EC0" w:rsidRPr="0089408A" w:rsidRDefault="00603EC0" w:rsidP="00603EC0">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030F82AB" w14:textId="168F78BA" w:rsidR="00603EC0" w:rsidRPr="0089408A" w:rsidRDefault="00603EC0" w:rsidP="00603EC0">
                              <w:pPr>
                                <w:rPr>
                                  <w:rFonts w:ascii="Segoe UI" w:hAnsi="Segoe UI" w:cs="Segoe UI"/>
                                  <w:sz w:val="14"/>
                                  <w:szCs w:val="14"/>
                                </w:rPr>
                              </w:pPr>
                              <w:r>
                                <w:rPr>
                                  <w:rFonts w:ascii="Segoe UI" w:hAnsi="Segoe UI" w:cs="Segoe UI"/>
                                  <w:color w:val="000000"/>
                                  <w:sz w:val="14"/>
                                  <w:szCs w:val="14"/>
                                </w:rPr>
                                <w:t>26</w:t>
                              </w:r>
                            </w:p>
                          </w:tc>
                          <w:tc>
                            <w:tcPr>
                              <w:tcW w:w="398" w:type="dxa"/>
                              <w:vAlign w:val="center"/>
                            </w:tcPr>
                            <w:p w14:paraId="051499E4" w14:textId="27E9C7E5" w:rsidR="00603EC0" w:rsidRPr="0089408A" w:rsidRDefault="00603EC0" w:rsidP="00603EC0">
                              <w:pPr>
                                <w:rPr>
                                  <w:rFonts w:ascii="Segoe UI" w:hAnsi="Segoe UI" w:cs="Segoe UI"/>
                                  <w:sz w:val="14"/>
                                  <w:szCs w:val="14"/>
                                </w:rPr>
                              </w:pPr>
                              <w:r>
                                <w:rPr>
                                  <w:rFonts w:ascii="Segoe UI" w:hAnsi="Segoe UI" w:cs="Segoe UI"/>
                                  <w:color w:val="000000"/>
                                  <w:sz w:val="14"/>
                                  <w:szCs w:val="14"/>
                                </w:rPr>
                                <w:t>1.5</w:t>
                              </w:r>
                            </w:p>
                          </w:tc>
                          <w:tc>
                            <w:tcPr>
                              <w:tcW w:w="549" w:type="dxa"/>
                              <w:vAlign w:val="center"/>
                            </w:tcPr>
                            <w:p w14:paraId="0260630D" w14:textId="631C21CD" w:rsidR="00603EC0" w:rsidRPr="0089408A" w:rsidRDefault="00603EC0" w:rsidP="00603EC0">
                              <w:pPr>
                                <w:rPr>
                                  <w:rFonts w:ascii="Segoe UI" w:hAnsi="Segoe UI" w:cs="Segoe UI"/>
                                  <w:sz w:val="14"/>
                                  <w:szCs w:val="14"/>
                                </w:rPr>
                              </w:pPr>
                              <w:r>
                                <w:rPr>
                                  <w:rFonts w:ascii="Segoe UI" w:hAnsi="Segoe UI" w:cs="Segoe UI"/>
                                  <w:color w:val="000000"/>
                                  <w:sz w:val="14"/>
                                  <w:szCs w:val="14"/>
                                </w:rPr>
                                <w:t>31</w:t>
                              </w:r>
                            </w:p>
                          </w:tc>
                          <w:tc>
                            <w:tcPr>
                              <w:tcW w:w="473" w:type="dxa"/>
                              <w:vAlign w:val="center"/>
                            </w:tcPr>
                            <w:p w14:paraId="46C49C11" w14:textId="2805AAFA"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524" w:type="dxa"/>
                              <w:vAlign w:val="center"/>
                            </w:tcPr>
                            <w:p w14:paraId="7FA40527" w14:textId="5FFAABD9" w:rsidR="00603EC0" w:rsidRPr="0089408A" w:rsidRDefault="00603EC0" w:rsidP="00603EC0">
                              <w:pPr>
                                <w:rPr>
                                  <w:rFonts w:ascii="Segoe UI" w:hAnsi="Segoe UI" w:cs="Segoe UI"/>
                                  <w:sz w:val="14"/>
                                  <w:szCs w:val="14"/>
                                </w:rPr>
                              </w:pPr>
                              <w:r>
                                <w:rPr>
                                  <w:rFonts w:ascii="Segoe UI" w:hAnsi="Segoe UI" w:cs="Segoe UI"/>
                                  <w:color w:val="000000"/>
                                  <w:sz w:val="14"/>
                                  <w:szCs w:val="14"/>
                                </w:rPr>
                                <w:t>19</w:t>
                              </w:r>
                            </w:p>
                          </w:tc>
                          <w:tc>
                            <w:tcPr>
                              <w:tcW w:w="398" w:type="dxa"/>
                              <w:vAlign w:val="center"/>
                            </w:tcPr>
                            <w:p w14:paraId="5266B655" w14:textId="3A62619A"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496DBCCF" w14:textId="22F98170" w:rsidR="00603EC0" w:rsidRPr="0089408A" w:rsidRDefault="00603EC0" w:rsidP="00603EC0">
                              <w:pPr>
                                <w:rPr>
                                  <w:rFonts w:ascii="Segoe UI" w:hAnsi="Segoe UI" w:cs="Segoe UI"/>
                                  <w:sz w:val="14"/>
                                  <w:szCs w:val="14"/>
                                </w:rPr>
                              </w:pPr>
                              <w:r>
                                <w:rPr>
                                  <w:rFonts w:ascii="Segoe UI" w:hAnsi="Segoe UI" w:cs="Segoe UI"/>
                                  <w:color w:val="000000"/>
                                  <w:sz w:val="14"/>
                                  <w:szCs w:val="14"/>
                                </w:rPr>
                                <w:t>1.1369</w:t>
                              </w:r>
                            </w:p>
                          </w:tc>
                          <w:tc>
                            <w:tcPr>
                              <w:tcW w:w="373" w:type="dxa"/>
                              <w:vAlign w:val="center"/>
                            </w:tcPr>
                            <w:p w14:paraId="11F13A8D" w14:textId="3FAD6269"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6E5FF588" w14:textId="51BE61C0" w:rsidR="00603EC0" w:rsidRPr="0089408A" w:rsidRDefault="00603EC0" w:rsidP="00603EC0">
                              <w:pPr>
                                <w:rPr>
                                  <w:rFonts w:ascii="Segoe UI" w:hAnsi="Segoe UI" w:cs="Segoe UI"/>
                                  <w:sz w:val="14"/>
                                  <w:szCs w:val="14"/>
                                </w:rPr>
                              </w:pPr>
                              <w:r>
                                <w:rPr>
                                  <w:rFonts w:ascii="Segoe UI" w:hAnsi="Segoe UI" w:cs="Segoe UI"/>
                                  <w:color w:val="000000"/>
                                  <w:sz w:val="14"/>
                                  <w:szCs w:val="14"/>
                                </w:rPr>
                                <w:t>678.3</w:t>
                              </w:r>
                            </w:p>
                          </w:tc>
                          <w:tc>
                            <w:tcPr>
                              <w:tcW w:w="775" w:type="dxa"/>
                              <w:vAlign w:val="center"/>
                            </w:tcPr>
                            <w:p w14:paraId="725B5917" w14:textId="457FB5A9" w:rsidR="00603EC0" w:rsidRPr="0089408A" w:rsidRDefault="00603EC0" w:rsidP="00603EC0">
                              <w:pPr>
                                <w:rPr>
                                  <w:rFonts w:ascii="Segoe UI" w:hAnsi="Segoe UI" w:cs="Segoe UI"/>
                                  <w:sz w:val="14"/>
                                  <w:szCs w:val="14"/>
                                </w:rPr>
                              </w:pPr>
                              <w:r>
                                <w:rPr>
                                  <w:rFonts w:ascii="Segoe UI" w:hAnsi="Segoe UI" w:cs="Segoe UI"/>
                                  <w:color w:val="000000"/>
                                  <w:sz w:val="14"/>
                                  <w:szCs w:val="14"/>
                                </w:rPr>
                                <w:t>0.003061</w:t>
                              </w:r>
                            </w:p>
                          </w:tc>
                          <w:tc>
                            <w:tcPr>
                              <w:tcW w:w="775" w:type="dxa"/>
                              <w:vAlign w:val="center"/>
                            </w:tcPr>
                            <w:p w14:paraId="3575BCC5" w14:textId="07C782A1" w:rsidR="00603EC0" w:rsidRPr="0089408A" w:rsidRDefault="00603EC0" w:rsidP="00603EC0">
                              <w:pPr>
                                <w:rPr>
                                  <w:rFonts w:ascii="Segoe UI" w:hAnsi="Segoe UI" w:cs="Segoe UI"/>
                                  <w:sz w:val="14"/>
                                  <w:szCs w:val="14"/>
                                </w:rPr>
                              </w:pPr>
                              <w:r>
                                <w:rPr>
                                  <w:rFonts w:ascii="Segoe UI" w:hAnsi="Segoe UI" w:cs="Segoe UI"/>
                                  <w:color w:val="000000"/>
                                  <w:sz w:val="14"/>
                                  <w:szCs w:val="14"/>
                                </w:rPr>
                                <w:t>0.032393</w:t>
                              </w:r>
                            </w:p>
                          </w:tc>
                        </w:tr>
                        <w:tr w:rsidR="00603EC0" w14:paraId="3632AB80" w14:textId="77777777" w:rsidTr="00603EC0">
                          <w:trPr>
                            <w:trHeight w:val="39"/>
                          </w:trPr>
                          <w:tc>
                            <w:tcPr>
                              <w:tcW w:w="441" w:type="dxa"/>
                              <w:vAlign w:val="center"/>
                            </w:tcPr>
                            <w:p w14:paraId="6ABB1EC4" w14:textId="515BA73B" w:rsidR="00603EC0" w:rsidRPr="0089408A" w:rsidRDefault="00603EC0" w:rsidP="00603EC0">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27982617" w14:textId="5206527E" w:rsidR="00603EC0" w:rsidRPr="0089408A" w:rsidRDefault="00603EC0" w:rsidP="00603EC0">
                              <w:pPr>
                                <w:rPr>
                                  <w:rFonts w:ascii="Segoe UI" w:hAnsi="Segoe UI" w:cs="Segoe UI"/>
                                  <w:sz w:val="14"/>
                                  <w:szCs w:val="14"/>
                                </w:rPr>
                              </w:pPr>
                              <w:r>
                                <w:rPr>
                                  <w:rFonts w:ascii="Segoe UI" w:hAnsi="Segoe UI" w:cs="Segoe UI"/>
                                  <w:color w:val="000000"/>
                                  <w:sz w:val="14"/>
                                  <w:szCs w:val="14"/>
                                </w:rPr>
                                <w:t>25</w:t>
                              </w:r>
                            </w:p>
                          </w:tc>
                          <w:tc>
                            <w:tcPr>
                              <w:tcW w:w="398" w:type="dxa"/>
                              <w:vAlign w:val="center"/>
                            </w:tcPr>
                            <w:p w14:paraId="12F9F9FA" w14:textId="6C6918A2" w:rsidR="00603EC0" w:rsidRPr="0089408A" w:rsidRDefault="00603EC0" w:rsidP="00603EC0">
                              <w:pPr>
                                <w:rPr>
                                  <w:rFonts w:ascii="Segoe UI" w:hAnsi="Segoe UI" w:cs="Segoe UI"/>
                                  <w:sz w:val="14"/>
                                  <w:szCs w:val="14"/>
                                </w:rPr>
                              </w:pPr>
                              <w:r>
                                <w:rPr>
                                  <w:rFonts w:ascii="Segoe UI" w:hAnsi="Segoe UI" w:cs="Segoe UI"/>
                                  <w:color w:val="000000"/>
                                  <w:sz w:val="14"/>
                                  <w:szCs w:val="14"/>
                                </w:rPr>
                                <w:t>1.5</w:t>
                              </w:r>
                            </w:p>
                          </w:tc>
                          <w:tc>
                            <w:tcPr>
                              <w:tcW w:w="549" w:type="dxa"/>
                              <w:vAlign w:val="center"/>
                            </w:tcPr>
                            <w:p w14:paraId="1AF7B973" w14:textId="1C45DA82" w:rsidR="00603EC0" w:rsidRPr="0089408A" w:rsidRDefault="00603EC0" w:rsidP="00603EC0">
                              <w:pPr>
                                <w:rPr>
                                  <w:rFonts w:ascii="Segoe UI" w:hAnsi="Segoe UI" w:cs="Segoe UI"/>
                                  <w:sz w:val="14"/>
                                  <w:szCs w:val="14"/>
                                </w:rPr>
                              </w:pPr>
                              <w:r>
                                <w:rPr>
                                  <w:rFonts w:ascii="Segoe UI" w:hAnsi="Segoe UI" w:cs="Segoe UI"/>
                                  <w:color w:val="000000"/>
                                  <w:sz w:val="14"/>
                                  <w:szCs w:val="14"/>
                                </w:rPr>
                                <w:t>35.67</w:t>
                              </w:r>
                            </w:p>
                          </w:tc>
                          <w:tc>
                            <w:tcPr>
                              <w:tcW w:w="473" w:type="dxa"/>
                              <w:vAlign w:val="center"/>
                            </w:tcPr>
                            <w:p w14:paraId="2C922B26" w14:textId="2B78DCE5" w:rsidR="00603EC0" w:rsidRPr="0089408A" w:rsidRDefault="00603EC0" w:rsidP="00603EC0">
                              <w:pPr>
                                <w:rPr>
                                  <w:rFonts w:ascii="Segoe UI" w:hAnsi="Segoe UI" w:cs="Segoe UI"/>
                                  <w:sz w:val="14"/>
                                  <w:szCs w:val="14"/>
                                </w:rPr>
                              </w:pPr>
                              <w:r>
                                <w:rPr>
                                  <w:rFonts w:ascii="Segoe UI" w:hAnsi="Segoe UI" w:cs="Segoe UI"/>
                                  <w:color w:val="000000"/>
                                  <w:sz w:val="14"/>
                                  <w:szCs w:val="14"/>
                                </w:rPr>
                                <w:t>6</w:t>
                              </w:r>
                            </w:p>
                          </w:tc>
                          <w:tc>
                            <w:tcPr>
                              <w:tcW w:w="524" w:type="dxa"/>
                              <w:vAlign w:val="center"/>
                            </w:tcPr>
                            <w:p w14:paraId="7E8E1762" w14:textId="79CF9780" w:rsidR="00603EC0" w:rsidRPr="0089408A" w:rsidRDefault="00603EC0" w:rsidP="00603EC0">
                              <w:pPr>
                                <w:rPr>
                                  <w:rFonts w:ascii="Segoe UI" w:hAnsi="Segoe UI" w:cs="Segoe UI"/>
                                  <w:sz w:val="14"/>
                                  <w:szCs w:val="14"/>
                                </w:rPr>
                              </w:pPr>
                              <w:r>
                                <w:rPr>
                                  <w:rFonts w:ascii="Segoe UI" w:hAnsi="Segoe UI" w:cs="Segoe UI"/>
                                  <w:color w:val="000000"/>
                                  <w:sz w:val="14"/>
                                  <w:szCs w:val="14"/>
                                </w:rPr>
                                <w:t>18</w:t>
                              </w:r>
                            </w:p>
                          </w:tc>
                          <w:tc>
                            <w:tcPr>
                              <w:tcW w:w="398" w:type="dxa"/>
                              <w:vAlign w:val="center"/>
                            </w:tcPr>
                            <w:p w14:paraId="2C240EDA" w14:textId="4B58F93F" w:rsidR="00603EC0" w:rsidRPr="0089408A"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7E5A8B98" w14:textId="5EB7CDB8" w:rsidR="00603EC0" w:rsidRPr="0089408A" w:rsidRDefault="00603EC0" w:rsidP="00603EC0">
                              <w:pPr>
                                <w:rPr>
                                  <w:rFonts w:ascii="Segoe UI" w:hAnsi="Segoe UI" w:cs="Segoe UI"/>
                                  <w:sz w:val="14"/>
                                  <w:szCs w:val="14"/>
                                </w:rPr>
                              </w:pPr>
                              <w:r>
                                <w:rPr>
                                  <w:rFonts w:ascii="Segoe UI" w:hAnsi="Segoe UI" w:cs="Segoe UI"/>
                                  <w:color w:val="000000"/>
                                  <w:sz w:val="14"/>
                                  <w:szCs w:val="14"/>
                                </w:rPr>
                                <w:t>1.0498</w:t>
                              </w:r>
                            </w:p>
                          </w:tc>
                          <w:tc>
                            <w:tcPr>
                              <w:tcW w:w="373" w:type="dxa"/>
                              <w:vAlign w:val="center"/>
                            </w:tcPr>
                            <w:p w14:paraId="72AA5494" w14:textId="7D649249"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0B7BB678" w14:textId="209A8FC9" w:rsidR="00603EC0" w:rsidRPr="0089408A"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2413C115" w14:textId="3A5D0F98" w:rsidR="00603EC0" w:rsidRPr="0089408A" w:rsidRDefault="00603EC0" w:rsidP="00603EC0">
                              <w:pPr>
                                <w:rPr>
                                  <w:rFonts w:ascii="Segoe UI" w:hAnsi="Segoe UI" w:cs="Segoe UI"/>
                                  <w:sz w:val="14"/>
                                  <w:szCs w:val="14"/>
                                </w:rPr>
                              </w:pPr>
                              <w:r>
                                <w:rPr>
                                  <w:rFonts w:ascii="Segoe UI" w:hAnsi="Segoe UI" w:cs="Segoe UI"/>
                                  <w:color w:val="000000"/>
                                  <w:sz w:val="14"/>
                                  <w:szCs w:val="14"/>
                                </w:rPr>
                                <w:t>0.002961</w:t>
                              </w:r>
                            </w:p>
                          </w:tc>
                          <w:tc>
                            <w:tcPr>
                              <w:tcW w:w="775" w:type="dxa"/>
                              <w:vAlign w:val="center"/>
                            </w:tcPr>
                            <w:p w14:paraId="24E311E8" w14:textId="78D3B793" w:rsidR="00603EC0" w:rsidRPr="0089408A" w:rsidRDefault="00603EC0" w:rsidP="00603EC0">
                              <w:pPr>
                                <w:rPr>
                                  <w:rFonts w:ascii="Segoe UI" w:hAnsi="Segoe UI" w:cs="Segoe UI"/>
                                  <w:sz w:val="14"/>
                                  <w:szCs w:val="14"/>
                                </w:rPr>
                              </w:pPr>
                              <w:r>
                                <w:rPr>
                                  <w:rFonts w:ascii="Segoe UI" w:hAnsi="Segoe UI" w:cs="Segoe UI"/>
                                  <w:color w:val="000000"/>
                                  <w:sz w:val="14"/>
                                  <w:szCs w:val="14"/>
                                </w:rPr>
                                <w:t>0.035536</w:t>
                              </w:r>
                            </w:p>
                          </w:tc>
                        </w:tr>
                      </w:tbl>
                      <w:p w14:paraId="50EA2C82" w14:textId="77777777" w:rsidR="00AC6AE7" w:rsidRDefault="00AC6AE7" w:rsidP="00AC6AE7"/>
                    </w:txbxContent>
                  </v:textbox>
                </v:shape>
              </v:group>
            </w:pict>
          </mc:Fallback>
        </mc:AlternateContent>
      </w:r>
    </w:p>
    <w:p w14:paraId="4D277129" w14:textId="243D40B7" w:rsidR="0061739A" w:rsidRDefault="0061739A" w:rsidP="00406DDE">
      <w:pPr>
        <w:rPr>
          <w:sz w:val="20"/>
          <w:szCs w:val="20"/>
        </w:rPr>
      </w:pPr>
    </w:p>
    <w:p w14:paraId="432B0859" w14:textId="3C36DCAE" w:rsidR="0061739A" w:rsidRDefault="0061739A" w:rsidP="00E05DBE">
      <w:pPr>
        <w:rPr>
          <w:sz w:val="20"/>
          <w:szCs w:val="20"/>
        </w:rPr>
      </w:pPr>
    </w:p>
    <w:p w14:paraId="52F7842B" w14:textId="382C69FF" w:rsidR="0061739A" w:rsidRDefault="0061739A" w:rsidP="00E05DBE">
      <w:pPr>
        <w:rPr>
          <w:sz w:val="20"/>
          <w:szCs w:val="20"/>
        </w:rPr>
      </w:pPr>
    </w:p>
    <w:p w14:paraId="2DE782B1" w14:textId="208982E2" w:rsidR="0061739A" w:rsidRDefault="0061739A" w:rsidP="00E05DBE">
      <w:pPr>
        <w:rPr>
          <w:sz w:val="20"/>
          <w:szCs w:val="20"/>
        </w:rPr>
      </w:pPr>
    </w:p>
    <w:p w14:paraId="476CA65A" w14:textId="55DAE4BC" w:rsidR="00352533" w:rsidRDefault="00277A01" w:rsidP="009E6963">
      <w:pPr>
        <w:rPr>
          <w:sz w:val="20"/>
          <w:szCs w:val="20"/>
        </w:rPr>
      </w:pPr>
      <w:r>
        <w:rPr>
          <w:noProof/>
          <w:sz w:val="20"/>
          <w:szCs w:val="20"/>
        </w:rPr>
        <mc:AlternateContent>
          <mc:Choice Requires="wps">
            <w:drawing>
              <wp:anchor distT="0" distB="0" distL="114300" distR="114300" simplePos="0" relativeHeight="251935744" behindDoc="0" locked="0" layoutInCell="1" allowOverlap="1" wp14:anchorId="45E52FB4" wp14:editId="14CE2482">
                <wp:simplePos x="0" y="0"/>
                <wp:positionH relativeFrom="column">
                  <wp:posOffset>-1905</wp:posOffset>
                </wp:positionH>
                <wp:positionV relativeFrom="paragraph">
                  <wp:posOffset>93774</wp:posOffset>
                </wp:positionV>
                <wp:extent cx="247650" cy="158750"/>
                <wp:effectExtent l="0" t="0" r="13335" b="12700"/>
                <wp:wrapNone/>
                <wp:docPr id="1492847871"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2B3B8002" w14:textId="6390FB32" w:rsidR="00277A01" w:rsidRPr="00603F99" w:rsidRDefault="00277A01" w:rsidP="00277A01">
                            <w:pPr>
                              <w:jc w:val="center"/>
                              <w:rPr>
                                <w:sz w:val="16"/>
                                <w:szCs w:val="16"/>
                              </w:rPr>
                            </w:pPr>
                            <w:r w:rsidRPr="00603F99">
                              <w:rPr>
                                <w:sz w:val="16"/>
                                <w:szCs w:val="16"/>
                              </w:rPr>
                              <w:t>10</w:t>
                            </w:r>
                            <w:r>
                              <w:rPr>
                                <w:sz w:val="16"/>
                                <w:szCs w:val="16"/>
                              </w:rPr>
                              <w:t>d</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52FB4" id="_x0000_s1038" style="position:absolute;margin-left:-.15pt;margin-top:7.4pt;width:19.5pt;height:12.5pt;z-index:251935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" fillcolor="white [3201]" strokecolor="black [3200]" strokeweight="1pt">
                <v:textbox inset="1.44pt,0,1.44pt,0">
                  <w:txbxContent>
                    <w:p w14:paraId="2B3B8002" w14:textId="6390FB32" w:rsidR="00277A01" w:rsidRPr="00603F99" w:rsidRDefault="00277A01" w:rsidP="00277A01">
                      <w:pPr>
                        <w:jc w:val="center"/>
                        <w:rPr>
                          <w:sz w:val="16"/>
                          <w:szCs w:val="16"/>
                        </w:rPr>
                      </w:pPr>
                      <w:r w:rsidRPr="00603F99">
                        <w:rPr>
                          <w:sz w:val="16"/>
                          <w:szCs w:val="16"/>
                        </w:rPr>
                        <w:t>10</w:t>
                      </w:r>
                      <w:r>
                        <w:rPr>
                          <w:sz w:val="16"/>
                          <w:szCs w:val="16"/>
                        </w:rPr>
                        <w:t>d</w:t>
                      </w:r>
                    </w:p>
                  </w:txbxContent>
                </v:textbox>
              </v:rect>
            </w:pict>
          </mc:Fallback>
        </mc:AlternateContent>
      </w:r>
      <w:r w:rsidR="0086447A">
        <w:rPr>
          <w:noProof/>
          <w:sz w:val="20"/>
          <w:szCs w:val="20"/>
        </w:rPr>
        <mc:AlternateContent>
          <mc:Choice Requires="wpg">
            <w:drawing>
              <wp:anchor distT="0" distB="0" distL="114300" distR="114300" simplePos="0" relativeHeight="251830272" behindDoc="0" locked="0" layoutInCell="1" allowOverlap="1" wp14:anchorId="265B17C7" wp14:editId="41A786C6">
                <wp:simplePos x="0" y="0"/>
                <wp:positionH relativeFrom="column">
                  <wp:posOffset>0</wp:posOffset>
                </wp:positionH>
                <wp:positionV relativeFrom="paragraph">
                  <wp:posOffset>31355</wp:posOffset>
                </wp:positionV>
                <wp:extent cx="6438900" cy="1325880"/>
                <wp:effectExtent l="0" t="0" r="19050" b="26670"/>
                <wp:wrapNone/>
                <wp:docPr id="1947374728" name="Group 71"/>
                <wp:cNvGraphicFramePr/>
                <a:graphic xmlns:a="http://schemas.openxmlformats.org/drawingml/2006/main">
                  <a:graphicData uri="http://schemas.microsoft.com/office/word/2010/wordprocessingGroup">
                    <wpg:wgp>
                      <wpg:cNvGrpSpPr/>
                      <wpg:grpSpPr>
                        <a:xfrm>
                          <a:off x="0" y="0"/>
                          <a:ext cx="6438900" cy="1325880"/>
                          <a:chOff x="0" y="0"/>
                          <a:chExt cx="5874015" cy="1292860"/>
                        </a:xfrm>
                      </wpg:grpSpPr>
                      <wps:wsp>
                        <wps:cNvPr id="1823993655" name="Text Box 67"/>
                        <wps:cNvSpPr txBox="1"/>
                        <wps:spPr>
                          <a:xfrm>
                            <a:off x="0" y="0"/>
                            <a:ext cx="5874015" cy="1292860"/>
                          </a:xfrm>
                          <a:prstGeom prst="rect">
                            <a:avLst/>
                          </a:prstGeom>
                          <a:solidFill>
                            <a:schemeClr val="lt1"/>
                          </a:solidFill>
                          <a:ln w="6350">
                            <a:solidFill>
                              <a:prstClr val="black"/>
                            </a:solidFill>
                          </a:ln>
                        </wps:spPr>
                        <wps:txbx>
                          <w:txbxContent>
                            <w:p w14:paraId="3D889F84" w14:textId="5E9466CC" w:rsidR="00215D3A" w:rsidRDefault="004C6974" w:rsidP="00215D3A">
                              <w:r>
                                <w:rPr>
                                  <w:noProof/>
                                  <w:sz w:val="20"/>
                                  <w:szCs w:val="20"/>
                                </w:rPr>
                                <w:drawing>
                                  <wp:inline distT="0" distB="0" distL="0" distR="0" wp14:anchorId="387CDBA7" wp14:editId="069EF2F1">
                                    <wp:extent cx="1993265" cy="1154113"/>
                                    <wp:effectExtent l="19050" t="19050" r="26035" b="27305"/>
                                    <wp:docPr id="197753594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6678" cy="1161879"/>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6405660" name="Text Box 65"/>
                        <wps:cNvSpPr txBox="1"/>
                        <wps:spPr>
                          <a:xfrm>
                            <a:off x="2041155" y="13469"/>
                            <a:ext cx="3832860" cy="1279295"/>
                          </a:xfrm>
                          <a:prstGeom prst="rect">
                            <a:avLst/>
                          </a:prstGeom>
                          <a:solidFill>
                            <a:schemeClr val="lt1"/>
                          </a:solidFill>
                          <a:ln w="6350">
                            <a:noFill/>
                          </a:ln>
                        </wps:spPr>
                        <wps:txbx>
                          <w:txbxContent>
                            <w:tbl>
                              <w:tblPr>
                                <w:tblStyle w:val="TableGrid"/>
                                <w:tblW w:w="6120" w:type="dxa"/>
                                <w:tblInd w:w="-5" w:type="dxa"/>
                                <w:tblLook w:val="04A0" w:firstRow="1" w:lastRow="0" w:firstColumn="1" w:lastColumn="0" w:noHBand="0" w:noVBand="1"/>
                              </w:tblPr>
                              <w:tblGrid>
                                <w:gridCol w:w="441"/>
                                <w:gridCol w:w="373"/>
                                <w:gridCol w:w="398"/>
                                <w:gridCol w:w="549"/>
                                <w:gridCol w:w="373"/>
                                <w:gridCol w:w="524"/>
                                <w:gridCol w:w="373"/>
                                <w:gridCol w:w="624"/>
                                <w:gridCol w:w="624"/>
                                <w:gridCol w:w="549"/>
                                <w:gridCol w:w="775"/>
                                <w:gridCol w:w="775"/>
                              </w:tblGrid>
                              <w:tr w:rsidR="001A44A9" w:rsidRPr="004F70E7" w14:paraId="61647966" w14:textId="77777777" w:rsidTr="001A44A9">
                                <w:trPr>
                                  <w:cantSplit/>
                                  <w:trHeight w:val="1048"/>
                                </w:trPr>
                                <w:tc>
                                  <w:tcPr>
                                    <w:tcW w:w="441" w:type="dxa"/>
                                    <w:textDirection w:val="btLr"/>
                                  </w:tcPr>
                                  <w:p w14:paraId="2B24E7B3" w14:textId="77777777" w:rsidR="00215D3A" w:rsidRPr="001A44A9" w:rsidRDefault="00215D3A" w:rsidP="001A44A9">
                                    <w:pPr>
                                      <w:ind w:left="113" w:right="113"/>
                                      <w:rPr>
                                        <w:b/>
                                        <w:bCs/>
                                        <w:sz w:val="12"/>
                                        <w:szCs w:val="12"/>
                                      </w:rPr>
                                    </w:pPr>
                                    <w:r w:rsidRPr="001A44A9">
                                      <w:rPr>
                                        <w:b/>
                                        <w:bCs/>
                                        <w:sz w:val="12"/>
                                        <w:szCs w:val="12"/>
                                      </w:rPr>
                                      <w:t>Timepoint</w:t>
                                    </w:r>
                                  </w:p>
                                </w:tc>
                                <w:tc>
                                  <w:tcPr>
                                    <w:tcW w:w="373" w:type="dxa"/>
                                    <w:textDirection w:val="btLr"/>
                                  </w:tcPr>
                                  <w:p w14:paraId="41D98AC1" w14:textId="77777777" w:rsidR="00215D3A" w:rsidRPr="001A44A9" w:rsidRDefault="00215D3A" w:rsidP="001A44A9">
                                    <w:pPr>
                                      <w:ind w:left="113" w:right="113"/>
                                      <w:rPr>
                                        <w:b/>
                                        <w:bCs/>
                                        <w:sz w:val="12"/>
                                        <w:szCs w:val="12"/>
                                      </w:rPr>
                                    </w:pPr>
                                    <w:r w:rsidRPr="001A44A9">
                                      <w:rPr>
                                        <w:b/>
                                        <w:bCs/>
                                        <w:sz w:val="12"/>
                                        <w:szCs w:val="12"/>
                                      </w:rPr>
                                      <w:t>MMSE</w:t>
                                    </w:r>
                                  </w:p>
                                </w:tc>
                                <w:tc>
                                  <w:tcPr>
                                    <w:tcW w:w="398" w:type="dxa"/>
                                    <w:textDirection w:val="btLr"/>
                                  </w:tcPr>
                                  <w:p w14:paraId="51ACE7F4" w14:textId="77777777" w:rsidR="00215D3A" w:rsidRPr="001A44A9" w:rsidRDefault="00215D3A" w:rsidP="001A44A9">
                                    <w:pPr>
                                      <w:ind w:left="113" w:right="113"/>
                                      <w:rPr>
                                        <w:b/>
                                        <w:bCs/>
                                        <w:sz w:val="12"/>
                                        <w:szCs w:val="12"/>
                                      </w:rPr>
                                    </w:pPr>
                                    <w:r w:rsidRPr="001A44A9">
                                      <w:rPr>
                                        <w:b/>
                                        <w:bCs/>
                                        <w:sz w:val="12"/>
                                        <w:szCs w:val="12"/>
                                      </w:rPr>
                                      <w:t>CDRSB</w:t>
                                    </w:r>
                                  </w:p>
                                </w:tc>
                                <w:tc>
                                  <w:tcPr>
                                    <w:tcW w:w="549" w:type="dxa"/>
                                    <w:textDirection w:val="btLr"/>
                                  </w:tcPr>
                                  <w:p w14:paraId="714B4D4F" w14:textId="77777777" w:rsidR="00215D3A" w:rsidRPr="001A44A9" w:rsidRDefault="00215D3A" w:rsidP="001A44A9">
                                    <w:pPr>
                                      <w:ind w:left="113" w:right="113"/>
                                      <w:rPr>
                                        <w:b/>
                                        <w:bCs/>
                                        <w:sz w:val="12"/>
                                        <w:szCs w:val="12"/>
                                      </w:rPr>
                                    </w:pPr>
                                    <w:r w:rsidRPr="001A44A9">
                                      <w:rPr>
                                        <w:b/>
                                        <w:bCs/>
                                        <w:sz w:val="12"/>
                                        <w:szCs w:val="12"/>
                                      </w:rPr>
                                      <w:t>ADAS13</w:t>
                                    </w:r>
                                  </w:p>
                                </w:tc>
                                <w:tc>
                                  <w:tcPr>
                                    <w:tcW w:w="373" w:type="dxa"/>
                                    <w:textDirection w:val="btLr"/>
                                  </w:tcPr>
                                  <w:p w14:paraId="70E1CF73" w14:textId="77777777" w:rsidR="00215D3A" w:rsidRPr="001A44A9" w:rsidRDefault="00215D3A" w:rsidP="001A44A9">
                                    <w:pPr>
                                      <w:ind w:left="113" w:right="113"/>
                                      <w:rPr>
                                        <w:b/>
                                        <w:bCs/>
                                        <w:sz w:val="12"/>
                                        <w:szCs w:val="12"/>
                                      </w:rPr>
                                    </w:pPr>
                                    <w:r w:rsidRPr="001A44A9">
                                      <w:rPr>
                                        <w:b/>
                                        <w:bCs/>
                                        <w:sz w:val="12"/>
                                        <w:szCs w:val="12"/>
                                      </w:rPr>
                                      <w:t>FAQ</w:t>
                                    </w:r>
                                  </w:p>
                                </w:tc>
                                <w:tc>
                                  <w:tcPr>
                                    <w:tcW w:w="524" w:type="dxa"/>
                                    <w:textDirection w:val="btLr"/>
                                  </w:tcPr>
                                  <w:p w14:paraId="21E06371" w14:textId="77777777" w:rsidR="00215D3A" w:rsidRPr="001A44A9" w:rsidRDefault="00215D3A" w:rsidP="001A44A9">
                                    <w:pPr>
                                      <w:ind w:left="113" w:right="113"/>
                                      <w:rPr>
                                        <w:b/>
                                        <w:bCs/>
                                        <w:sz w:val="12"/>
                                        <w:szCs w:val="12"/>
                                      </w:rPr>
                                    </w:pPr>
                                    <w:r w:rsidRPr="001A44A9">
                                      <w:rPr>
                                        <w:b/>
                                        <w:bCs/>
                                        <w:sz w:val="12"/>
                                        <w:szCs w:val="12"/>
                                      </w:rPr>
                                      <w:t>RAVLT</w:t>
                                    </w:r>
                                  </w:p>
                                  <w:p w14:paraId="3853B8D9" w14:textId="77777777" w:rsidR="00215D3A" w:rsidRPr="001A44A9" w:rsidRDefault="00215D3A" w:rsidP="001A44A9">
                                    <w:pPr>
                                      <w:ind w:left="113" w:right="113"/>
                                      <w:rPr>
                                        <w:b/>
                                        <w:bCs/>
                                        <w:sz w:val="12"/>
                                        <w:szCs w:val="12"/>
                                      </w:rPr>
                                    </w:pPr>
                                    <w:r w:rsidRPr="001A44A9">
                                      <w:rPr>
                                        <w:b/>
                                        <w:bCs/>
                                        <w:sz w:val="12"/>
                                        <w:szCs w:val="12"/>
                                      </w:rPr>
                                      <w:t>Immediate</w:t>
                                    </w:r>
                                  </w:p>
                                </w:tc>
                                <w:tc>
                                  <w:tcPr>
                                    <w:tcW w:w="373" w:type="dxa"/>
                                    <w:textDirection w:val="btLr"/>
                                  </w:tcPr>
                                  <w:p w14:paraId="7EE72BA7" w14:textId="77777777" w:rsidR="00215D3A" w:rsidRPr="001A44A9" w:rsidRDefault="00215D3A" w:rsidP="001A44A9">
                                    <w:pPr>
                                      <w:ind w:left="113" w:right="113"/>
                                      <w:rPr>
                                        <w:b/>
                                        <w:bCs/>
                                        <w:sz w:val="12"/>
                                        <w:szCs w:val="12"/>
                                      </w:rPr>
                                    </w:pPr>
                                    <w:r w:rsidRPr="001A44A9">
                                      <w:rPr>
                                        <w:b/>
                                        <w:bCs/>
                                        <w:sz w:val="12"/>
                                        <w:szCs w:val="12"/>
                                      </w:rPr>
                                      <w:t>APOE4</w:t>
                                    </w:r>
                                  </w:p>
                                </w:tc>
                                <w:tc>
                                  <w:tcPr>
                                    <w:tcW w:w="624" w:type="dxa"/>
                                    <w:textDirection w:val="btLr"/>
                                  </w:tcPr>
                                  <w:p w14:paraId="0582A92C" w14:textId="77777777" w:rsidR="00215D3A" w:rsidRPr="001A44A9" w:rsidRDefault="00215D3A" w:rsidP="001A44A9">
                                    <w:pPr>
                                      <w:ind w:left="113" w:right="113"/>
                                      <w:rPr>
                                        <w:b/>
                                        <w:bCs/>
                                        <w:sz w:val="12"/>
                                        <w:szCs w:val="12"/>
                                      </w:rPr>
                                    </w:pPr>
                                    <w:r w:rsidRPr="001A44A9">
                                      <w:rPr>
                                        <w:b/>
                                        <w:bCs/>
                                        <w:sz w:val="12"/>
                                        <w:szCs w:val="12"/>
                                      </w:rPr>
                                      <w:t>FDG</w:t>
                                    </w:r>
                                  </w:p>
                                </w:tc>
                                <w:tc>
                                  <w:tcPr>
                                    <w:tcW w:w="624" w:type="dxa"/>
                                    <w:textDirection w:val="btLr"/>
                                  </w:tcPr>
                                  <w:p w14:paraId="00A0A813" w14:textId="77777777" w:rsidR="00215D3A" w:rsidRPr="001A44A9" w:rsidRDefault="00215D3A" w:rsidP="001A44A9">
                                    <w:pPr>
                                      <w:ind w:left="113" w:right="113"/>
                                      <w:rPr>
                                        <w:b/>
                                        <w:bCs/>
                                        <w:sz w:val="12"/>
                                        <w:szCs w:val="12"/>
                                      </w:rPr>
                                    </w:pPr>
                                    <w:r w:rsidRPr="001A44A9">
                                      <w:rPr>
                                        <w:b/>
                                        <w:bCs/>
                                        <w:sz w:val="12"/>
                                        <w:szCs w:val="12"/>
                                      </w:rPr>
                                      <w:t>AV45</w:t>
                                    </w:r>
                                  </w:p>
                                </w:tc>
                                <w:tc>
                                  <w:tcPr>
                                    <w:tcW w:w="549" w:type="dxa"/>
                                    <w:textDirection w:val="btLr"/>
                                  </w:tcPr>
                                  <w:p w14:paraId="2E5C7F06" w14:textId="77777777" w:rsidR="00215D3A" w:rsidRPr="001A44A9" w:rsidRDefault="00215D3A" w:rsidP="001A44A9">
                                    <w:pPr>
                                      <w:ind w:left="113" w:right="113"/>
                                      <w:rPr>
                                        <w:b/>
                                        <w:bCs/>
                                        <w:sz w:val="12"/>
                                        <w:szCs w:val="12"/>
                                      </w:rPr>
                                    </w:pPr>
                                    <w:r w:rsidRPr="001A44A9">
                                      <w:rPr>
                                        <w:b/>
                                        <w:bCs/>
                                        <w:sz w:val="12"/>
                                        <w:szCs w:val="12"/>
                                      </w:rPr>
                                      <w:t>ABETA</w:t>
                                    </w:r>
                                  </w:p>
                                </w:tc>
                                <w:tc>
                                  <w:tcPr>
                                    <w:tcW w:w="775" w:type="dxa"/>
                                    <w:textDirection w:val="btLr"/>
                                  </w:tcPr>
                                  <w:p w14:paraId="2D81E3C5" w14:textId="77777777" w:rsidR="00215D3A" w:rsidRPr="001A44A9" w:rsidRDefault="00215D3A" w:rsidP="001A44A9">
                                    <w:pPr>
                                      <w:ind w:left="113" w:right="113"/>
                                      <w:rPr>
                                        <w:b/>
                                        <w:bCs/>
                                        <w:sz w:val="12"/>
                                        <w:szCs w:val="12"/>
                                      </w:rPr>
                                    </w:pPr>
                                    <w:r w:rsidRPr="001A44A9">
                                      <w:rPr>
                                        <w:b/>
                                        <w:bCs/>
                                        <w:sz w:val="12"/>
                                        <w:szCs w:val="12"/>
                                      </w:rPr>
                                      <w:t>Normalized</w:t>
                                    </w:r>
                                  </w:p>
                                  <w:p w14:paraId="6B0BD2B2" w14:textId="77777777" w:rsidR="00215D3A" w:rsidRPr="001A44A9" w:rsidRDefault="00215D3A" w:rsidP="001A44A9">
                                    <w:pPr>
                                      <w:ind w:left="113" w:right="113"/>
                                      <w:rPr>
                                        <w:b/>
                                        <w:bCs/>
                                        <w:sz w:val="12"/>
                                        <w:szCs w:val="12"/>
                                      </w:rPr>
                                    </w:pPr>
                                    <w:r w:rsidRPr="001A44A9">
                                      <w:rPr>
                                        <w:b/>
                                        <w:bCs/>
                                        <w:sz w:val="12"/>
                                        <w:szCs w:val="12"/>
                                      </w:rPr>
                                      <w:t>Hippocampus</w:t>
                                    </w:r>
                                  </w:p>
                                </w:tc>
                                <w:tc>
                                  <w:tcPr>
                                    <w:tcW w:w="517" w:type="dxa"/>
                                    <w:textDirection w:val="btLr"/>
                                  </w:tcPr>
                                  <w:p w14:paraId="3F9EDBDB" w14:textId="77777777" w:rsidR="00215D3A" w:rsidRPr="001A44A9" w:rsidRDefault="00215D3A" w:rsidP="001A44A9">
                                    <w:pPr>
                                      <w:ind w:left="113" w:right="113"/>
                                      <w:rPr>
                                        <w:b/>
                                        <w:bCs/>
                                        <w:sz w:val="12"/>
                                        <w:szCs w:val="12"/>
                                      </w:rPr>
                                    </w:pPr>
                                    <w:r w:rsidRPr="001A44A9">
                                      <w:rPr>
                                        <w:b/>
                                        <w:bCs/>
                                        <w:sz w:val="12"/>
                                        <w:szCs w:val="12"/>
                                      </w:rPr>
                                      <w:t>Normalized</w:t>
                                    </w:r>
                                  </w:p>
                                  <w:p w14:paraId="4C65330E" w14:textId="77777777" w:rsidR="00215D3A" w:rsidRPr="001A44A9" w:rsidRDefault="00215D3A" w:rsidP="001A44A9">
                                    <w:pPr>
                                      <w:ind w:left="113" w:right="113"/>
                                      <w:rPr>
                                        <w:b/>
                                        <w:bCs/>
                                        <w:sz w:val="12"/>
                                        <w:szCs w:val="12"/>
                                      </w:rPr>
                                    </w:pPr>
                                    <w:r w:rsidRPr="001A44A9">
                                      <w:rPr>
                                        <w:b/>
                                        <w:bCs/>
                                        <w:sz w:val="12"/>
                                        <w:szCs w:val="12"/>
                                      </w:rPr>
                                      <w:t>Ventricles</w:t>
                                    </w:r>
                                  </w:p>
                                </w:tc>
                              </w:tr>
                              <w:tr w:rsidR="001A44A9" w:rsidRPr="004F70E7" w14:paraId="636AF689" w14:textId="77777777" w:rsidTr="001A44A9">
                                <w:trPr>
                                  <w:trHeight w:val="88"/>
                                </w:trPr>
                                <w:tc>
                                  <w:tcPr>
                                    <w:tcW w:w="441" w:type="dxa"/>
                                    <w:vAlign w:val="center"/>
                                  </w:tcPr>
                                  <w:p w14:paraId="66922BAC" w14:textId="1E784EE7" w:rsidR="004F70E7" w:rsidRPr="004F70E7" w:rsidRDefault="004F70E7" w:rsidP="004F70E7">
                                    <w:pPr>
                                      <w:rPr>
                                        <w:rFonts w:ascii="Segoe UI" w:hAnsi="Segoe UI" w:cs="Segoe UI"/>
                                        <w:color w:val="000000"/>
                                        <w:sz w:val="14"/>
                                        <w:szCs w:val="14"/>
                                      </w:rPr>
                                    </w:pPr>
                                    <w:r w:rsidRPr="004F70E7">
                                      <w:rPr>
                                        <w:rFonts w:ascii="Segoe UI" w:hAnsi="Segoe UI" w:cs="Segoe UI"/>
                                        <w:color w:val="000000"/>
                                        <w:sz w:val="14"/>
                                        <w:szCs w:val="14"/>
                                      </w:rPr>
                                      <w:t>T0</w:t>
                                    </w:r>
                                  </w:p>
                                </w:tc>
                                <w:tc>
                                  <w:tcPr>
                                    <w:tcW w:w="373" w:type="dxa"/>
                                  </w:tcPr>
                                  <w:p w14:paraId="10A25BB9" w14:textId="4855B465"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29</w:t>
                                    </w:r>
                                  </w:p>
                                </w:tc>
                                <w:tc>
                                  <w:tcPr>
                                    <w:tcW w:w="398" w:type="dxa"/>
                                  </w:tcPr>
                                  <w:p w14:paraId="3FA593CF" w14:textId="7974AC7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1.5</w:t>
                                    </w:r>
                                  </w:p>
                                </w:tc>
                                <w:tc>
                                  <w:tcPr>
                                    <w:tcW w:w="549" w:type="dxa"/>
                                  </w:tcPr>
                                  <w:p w14:paraId="4E24509A" w14:textId="70B35898"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16.67</w:t>
                                    </w:r>
                                  </w:p>
                                </w:tc>
                                <w:tc>
                                  <w:tcPr>
                                    <w:tcW w:w="373" w:type="dxa"/>
                                  </w:tcPr>
                                  <w:p w14:paraId="62350D11" w14:textId="5326874A"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524" w:type="dxa"/>
                                  </w:tcPr>
                                  <w:p w14:paraId="28433F50" w14:textId="749C576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24</w:t>
                                    </w:r>
                                  </w:p>
                                </w:tc>
                                <w:tc>
                                  <w:tcPr>
                                    <w:tcW w:w="373" w:type="dxa"/>
                                  </w:tcPr>
                                  <w:p w14:paraId="36E09663" w14:textId="279FA21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624" w:type="dxa"/>
                                  </w:tcPr>
                                  <w:p w14:paraId="60F621E3" w14:textId="0D15D280"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624" w:type="dxa"/>
                                  </w:tcPr>
                                  <w:p w14:paraId="5D7EFE12" w14:textId="41FCC01F"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49" w:type="dxa"/>
                                  </w:tcPr>
                                  <w:p w14:paraId="6BE5D500" w14:textId="31B2430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1013</w:t>
                                    </w:r>
                                  </w:p>
                                </w:tc>
                                <w:tc>
                                  <w:tcPr>
                                    <w:tcW w:w="775" w:type="dxa"/>
                                  </w:tcPr>
                                  <w:p w14:paraId="6B294062" w14:textId="4B23D641"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0.004534</w:t>
                                    </w:r>
                                  </w:p>
                                </w:tc>
                                <w:tc>
                                  <w:tcPr>
                                    <w:tcW w:w="517" w:type="dxa"/>
                                  </w:tcPr>
                                  <w:p w14:paraId="2897D249" w14:textId="36C5A054"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0.022872</w:t>
                                    </w:r>
                                  </w:p>
                                </w:tc>
                              </w:tr>
                              <w:tr w:rsidR="001A44A9" w:rsidRPr="004F70E7" w14:paraId="55588D58" w14:textId="77777777" w:rsidTr="001A44A9">
                                <w:trPr>
                                  <w:trHeight w:val="36"/>
                                </w:trPr>
                                <w:tc>
                                  <w:tcPr>
                                    <w:tcW w:w="441" w:type="dxa"/>
                                    <w:vAlign w:val="center"/>
                                  </w:tcPr>
                                  <w:p w14:paraId="1980D291" w14:textId="426B8AB7" w:rsidR="004F70E7" w:rsidRPr="004F70E7" w:rsidRDefault="004F70E7" w:rsidP="004F70E7">
                                    <w:pPr>
                                      <w:rPr>
                                        <w:rFonts w:ascii="Segoe UI" w:hAnsi="Segoe UI" w:cs="Segoe UI"/>
                                        <w:color w:val="000000"/>
                                        <w:sz w:val="14"/>
                                        <w:szCs w:val="14"/>
                                      </w:rPr>
                                    </w:pPr>
                                    <w:r w:rsidRPr="004F70E7">
                                      <w:rPr>
                                        <w:rFonts w:ascii="Segoe UI" w:hAnsi="Segoe UI" w:cs="Segoe UI"/>
                                        <w:color w:val="000000"/>
                                        <w:sz w:val="14"/>
                                        <w:szCs w:val="14"/>
                                      </w:rPr>
                                      <w:t>T6</w:t>
                                    </w:r>
                                  </w:p>
                                </w:tc>
                                <w:tc>
                                  <w:tcPr>
                                    <w:tcW w:w="373" w:type="dxa"/>
                                  </w:tcPr>
                                  <w:p w14:paraId="7E1AD49F" w14:textId="7653C4D7"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398" w:type="dxa"/>
                                  </w:tcPr>
                                  <w:p w14:paraId="665BD0B2" w14:textId="2D6B77B8"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49" w:type="dxa"/>
                                  </w:tcPr>
                                  <w:p w14:paraId="6B621D18" w14:textId="4078E900"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373" w:type="dxa"/>
                                  </w:tcPr>
                                  <w:p w14:paraId="2E031928" w14:textId="0E80CC9F"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24" w:type="dxa"/>
                                  </w:tcPr>
                                  <w:p w14:paraId="47E8DBB0" w14:textId="10D0B075"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373" w:type="dxa"/>
                                  </w:tcPr>
                                  <w:p w14:paraId="4B40C5B4" w14:textId="07BA0DDC"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624" w:type="dxa"/>
                                  </w:tcPr>
                                  <w:p w14:paraId="0EED7145" w14:textId="61B12F80"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624" w:type="dxa"/>
                                  </w:tcPr>
                                  <w:p w14:paraId="461F269A" w14:textId="4F610060"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49" w:type="dxa"/>
                                  </w:tcPr>
                                  <w:p w14:paraId="3418C72D" w14:textId="702C3DFE"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775" w:type="dxa"/>
                                  </w:tcPr>
                                  <w:p w14:paraId="359DCC09" w14:textId="4F2FD64F"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17" w:type="dxa"/>
                                  </w:tcPr>
                                  <w:p w14:paraId="01A94213" w14:textId="45DA6964"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r>
                              <w:tr w:rsidR="001A44A9" w:rsidRPr="004F70E7" w14:paraId="0F07F7C8" w14:textId="77777777" w:rsidTr="001A44A9">
                                <w:trPr>
                                  <w:trHeight w:val="36"/>
                                </w:trPr>
                                <w:tc>
                                  <w:tcPr>
                                    <w:tcW w:w="441" w:type="dxa"/>
                                    <w:vAlign w:val="center"/>
                                  </w:tcPr>
                                  <w:p w14:paraId="41335CE2" w14:textId="60CEECC1" w:rsidR="004F70E7" w:rsidRPr="004F70E7" w:rsidRDefault="004F70E7" w:rsidP="004F70E7">
                                    <w:pPr>
                                      <w:rPr>
                                        <w:rFonts w:ascii="Segoe UI" w:hAnsi="Segoe UI" w:cs="Segoe UI"/>
                                        <w:color w:val="000000"/>
                                        <w:sz w:val="14"/>
                                        <w:szCs w:val="14"/>
                                      </w:rPr>
                                    </w:pPr>
                                    <w:r w:rsidRPr="004F70E7">
                                      <w:rPr>
                                        <w:rFonts w:ascii="Segoe UI" w:hAnsi="Segoe UI" w:cs="Segoe UI"/>
                                        <w:color w:val="000000"/>
                                        <w:sz w:val="14"/>
                                        <w:szCs w:val="14"/>
                                      </w:rPr>
                                      <w:t>T12</w:t>
                                    </w:r>
                                  </w:p>
                                </w:tc>
                                <w:tc>
                                  <w:tcPr>
                                    <w:tcW w:w="373" w:type="dxa"/>
                                  </w:tcPr>
                                  <w:p w14:paraId="6A7F2F54" w14:textId="031E0782"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30</w:t>
                                    </w:r>
                                  </w:p>
                                </w:tc>
                                <w:tc>
                                  <w:tcPr>
                                    <w:tcW w:w="398" w:type="dxa"/>
                                  </w:tcPr>
                                  <w:p w14:paraId="2C479291" w14:textId="11265A3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w:t>
                                    </w:r>
                                  </w:p>
                                </w:tc>
                                <w:tc>
                                  <w:tcPr>
                                    <w:tcW w:w="549" w:type="dxa"/>
                                  </w:tcPr>
                                  <w:p w14:paraId="50CE917A" w14:textId="5A36AB74"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18</w:t>
                                    </w:r>
                                  </w:p>
                                </w:tc>
                                <w:tc>
                                  <w:tcPr>
                                    <w:tcW w:w="373" w:type="dxa"/>
                                  </w:tcPr>
                                  <w:p w14:paraId="1FAFD621" w14:textId="393D73C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4</w:t>
                                    </w:r>
                                  </w:p>
                                </w:tc>
                                <w:tc>
                                  <w:tcPr>
                                    <w:tcW w:w="524" w:type="dxa"/>
                                  </w:tcPr>
                                  <w:p w14:paraId="37B67D8A" w14:textId="030E9ED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25</w:t>
                                    </w:r>
                                  </w:p>
                                </w:tc>
                                <w:tc>
                                  <w:tcPr>
                                    <w:tcW w:w="373" w:type="dxa"/>
                                  </w:tcPr>
                                  <w:p w14:paraId="6EFAF0E5" w14:textId="50EB392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624" w:type="dxa"/>
                                  </w:tcPr>
                                  <w:p w14:paraId="2BF87242" w14:textId="31BF5A0E"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1.217</w:t>
                                    </w:r>
                                    <w:r w:rsidR="001A44A9">
                                      <w:rPr>
                                        <w:rFonts w:ascii="Segoe UI" w:hAnsi="Segoe UI" w:cs="Segoe UI"/>
                                        <w:color w:val="000000"/>
                                        <w:sz w:val="14"/>
                                        <w:szCs w:val="14"/>
                                        <w:highlight w:val="green"/>
                                      </w:rPr>
                                      <w:t>8</w:t>
                                    </w:r>
                                  </w:p>
                                </w:tc>
                                <w:tc>
                                  <w:tcPr>
                                    <w:tcW w:w="624" w:type="dxa"/>
                                  </w:tcPr>
                                  <w:p w14:paraId="75442B8F" w14:textId="0548AB2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1.146</w:t>
                                    </w:r>
                                    <w:r w:rsidR="001A44A9">
                                      <w:rPr>
                                        <w:rFonts w:ascii="Segoe UI" w:hAnsi="Segoe UI" w:cs="Segoe UI"/>
                                        <w:color w:val="000000"/>
                                        <w:sz w:val="14"/>
                                        <w:szCs w:val="14"/>
                                        <w:highlight w:val="green"/>
                                      </w:rPr>
                                      <w:t>3</w:t>
                                    </w:r>
                                  </w:p>
                                </w:tc>
                                <w:tc>
                                  <w:tcPr>
                                    <w:tcW w:w="549" w:type="dxa"/>
                                  </w:tcPr>
                                  <w:p w14:paraId="53480821" w14:textId="399F98A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940.3</w:t>
                                    </w:r>
                                  </w:p>
                                </w:tc>
                                <w:tc>
                                  <w:tcPr>
                                    <w:tcW w:w="775" w:type="dxa"/>
                                  </w:tcPr>
                                  <w:p w14:paraId="0D6CCB82" w14:textId="41D6385F"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0.004776</w:t>
                                    </w:r>
                                  </w:p>
                                </w:tc>
                                <w:tc>
                                  <w:tcPr>
                                    <w:tcW w:w="517" w:type="dxa"/>
                                  </w:tcPr>
                                  <w:p w14:paraId="21C7F4D3" w14:textId="5DABBD35"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0.025127</w:t>
                                    </w:r>
                                  </w:p>
                                </w:tc>
                              </w:tr>
                              <w:tr w:rsidR="001A44A9" w:rsidRPr="004F70E7" w14:paraId="3BC9F3C4" w14:textId="77777777" w:rsidTr="001A44A9">
                                <w:trPr>
                                  <w:trHeight w:val="36"/>
                                </w:trPr>
                                <w:tc>
                                  <w:tcPr>
                                    <w:tcW w:w="441" w:type="dxa"/>
                                    <w:vAlign w:val="center"/>
                                  </w:tcPr>
                                  <w:p w14:paraId="3FB95ED1" w14:textId="0814DB82" w:rsidR="004F70E7" w:rsidRPr="004F70E7" w:rsidRDefault="004F70E7" w:rsidP="004F70E7">
                                    <w:pPr>
                                      <w:rPr>
                                        <w:rFonts w:ascii="Segoe UI" w:hAnsi="Segoe UI" w:cs="Segoe UI"/>
                                        <w:color w:val="000000"/>
                                        <w:sz w:val="14"/>
                                        <w:szCs w:val="14"/>
                                      </w:rPr>
                                    </w:pPr>
                                    <w:r w:rsidRPr="004F70E7">
                                      <w:rPr>
                                        <w:rFonts w:ascii="Segoe UI" w:hAnsi="Segoe UI" w:cs="Segoe UI"/>
                                        <w:color w:val="000000"/>
                                        <w:sz w:val="14"/>
                                        <w:szCs w:val="14"/>
                                      </w:rPr>
                                      <w:t>T24</w:t>
                                    </w:r>
                                  </w:p>
                                </w:tc>
                                <w:tc>
                                  <w:tcPr>
                                    <w:tcW w:w="373" w:type="dxa"/>
                                  </w:tcPr>
                                  <w:p w14:paraId="45774361" w14:textId="3DF9389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29</w:t>
                                    </w:r>
                                  </w:p>
                                </w:tc>
                                <w:tc>
                                  <w:tcPr>
                                    <w:tcW w:w="398" w:type="dxa"/>
                                  </w:tcPr>
                                  <w:p w14:paraId="0B60B6B6" w14:textId="07121C9D"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3.5</w:t>
                                    </w:r>
                                  </w:p>
                                </w:tc>
                                <w:tc>
                                  <w:tcPr>
                                    <w:tcW w:w="549" w:type="dxa"/>
                                  </w:tcPr>
                                  <w:p w14:paraId="184E08C3" w14:textId="26930F3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20</w:t>
                                    </w:r>
                                  </w:p>
                                </w:tc>
                                <w:tc>
                                  <w:tcPr>
                                    <w:tcW w:w="373" w:type="dxa"/>
                                  </w:tcPr>
                                  <w:p w14:paraId="04B2CD80" w14:textId="346CBE43"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7</w:t>
                                    </w:r>
                                  </w:p>
                                </w:tc>
                                <w:tc>
                                  <w:tcPr>
                                    <w:tcW w:w="524" w:type="dxa"/>
                                  </w:tcPr>
                                  <w:p w14:paraId="5A8264DD" w14:textId="0948D664"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30</w:t>
                                    </w:r>
                                  </w:p>
                                </w:tc>
                                <w:tc>
                                  <w:tcPr>
                                    <w:tcW w:w="373" w:type="dxa"/>
                                  </w:tcPr>
                                  <w:p w14:paraId="5764696C" w14:textId="49DE0F75"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624" w:type="dxa"/>
                                  </w:tcPr>
                                  <w:p w14:paraId="422D26BB" w14:textId="18B4E74D"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624" w:type="dxa"/>
                                  </w:tcPr>
                                  <w:p w14:paraId="5933AD3F" w14:textId="58B9DF05"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49" w:type="dxa"/>
                                  </w:tcPr>
                                  <w:p w14:paraId="2E8A3782" w14:textId="3803AED8"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775" w:type="dxa"/>
                                  </w:tcPr>
                                  <w:p w14:paraId="0780461B" w14:textId="20235807"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0.004749</w:t>
                                    </w:r>
                                  </w:p>
                                </w:tc>
                                <w:tc>
                                  <w:tcPr>
                                    <w:tcW w:w="517" w:type="dxa"/>
                                  </w:tcPr>
                                  <w:p w14:paraId="5F0E1F0C" w14:textId="0EAC1E38"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0.028646</w:t>
                                    </w:r>
                                  </w:p>
                                </w:tc>
                              </w:tr>
                            </w:tbl>
                            <w:p w14:paraId="4D9968F7" w14:textId="77777777" w:rsidR="00215D3A" w:rsidRPr="004F70E7" w:rsidRDefault="00215D3A" w:rsidP="004F70E7">
                              <w:pPr>
                                <w:spacing w:after="0" w:line="240" w:lineRule="auto"/>
                                <w:rPr>
                                  <w:rFonts w:ascii="Segoe UI" w:hAnsi="Segoe UI" w:cs="Segoe UI"/>
                                  <w:color w:val="000000"/>
                                  <w:sz w:val="14"/>
                                  <w:szCs w:val="14"/>
                                  <w:highlight w:val="re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65B17C7" id="_x0000_s1039" style="position:absolute;margin-left:0;margin-top:2.45pt;width:507pt;height:104.4pt;z-index:251830272;mso-height-relative:margin" coordsize="58740,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">
                <v:shape id="Text Box 67" o:spid="_x0000_s1040" type="#_x0000_t202" style="position:absolute;width:58740;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" fillcolor="white [3201]" strokeweight=".5pt">
                  <v:textbox>
                    <w:txbxContent>
                      <w:p w14:paraId="3D889F84" w14:textId="5E9466CC" w:rsidR="00215D3A" w:rsidRDefault="004C6974" w:rsidP="00215D3A">
                        <w:r>
                          <w:rPr>
                            <w:noProof/>
                            <w:sz w:val="20"/>
                            <w:szCs w:val="20"/>
                          </w:rPr>
                          <w:drawing>
                            <wp:inline distT="0" distB="0" distL="0" distR="0" wp14:anchorId="387CDBA7" wp14:editId="069EF2F1">
                              <wp:extent cx="1993265" cy="1154113"/>
                              <wp:effectExtent l="19050" t="19050" r="26035" b="27305"/>
                              <wp:docPr id="197753594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6678" cy="1161879"/>
                                      </a:xfrm>
                                      <a:prstGeom prst="rect">
                                        <a:avLst/>
                                      </a:prstGeom>
                                      <a:noFill/>
                                      <a:ln>
                                        <a:solidFill>
                                          <a:schemeClr val="accent1"/>
                                        </a:solidFill>
                                      </a:ln>
                                    </pic:spPr>
                                  </pic:pic>
                                </a:graphicData>
                              </a:graphic>
                            </wp:inline>
                          </w:drawing>
                        </w:r>
                      </w:p>
                    </w:txbxContent>
                  </v:textbox>
                </v:shape>
                <v:shape id="Text Box 65" o:spid="_x0000_s1041" type="#_x0000_t202" style="position:absolute;left:20411;top:134;width:38329;height:1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" fillcolor="white [3201]" stroked="f" strokeweight=".5pt">
                  <v:textbox>
                    <w:txbxContent>
                      <w:tbl>
                        <w:tblPr>
                          <w:tblStyle w:val="TableGrid"/>
                          <w:tblW w:w="6120" w:type="dxa"/>
                          <w:tblInd w:w="-5" w:type="dxa"/>
                          <w:tblLook w:val="04A0" w:firstRow="1" w:lastRow="0" w:firstColumn="1" w:lastColumn="0" w:noHBand="0" w:noVBand="1"/>
                        </w:tblPr>
                        <w:tblGrid>
                          <w:gridCol w:w="441"/>
                          <w:gridCol w:w="373"/>
                          <w:gridCol w:w="398"/>
                          <w:gridCol w:w="549"/>
                          <w:gridCol w:w="373"/>
                          <w:gridCol w:w="524"/>
                          <w:gridCol w:w="373"/>
                          <w:gridCol w:w="624"/>
                          <w:gridCol w:w="624"/>
                          <w:gridCol w:w="549"/>
                          <w:gridCol w:w="775"/>
                          <w:gridCol w:w="775"/>
                        </w:tblGrid>
                        <w:tr w:rsidR="001A44A9" w:rsidRPr="004F70E7" w14:paraId="61647966" w14:textId="77777777" w:rsidTr="001A44A9">
                          <w:trPr>
                            <w:cantSplit/>
                            <w:trHeight w:val="1048"/>
                          </w:trPr>
                          <w:tc>
                            <w:tcPr>
                              <w:tcW w:w="441" w:type="dxa"/>
                              <w:textDirection w:val="btLr"/>
                            </w:tcPr>
                            <w:p w14:paraId="2B24E7B3" w14:textId="77777777" w:rsidR="00215D3A" w:rsidRPr="001A44A9" w:rsidRDefault="00215D3A" w:rsidP="001A44A9">
                              <w:pPr>
                                <w:ind w:left="113" w:right="113"/>
                                <w:rPr>
                                  <w:b/>
                                  <w:bCs/>
                                  <w:sz w:val="12"/>
                                  <w:szCs w:val="12"/>
                                </w:rPr>
                              </w:pPr>
                              <w:r w:rsidRPr="001A44A9">
                                <w:rPr>
                                  <w:b/>
                                  <w:bCs/>
                                  <w:sz w:val="12"/>
                                  <w:szCs w:val="12"/>
                                </w:rPr>
                                <w:t>Timepoint</w:t>
                              </w:r>
                            </w:p>
                          </w:tc>
                          <w:tc>
                            <w:tcPr>
                              <w:tcW w:w="373" w:type="dxa"/>
                              <w:textDirection w:val="btLr"/>
                            </w:tcPr>
                            <w:p w14:paraId="41D98AC1" w14:textId="77777777" w:rsidR="00215D3A" w:rsidRPr="001A44A9" w:rsidRDefault="00215D3A" w:rsidP="001A44A9">
                              <w:pPr>
                                <w:ind w:left="113" w:right="113"/>
                                <w:rPr>
                                  <w:b/>
                                  <w:bCs/>
                                  <w:sz w:val="12"/>
                                  <w:szCs w:val="12"/>
                                </w:rPr>
                              </w:pPr>
                              <w:r w:rsidRPr="001A44A9">
                                <w:rPr>
                                  <w:b/>
                                  <w:bCs/>
                                  <w:sz w:val="12"/>
                                  <w:szCs w:val="12"/>
                                </w:rPr>
                                <w:t>MMSE</w:t>
                              </w:r>
                            </w:p>
                          </w:tc>
                          <w:tc>
                            <w:tcPr>
                              <w:tcW w:w="398" w:type="dxa"/>
                              <w:textDirection w:val="btLr"/>
                            </w:tcPr>
                            <w:p w14:paraId="51ACE7F4" w14:textId="77777777" w:rsidR="00215D3A" w:rsidRPr="001A44A9" w:rsidRDefault="00215D3A" w:rsidP="001A44A9">
                              <w:pPr>
                                <w:ind w:left="113" w:right="113"/>
                                <w:rPr>
                                  <w:b/>
                                  <w:bCs/>
                                  <w:sz w:val="12"/>
                                  <w:szCs w:val="12"/>
                                </w:rPr>
                              </w:pPr>
                              <w:r w:rsidRPr="001A44A9">
                                <w:rPr>
                                  <w:b/>
                                  <w:bCs/>
                                  <w:sz w:val="12"/>
                                  <w:szCs w:val="12"/>
                                </w:rPr>
                                <w:t>CDRSB</w:t>
                              </w:r>
                            </w:p>
                          </w:tc>
                          <w:tc>
                            <w:tcPr>
                              <w:tcW w:w="549" w:type="dxa"/>
                              <w:textDirection w:val="btLr"/>
                            </w:tcPr>
                            <w:p w14:paraId="714B4D4F" w14:textId="77777777" w:rsidR="00215D3A" w:rsidRPr="001A44A9" w:rsidRDefault="00215D3A" w:rsidP="001A44A9">
                              <w:pPr>
                                <w:ind w:left="113" w:right="113"/>
                                <w:rPr>
                                  <w:b/>
                                  <w:bCs/>
                                  <w:sz w:val="12"/>
                                  <w:szCs w:val="12"/>
                                </w:rPr>
                              </w:pPr>
                              <w:r w:rsidRPr="001A44A9">
                                <w:rPr>
                                  <w:b/>
                                  <w:bCs/>
                                  <w:sz w:val="12"/>
                                  <w:szCs w:val="12"/>
                                </w:rPr>
                                <w:t>ADAS13</w:t>
                              </w:r>
                            </w:p>
                          </w:tc>
                          <w:tc>
                            <w:tcPr>
                              <w:tcW w:w="373" w:type="dxa"/>
                              <w:textDirection w:val="btLr"/>
                            </w:tcPr>
                            <w:p w14:paraId="70E1CF73" w14:textId="77777777" w:rsidR="00215D3A" w:rsidRPr="001A44A9" w:rsidRDefault="00215D3A" w:rsidP="001A44A9">
                              <w:pPr>
                                <w:ind w:left="113" w:right="113"/>
                                <w:rPr>
                                  <w:b/>
                                  <w:bCs/>
                                  <w:sz w:val="12"/>
                                  <w:szCs w:val="12"/>
                                </w:rPr>
                              </w:pPr>
                              <w:r w:rsidRPr="001A44A9">
                                <w:rPr>
                                  <w:b/>
                                  <w:bCs/>
                                  <w:sz w:val="12"/>
                                  <w:szCs w:val="12"/>
                                </w:rPr>
                                <w:t>FAQ</w:t>
                              </w:r>
                            </w:p>
                          </w:tc>
                          <w:tc>
                            <w:tcPr>
                              <w:tcW w:w="524" w:type="dxa"/>
                              <w:textDirection w:val="btLr"/>
                            </w:tcPr>
                            <w:p w14:paraId="21E06371" w14:textId="77777777" w:rsidR="00215D3A" w:rsidRPr="001A44A9" w:rsidRDefault="00215D3A" w:rsidP="001A44A9">
                              <w:pPr>
                                <w:ind w:left="113" w:right="113"/>
                                <w:rPr>
                                  <w:b/>
                                  <w:bCs/>
                                  <w:sz w:val="12"/>
                                  <w:szCs w:val="12"/>
                                </w:rPr>
                              </w:pPr>
                              <w:r w:rsidRPr="001A44A9">
                                <w:rPr>
                                  <w:b/>
                                  <w:bCs/>
                                  <w:sz w:val="12"/>
                                  <w:szCs w:val="12"/>
                                </w:rPr>
                                <w:t>RAVLT</w:t>
                              </w:r>
                            </w:p>
                            <w:p w14:paraId="3853B8D9" w14:textId="77777777" w:rsidR="00215D3A" w:rsidRPr="001A44A9" w:rsidRDefault="00215D3A" w:rsidP="001A44A9">
                              <w:pPr>
                                <w:ind w:left="113" w:right="113"/>
                                <w:rPr>
                                  <w:b/>
                                  <w:bCs/>
                                  <w:sz w:val="12"/>
                                  <w:szCs w:val="12"/>
                                </w:rPr>
                              </w:pPr>
                              <w:r w:rsidRPr="001A44A9">
                                <w:rPr>
                                  <w:b/>
                                  <w:bCs/>
                                  <w:sz w:val="12"/>
                                  <w:szCs w:val="12"/>
                                </w:rPr>
                                <w:t>Immediate</w:t>
                              </w:r>
                            </w:p>
                          </w:tc>
                          <w:tc>
                            <w:tcPr>
                              <w:tcW w:w="373" w:type="dxa"/>
                              <w:textDirection w:val="btLr"/>
                            </w:tcPr>
                            <w:p w14:paraId="7EE72BA7" w14:textId="77777777" w:rsidR="00215D3A" w:rsidRPr="001A44A9" w:rsidRDefault="00215D3A" w:rsidP="001A44A9">
                              <w:pPr>
                                <w:ind w:left="113" w:right="113"/>
                                <w:rPr>
                                  <w:b/>
                                  <w:bCs/>
                                  <w:sz w:val="12"/>
                                  <w:szCs w:val="12"/>
                                </w:rPr>
                              </w:pPr>
                              <w:r w:rsidRPr="001A44A9">
                                <w:rPr>
                                  <w:b/>
                                  <w:bCs/>
                                  <w:sz w:val="12"/>
                                  <w:szCs w:val="12"/>
                                </w:rPr>
                                <w:t>APOE4</w:t>
                              </w:r>
                            </w:p>
                          </w:tc>
                          <w:tc>
                            <w:tcPr>
                              <w:tcW w:w="624" w:type="dxa"/>
                              <w:textDirection w:val="btLr"/>
                            </w:tcPr>
                            <w:p w14:paraId="0582A92C" w14:textId="77777777" w:rsidR="00215D3A" w:rsidRPr="001A44A9" w:rsidRDefault="00215D3A" w:rsidP="001A44A9">
                              <w:pPr>
                                <w:ind w:left="113" w:right="113"/>
                                <w:rPr>
                                  <w:b/>
                                  <w:bCs/>
                                  <w:sz w:val="12"/>
                                  <w:szCs w:val="12"/>
                                </w:rPr>
                              </w:pPr>
                              <w:r w:rsidRPr="001A44A9">
                                <w:rPr>
                                  <w:b/>
                                  <w:bCs/>
                                  <w:sz w:val="12"/>
                                  <w:szCs w:val="12"/>
                                </w:rPr>
                                <w:t>FDG</w:t>
                              </w:r>
                            </w:p>
                          </w:tc>
                          <w:tc>
                            <w:tcPr>
                              <w:tcW w:w="624" w:type="dxa"/>
                              <w:textDirection w:val="btLr"/>
                            </w:tcPr>
                            <w:p w14:paraId="00A0A813" w14:textId="77777777" w:rsidR="00215D3A" w:rsidRPr="001A44A9" w:rsidRDefault="00215D3A" w:rsidP="001A44A9">
                              <w:pPr>
                                <w:ind w:left="113" w:right="113"/>
                                <w:rPr>
                                  <w:b/>
                                  <w:bCs/>
                                  <w:sz w:val="12"/>
                                  <w:szCs w:val="12"/>
                                </w:rPr>
                              </w:pPr>
                              <w:r w:rsidRPr="001A44A9">
                                <w:rPr>
                                  <w:b/>
                                  <w:bCs/>
                                  <w:sz w:val="12"/>
                                  <w:szCs w:val="12"/>
                                </w:rPr>
                                <w:t>AV45</w:t>
                              </w:r>
                            </w:p>
                          </w:tc>
                          <w:tc>
                            <w:tcPr>
                              <w:tcW w:w="549" w:type="dxa"/>
                              <w:textDirection w:val="btLr"/>
                            </w:tcPr>
                            <w:p w14:paraId="2E5C7F06" w14:textId="77777777" w:rsidR="00215D3A" w:rsidRPr="001A44A9" w:rsidRDefault="00215D3A" w:rsidP="001A44A9">
                              <w:pPr>
                                <w:ind w:left="113" w:right="113"/>
                                <w:rPr>
                                  <w:b/>
                                  <w:bCs/>
                                  <w:sz w:val="12"/>
                                  <w:szCs w:val="12"/>
                                </w:rPr>
                              </w:pPr>
                              <w:r w:rsidRPr="001A44A9">
                                <w:rPr>
                                  <w:b/>
                                  <w:bCs/>
                                  <w:sz w:val="12"/>
                                  <w:szCs w:val="12"/>
                                </w:rPr>
                                <w:t>ABETA</w:t>
                              </w:r>
                            </w:p>
                          </w:tc>
                          <w:tc>
                            <w:tcPr>
                              <w:tcW w:w="775" w:type="dxa"/>
                              <w:textDirection w:val="btLr"/>
                            </w:tcPr>
                            <w:p w14:paraId="2D81E3C5" w14:textId="77777777" w:rsidR="00215D3A" w:rsidRPr="001A44A9" w:rsidRDefault="00215D3A" w:rsidP="001A44A9">
                              <w:pPr>
                                <w:ind w:left="113" w:right="113"/>
                                <w:rPr>
                                  <w:b/>
                                  <w:bCs/>
                                  <w:sz w:val="12"/>
                                  <w:szCs w:val="12"/>
                                </w:rPr>
                              </w:pPr>
                              <w:r w:rsidRPr="001A44A9">
                                <w:rPr>
                                  <w:b/>
                                  <w:bCs/>
                                  <w:sz w:val="12"/>
                                  <w:szCs w:val="12"/>
                                </w:rPr>
                                <w:t>Normalized</w:t>
                              </w:r>
                            </w:p>
                            <w:p w14:paraId="6B0BD2B2" w14:textId="77777777" w:rsidR="00215D3A" w:rsidRPr="001A44A9" w:rsidRDefault="00215D3A" w:rsidP="001A44A9">
                              <w:pPr>
                                <w:ind w:left="113" w:right="113"/>
                                <w:rPr>
                                  <w:b/>
                                  <w:bCs/>
                                  <w:sz w:val="12"/>
                                  <w:szCs w:val="12"/>
                                </w:rPr>
                              </w:pPr>
                              <w:r w:rsidRPr="001A44A9">
                                <w:rPr>
                                  <w:b/>
                                  <w:bCs/>
                                  <w:sz w:val="12"/>
                                  <w:szCs w:val="12"/>
                                </w:rPr>
                                <w:t>Hippocampus</w:t>
                              </w:r>
                            </w:p>
                          </w:tc>
                          <w:tc>
                            <w:tcPr>
                              <w:tcW w:w="517" w:type="dxa"/>
                              <w:textDirection w:val="btLr"/>
                            </w:tcPr>
                            <w:p w14:paraId="3F9EDBDB" w14:textId="77777777" w:rsidR="00215D3A" w:rsidRPr="001A44A9" w:rsidRDefault="00215D3A" w:rsidP="001A44A9">
                              <w:pPr>
                                <w:ind w:left="113" w:right="113"/>
                                <w:rPr>
                                  <w:b/>
                                  <w:bCs/>
                                  <w:sz w:val="12"/>
                                  <w:szCs w:val="12"/>
                                </w:rPr>
                              </w:pPr>
                              <w:r w:rsidRPr="001A44A9">
                                <w:rPr>
                                  <w:b/>
                                  <w:bCs/>
                                  <w:sz w:val="12"/>
                                  <w:szCs w:val="12"/>
                                </w:rPr>
                                <w:t>Normalized</w:t>
                              </w:r>
                            </w:p>
                            <w:p w14:paraId="4C65330E" w14:textId="77777777" w:rsidR="00215D3A" w:rsidRPr="001A44A9" w:rsidRDefault="00215D3A" w:rsidP="001A44A9">
                              <w:pPr>
                                <w:ind w:left="113" w:right="113"/>
                                <w:rPr>
                                  <w:b/>
                                  <w:bCs/>
                                  <w:sz w:val="12"/>
                                  <w:szCs w:val="12"/>
                                </w:rPr>
                              </w:pPr>
                              <w:r w:rsidRPr="001A44A9">
                                <w:rPr>
                                  <w:b/>
                                  <w:bCs/>
                                  <w:sz w:val="12"/>
                                  <w:szCs w:val="12"/>
                                </w:rPr>
                                <w:t>Ventricles</w:t>
                              </w:r>
                            </w:p>
                          </w:tc>
                        </w:tr>
                        <w:tr w:rsidR="001A44A9" w:rsidRPr="004F70E7" w14:paraId="636AF689" w14:textId="77777777" w:rsidTr="001A44A9">
                          <w:trPr>
                            <w:trHeight w:val="88"/>
                          </w:trPr>
                          <w:tc>
                            <w:tcPr>
                              <w:tcW w:w="441" w:type="dxa"/>
                              <w:vAlign w:val="center"/>
                            </w:tcPr>
                            <w:p w14:paraId="66922BAC" w14:textId="1E784EE7" w:rsidR="004F70E7" w:rsidRPr="004F70E7" w:rsidRDefault="004F70E7" w:rsidP="004F70E7">
                              <w:pPr>
                                <w:rPr>
                                  <w:rFonts w:ascii="Segoe UI" w:hAnsi="Segoe UI" w:cs="Segoe UI"/>
                                  <w:color w:val="000000"/>
                                  <w:sz w:val="14"/>
                                  <w:szCs w:val="14"/>
                                </w:rPr>
                              </w:pPr>
                              <w:r w:rsidRPr="004F70E7">
                                <w:rPr>
                                  <w:rFonts w:ascii="Segoe UI" w:hAnsi="Segoe UI" w:cs="Segoe UI"/>
                                  <w:color w:val="000000"/>
                                  <w:sz w:val="14"/>
                                  <w:szCs w:val="14"/>
                                </w:rPr>
                                <w:t>T0</w:t>
                              </w:r>
                            </w:p>
                          </w:tc>
                          <w:tc>
                            <w:tcPr>
                              <w:tcW w:w="373" w:type="dxa"/>
                            </w:tcPr>
                            <w:p w14:paraId="10A25BB9" w14:textId="4855B465"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29</w:t>
                              </w:r>
                            </w:p>
                          </w:tc>
                          <w:tc>
                            <w:tcPr>
                              <w:tcW w:w="398" w:type="dxa"/>
                            </w:tcPr>
                            <w:p w14:paraId="3FA593CF" w14:textId="7974AC7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1.5</w:t>
                              </w:r>
                            </w:p>
                          </w:tc>
                          <w:tc>
                            <w:tcPr>
                              <w:tcW w:w="549" w:type="dxa"/>
                            </w:tcPr>
                            <w:p w14:paraId="4E24509A" w14:textId="70B35898"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16.67</w:t>
                              </w:r>
                            </w:p>
                          </w:tc>
                          <w:tc>
                            <w:tcPr>
                              <w:tcW w:w="373" w:type="dxa"/>
                            </w:tcPr>
                            <w:p w14:paraId="62350D11" w14:textId="5326874A"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524" w:type="dxa"/>
                            </w:tcPr>
                            <w:p w14:paraId="28433F50" w14:textId="749C576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24</w:t>
                              </w:r>
                            </w:p>
                          </w:tc>
                          <w:tc>
                            <w:tcPr>
                              <w:tcW w:w="373" w:type="dxa"/>
                            </w:tcPr>
                            <w:p w14:paraId="36E09663" w14:textId="279FA21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624" w:type="dxa"/>
                            </w:tcPr>
                            <w:p w14:paraId="60F621E3" w14:textId="0D15D280"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624" w:type="dxa"/>
                            </w:tcPr>
                            <w:p w14:paraId="5D7EFE12" w14:textId="41FCC01F"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49" w:type="dxa"/>
                            </w:tcPr>
                            <w:p w14:paraId="6BE5D500" w14:textId="31B2430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1013</w:t>
                              </w:r>
                            </w:p>
                          </w:tc>
                          <w:tc>
                            <w:tcPr>
                              <w:tcW w:w="775" w:type="dxa"/>
                            </w:tcPr>
                            <w:p w14:paraId="6B294062" w14:textId="4B23D641"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0.004534</w:t>
                              </w:r>
                            </w:p>
                          </w:tc>
                          <w:tc>
                            <w:tcPr>
                              <w:tcW w:w="517" w:type="dxa"/>
                            </w:tcPr>
                            <w:p w14:paraId="2897D249" w14:textId="36C5A054"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0.022872</w:t>
                              </w:r>
                            </w:p>
                          </w:tc>
                        </w:tr>
                        <w:tr w:rsidR="001A44A9" w:rsidRPr="004F70E7" w14:paraId="55588D58" w14:textId="77777777" w:rsidTr="001A44A9">
                          <w:trPr>
                            <w:trHeight w:val="36"/>
                          </w:trPr>
                          <w:tc>
                            <w:tcPr>
                              <w:tcW w:w="441" w:type="dxa"/>
                              <w:vAlign w:val="center"/>
                            </w:tcPr>
                            <w:p w14:paraId="1980D291" w14:textId="426B8AB7" w:rsidR="004F70E7" w:rsidRPr="004F70E7" w:rsidRDefault="004F70E7" w:rsidP="004F70E7">
                              <w:pPr>
                                <w:rPr>
                                  <w:rFonts w:ascii="Segoe UI" w:hAnsi="Segoe UI" w:cs="Segoe UI"/>
                                  <w:color w:val="000000"/>
                                  <w:sz w:val="14"/>
                                  <w:szCs w:val="14"/>
                                </w:rPr>
                              </w:pPr>
                              <w:r w:rsidRPr="004F70E7">
                                <w:rPr>
                                  <w:rFonts w:ascii="Segoe UI" w:hAnsi="Segoe UI" w:cs="Segoe UI"/>
                                  <w:color w:val="000000"/>
                                  <w:sz w:val="14"/>
                                  <w:szCs w:val="14"/>
                                </w:rPr>
                                <w:t>T6</w:t>
                              </w:r>
                            </w:p>
                          </w:tc>
                          <w:tc>
                            <w:tcPr>
                              <w:tcW w:w="373" w:type="dxa"/>
                            </w:tcPr>
                            <w:p w14:paraId="7E1AD49F" w14:textId="7653C4D7"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398" w:type="dxa"/>
                            </w:tcPr>
                            <w:p w14:paraId="665BD0B2" w14:textId="2D6B77B8"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49" w:type="dxa"/>
                            </w:tcPr>
                            <w:p w14:paraId="6B621D18" w14:textId="4078E900"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373" w:type="dxa"/>
                            </w:tcPr>
                            <w:p w14:paraId="2E031928" w14:textId="0E80CC9F"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24" w:type="dxa"/>
                            </w:tcPr>
                            <w:p w14:paraId="47E8DBB0" w14:textId="10D0B075"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373" w:type="dxa"/>
                            </w:tcPr>
                            <w:p w14:paraId="4B40C5B4" w14:textId="07BA0DDC"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624" w:type="dxa"/>
                            </w:tcPr>
                            <w:p w14:paraId="0EED7145" w14:textId="61B12F80"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624" w:type="dxa"/>
                            </w:tcPr>
                            <w:p w14:paraId="461F269A" w14:textId="4F610060"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49" w:type="dxa"/>
                            </w:tcPr>
                            <w:p w14:paraId="3418C72D" w14:textId="702C3DFE"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775" w:type="dxa"/>
                            </w:tcPr>
                            <w:p w14:paraId="359DCC09" w14:textId="4F2FD64F"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17" w:type="dxa"/>
                            </w:tcPr>
                            <w:p w14:paraId="01A94213" w14:textId="45DA6964"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r>
                        <w:tr w:rsidR="001A44A9" w:rsidRPr="004F70E7" w14:paraId="0F07F7C8" w14:textId="77777777" w:rsidTr="001A44A9">
                          <w:trPr>
                            <w:trHeight w:val="36"/>
                          </w:trPr>
                          <w:tc>
                            <w:tcPr>
                              <w:tcW w:w="441" w:type="dxa"/>
                              <w:vAlign w:val="center"/>
                            </w:tcPr>
                            <w:p w14:paraId="41335CE2" w14:textId="60CEECC1" w:rsidR="004F70E7" w:rsidRPr="004F70E7" w:rsidRDefault="004F70E7" w:rsidP="004F70E7">
                              <w:pPr>
                                <w:rPr>
                                  <w:rFonts w:ascii="Segoe UI" w:hAnsi="Segoe UI" w:cs="Segoe UI"/>
                                  <w:color w:val="000000"/>
                                  <w:sz w:val="14"/>
                                  <w:szCs w:val="14"/>
                                </w:rPr>
                              </w:pPr>
                              <w:r w:rsidRPr="004F70E7">
                                <w:rPr>
                                  <w:rFonts w:ascii="Segoe UI" w:hAnsi="Segoe UI" w:cs="Segoe UI"/>
                                  <w:color w:val="000000"/>
                                  <w:sz w:val="14"/>
                                  <w:szCs w:val="14"/>
                                </w:rPr>
                                <w:t>T12</w:t>
                              </w:r>
                            </w:p>
                          </w:tc>
                          <w:tc>
                            <w:tcPr>
                              <w:tcW w:w="373" w:type="dxa"/>
                            </w:tcPr>
                            <w:p w14:paraId="6A7F2F54" w14:textId="031E0782"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30</w:t>
                              </w:r>
                            </w:p>
                          </w:tc>
                          <w:tc>
                            <w:tcPr>
                              <w:tcW w:w="398" w:type="dxa"/>
                            </w:tcPr>
                            <w:p w14:paraId="2C479291" w14:textId="11265A3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w:t>
                              </w:r>
                            </w:p>
                          </w:tc>
                          <w:tc>
                            <w:tcPr>
                              <w:tcW w:w="549" w:type="dxa"/>
                            </w:tcPr>
                            <w:p w14:paraId="50CE917A" w14:textId="5A36AB74"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18</w:t>
                              </w:r>
                            </w:p>
                          </w:tc>
                          <w:tc>
                            <w:tcPr>
                              <w:tcW w:w="373" w:type="dxa"/>
                            </w:tcPr>
                            <w:p w14:paraId="1FAFD621" w14:textId="393D73C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4</w:t>
                              </w:r>
                            </w:p>
                          </w:tc>
                          <w:tc>
                            <w:tcPr>
                              <w:tcW w:w="524" w:type="dxa"/>
                            </w:tcPr>
                            <w:p w14:paraId="37B67D8A" w14:textId="030E9ED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25</w:t>
                              </w:r>
                            </w:p>
                          </w:tc>
                          <w:tc>
                            <w:tcPr>
                              <w:tcW w:w="373" w:type="dxa"/>
                            </w:tcPr>
                            <w:p w14:paraId="6EFAF0E5" w14:textId="50EB392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624" w:type="dxa"/>
                            </w:tcPr>
                            <w:p w14:paraId="2BF87242" w14:textId="31BF5A0E"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1.217</w:t>
                              </w:r>
                              <w:r w:rsidR="001A44A9">
                                <w:rPr>
                                  <w:rFonts w:ascii="Segoe UI" w:hAnsi="Segoe UI" w:cs="Segoe UI"/>
                                  <w:color w:val="000000"/>
                                  <w:sz w:val="14"/>
                                  <w:szCs w:val="14"/>
                                  <w:highlight w:val="green"/>
                                </w:rPr>
                                <w:t>8</w:t>
                              </w:r>
                            </w:p>
                          </w:tc>
                          <w:tc>
                            <w:tcPr>
                              <w:tcW w:w="624" w:type="dxa"/>
                            </w:tcPr>
                            <w:p w14:paraId="75442B8F" w14:textId="0548AB2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1.146</w:t>
                              </w:r>
                              <w:r w:rsidR="001A44A9">
                                <w:rPr>
                                  <w:rFonts w:ascii="Segoe UI" w:hAnsi="Segoe UI" w:cs="Segoe UI"/>
                                  <w:color w:val="000000"/>
                                  <w:sz w:val="14"/>
                                  <w:szCs w:val="14"/>
                                  <w:highlight w:val="green"/>
                                </w:rPr>
                                <w:t>3</w:t>
                              </w:r>
                            </w:p>
                          </w:tc>
                          <w:tc>
                            <w:tcPr>
                              <w:tcW w:w="549" w:type="dxa"/>
                            </w:tcPr>
                            <w:p w14:paraId="53480821" w14:textId="399F98A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940.3</w:t>
                              </w:r>
                            </w:p>
                          </w:tc>
                          <w:tc>
                            <w:tcPr>
                              <w:tcW w:w="775" w:type="dxa"/>
                            </w:tcPr>
                            <w:p w14:paraId="0D6CCB82" w14:textId="41D6385F"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0.004776</w:t>
                              </w:r>
                            </w:p>
                          </w:tc>
                          <w:tc>
                            <w:tcPr>
                              <w:tcW w:w="517" w:type="dxa"/>
                            </w:tcPr>
                            <w:p w14:paraId="21C7F4D3" w14:textId="5DABBD35"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0.025127</w:t>
                              </w:r>
                            </w:p>
                          </w:tc>
                        </w:tr>
                        <w:tr w:rsidR="001A44A9" w:rsidRPr="004F70E7" w14:paraId="3BC9F3C4" w14:textId="77777777" w:rsidTr="001A44A9">
                          <w:trPr>
                            <w:trHeight w:val="36"/>
                          </w:trPr>
                          <w:tc>
                            <w:tcPr>
                              <w:tcW w:w="441" w:type="dxa"/>
                              <w:vAlign w:val="center"/>
                            </w:tcPr>
                            <w:p w14:paraId="3FB95ED1" w14:textId="0814DB82" w:rsidR="004F70E7" w:rsidRPr="004F70E7" w:rsidRDefault="004F70E7" w:rsidP="004F70E7">
                              <w:pPr>
                                <w:rPr>
                                  <w:rFonts w:ascii="Segoe UI" w:hAnsi="Segoe UI" w:cs="Segoe UI"/>
                                  <w:color w:val="000000"/>
                                  <w:sz w:val="14"/>
                                  <w:szCs w:val="14"/>
                                </w:rPr>
                              </w:pPr>
                              <w:r w:rsidRPr="004F70E7">
                                <w:rPr>
                                  <w:rFonts w:ascii="Segoe UI" w:hAnsi="Segoe UI" w:cs="Segoe UI"/>
                                  <w:color w:val="000000"/>
                                  <w:sz w:val="14"/>
                                  <w:szCs w:val="14"/>
                                </w:rPr>
                                <w:t>T24</w:t>
                              </w:r>
                            </w:p>
                          </w:tc>
                          <w:tc>
                            <w:tcPr>
                              <w:tcW w:w="373" w:type="dxa"/>
                            </w:tcPr>
                            <w:p w14:paraId="45774361" w14:textId="3DF93891"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29</w:t>
                              </w:r>
                            </w:p>
                          </w:tc>
                          <w:tc>
                            <w:tcPr>
                              <w:tcW w:w="398" w:type="dxa"/>
                            </w:tcPr>
                            <w:p w14:paraId="0B60B6B6" w14:textId="07121C9D"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3.5</w:t>
                              </w:r>
                            </w:p>
                          </w:tc>
                          <w:tc>
                            <w:tcPr>
                              <w:tcW w:w="549" w:type="dxa"/>
                            </w:tcPr>
                            <w:p w14:paraId="184E08C3" w14:textId="26930F3B"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20</w:t>
                              </w:r>
                            </w:p>
                          </w:tc>
                          <w:tc>
                            <w:tcPr>
                              <w:tcW w:w="373" w:type="dxa"/>
                            </w:tcPr>
                            <w:p w14:paraId="04B2CD80" w14:textId="346CBE43"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7</w:t>
                              </w:r>
                            </w:p>
                          </w:tc>
                          <w:tc>
                            <w:tcPr>
                              <w:tcW w:w="524" w:type="dxa"/>
                            </w:tcPr>
                            <w:p w14:paraId="5A8264DD" w14:textId="0948D664"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30</w:t>
                              </w:r>
                            </w:p>
                          </w:tc>
                          <w:tc>
                            <w:tcPr>
                              <w:tcW w:w="373" w:type="dxa"/>
                            </w:tcPr>
                            <w:p w14:paraId="5764696C" w14:textId="49DE0F75"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0</w:t>
                              </w:r>
                            </w:p>
                          </w:tc>
                          <w:tc>
                            <w:tcPr>
                              <w:tcW w:w="624" w:type="dxa"/>
                            </w:tcPr>
                            <w:p w14:paraId="422D26BB" w14:textId="18B4E74D"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624" w:type="dxa"/>
                            </w:tcPr>
                            <w:p w14:paraId="5933AD3F" w14:textId="58B9DF05"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549" w:type="dxa"/>
                            </w:tcPr>
                            <w:p w14:paraId="2E8A3782" w14:textId="3803AED8" w:rsidR="004F70E7" w:rsidRPr="004F70E7" w:rsidRDefault="004F70E7" w:rsidP="004F70E7">
                              <w:pPr>
                                <w:rPr>
                                  <w:rFonts w:ascii="Segoe UI" w:hAnsi="Segoe UI" w:cs="Segoe UI"/>
                                  <w:color w:val="000000"/>
                                  <w:sz w:val="14"/>
                                  <w:szCs w:val="14"/>
                                  <w:highlight w:val="green"/>
                                </w:rPr>
                              </w:pPr>
                              <w:r w:rsidRPr="004F70E7">
                                <w:rPr>
                                  <w:rFonts w:ascii="Segoe UI" w:hAnsi="Segoe UI" w:cs="Segoe UI"/>
                                  <w:color w:val="000000"/>
                                  <w:sz w:val="14"/>
                                  <w:szCs w:val="14"/>
                                  <w:highlight w:val="green"/>
                                </w:rPr>
                                <w:t>-</w:t>
                              </w:r>
                            </w:p>
                          </w:tc>
                          <w:tc>
                            <w:tcPr>
                              <w:tcW w:w="775" w:type="dxa"/>
                            </w:tcPr>
                            <w:p w14:paraId="0780461B" w14:textId="20235807"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0.004749</w:t>
                              </w:r>
                            </w:p>
                          </w:tc>
                          <w:tc>
                            <w:tcPr>
                              <w:tcW w:w="517" w:type="dxa"/>
                            </w:tcPr>
                            <w:p w14:paraId="5F0E1F0C" w14:textId="0EAC1E38" w:rsidR="004F70E7" w:rsidRPr="004F70E7" w:rsidRDefault="003B2922" w:rsidP="004F70E7">
                              <w:pPr>
                                <w:rPr>
                                  <w:rFonts w:ascii="Segoe UI" w:hAnsi="Segoe UI" w:cs="Segoe UI"/>
                                  <w:color w:val="000000"/>
                                  <w:sz w:val="14"/>
                                  <w:szCs w:val="14"/>
                                  <w:highlight w:val="green"/>
                                </w:rPr>
                              </w:pPr>
                              <w:r w:rsidRPr="003B2922">
                                <w:rPr>
                                  <w:rFonts w:ascii="Segoe UI" w:hAnsi="Segoe UI" w:cs="Segoe UI"/>
                                  <w:color w:val="000000"/>
                                  <w:sz w:val="14"/>
                                  <w:szCs w:val="14"/>
                                  <w:highlight w:val="green"/>
                                </w:rPr>
                                <w:t>0.028646</w:t>
                              </w:r>
                            </w:p>
                          </w:tc>
                        </w:tr>
                      </w:tbl>
                      <w:p w14:paraId="4D9968F7" w14:textId="77777777" w:rsidR="00215D3A" w:rsidRPr="004F70E7" w:rsidRDefault="00215D3A" w:rsidP="004F70E7">
                        <w:pPr>
                          <w:spacing w:after="0" w:line="240" w:lineRule="auto"/>
                          <w:rPr>
                            <w:rFonts w:ascii="Segoe UI" w:hAnsi="Segoe UI" w:cs="Segoe UI"/>
                            <w:color w:val="000000"/>
                            <w:sz w:val="14"/>
                            <w:szCs w:val="14"/>
                            <w:highlight w:val="red"/>
                          </w:rPr>
                        </w:pPr>
                      </w:p>
                    </w:txbxContent>
                  </v:textbox>
                </v:shape>
              </v:group>
            </w:pict>
          </mc:Fallback>
        </mc:AlternateContent>
      </w:r>
    </w:p>
    <w:p w14:paraId="1A5B5996" w14:textId="1436A413" w:rsidR="00215D3A" w:rsidRDefault="00215D3A" w:rsidP="009E6963">
      <w:pPr>
        <w:rPr>
          <w:sz w:val="20"/>
          <w:szCs w:val="20"/>
        </w:rPr>
      </w:pPr>
    </w:p>
    <w:p w14:paraId="4BEB0D91" w14:textId="77777777" w:rsidR="00215D3A" w:rsidRDefault="00215D3A" w:rsidP="009E6963">
      <w:pPr>
        <w:rPr>
          <w:sz w:val="20"/>
          <w:szCs w:val="20"/>
        </w:rPr>
      </w:pPr>
    </w:p>
    <w:p w14:paraId="6E75A224" w14:textId="1E2D8AE5" w:rsidR="00215D3A" w:rsidRDefault="00215D3A" w:rsidP="009E6963">
      <w:pPr>
        <w:rPr>
          <w:sz w:val="20"/>
          <w:szCs w:val="20"/>
        </w:rPr>
      </w:pPr>
    </w:p>
    <w:p w14:paraId="7A401154" w14:textId="0860E034" w:rsidR="00AA5F90" w:rsidRDefault="002E0514" w:rsidP="009E6963">
      <w:pPr>
        <w:rPr>
          <w:sz w:val="20"/>
          <w:szCs w:val="20"/>
        </w:rPr>
      </w:pPr>
      <w:r>
        <w:rPr>
          <w:noProof/>
          <w:sz w:val="20"/>
          <w:szCs w:val="20"/>
        </w:rPr>
        <mc:AlternateContent>
          <mc:Choice Requires="wps">
            <w:drawing>
              <wp:anchor distT="0" distB="0" distL="114300" distR="114300" simplePos="0" relativeHeight="251937792" behindDoc="0" locked="0" layoutInCell="1" allowOverlap="1" wp14:anchorId="08C98920" wp14:editId="435B3F1C">
                <wp:simplePos x="0" y="0"/>
                <wp:positionH relativeFrom="column">
                  <wp:posOffset>-7620</wp:posOffset>
                </wp:positionH>
                <wp:positionV relativeFrom="paragraph">
                  <wp:posOffset>290195</wp:posOffset>
                </wp:positionV>
                <wp:extent cx="247650" cy="158750"/>
                <wp:effectExtent l="0" t="0" r="13335" b="12700"/>
                <wp:wrapNone/>
                <wp:docPr id="213967935"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26BF40FD" w14:textId="10A76FF8" w:rsidR="002E0514" w:rsidRPr="00603F99" w:rsidRDefault="002E0514" w:rsidP="002E0514">
                            <w:pPr>
                              <w:jc w:val="center"/>
                              <w:rPr>
                                <w:sz w:val="16"/>
                                <w:szCs w:val="16"/>
                              </w:rPr>
                            </w:pPr>
                            <w:r w:rsidRPr="00603F99">
                              <w:rPr>
                                <w:sz w:val="16"/>
                                <w:szCs w:val="16"/>
                              </w:rPr>
                              <w:t>10</w:t>
                            </w:r>
                            <w:r>
                              <w:rPr>
                                <w:sz w:val="16"/>
                                <w:szCs w:val="16"/>
                              </w:rPr>
                              <w:t>e</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98920" id="_x0000_s1042" style="position:absolute;margin-left:-.6pt;margin-top:22.85pt;width:19.5pt;height:12.5pt;z-index:251937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" fillcolor="white [3201]" strokecolor="black [3200]" strokeweight="1pt">
                <v:textbox inset="1.44pt,0,1.44pt,0">
                  <w:txbxContent>
                    <w:p w14:paraId="26BF40FD" w14:textId="10A76FF8" w:rsidR="002E0514" w:rsidRPr="00603F99" w:rsidRDefault="002E0514" w:rsidP="002E0514">
                      <w:pPr>
                        <w:jc w:val="center"/>
                        <w:rPr>
                          <w:sz w:val="16"/>
                          <w:szCs w:val="16"/>
                        </w:rPr>
                      </w:pPr>
                      <w:r w:rsidRPr="00603F99">
                        <w:rPr>
                          <w:sz w:val="16"/>
                          <w:szCs w:val="16"/>
                        </w:rPr>
                        <w:t>10</w:t>
                      </w:r>
                      <w:r>
                        <w:rPr>
                          <w:sz w:val="16"/>
                          <w:szCs w:val="16"/>
                        </w:rPr>
                        <w:t>e</w:t>
                      </w:r>
                    </w:p>
                  </w:txbxContent>
                </v:textbox>
              </v:rect>
            </w:pict>
          </mc:Fallback>
        </mc:AlternateContent>
      </w:r>
      <w:r w:rsidR="00356A1D">
        <w:rPr>
          <w:noProof/>
          <w:sz w:val="20"/>
          <w:szCs w:val="20"/>
        </w:rPr>
        <mc:AlternateContent>
          <mc:Choice Requires="wpg">
            <w:drawing>
              <wp:anchor distT="0" distB="0" distL="114300" distR="114300" simplePos="0" relativeHeight="251833344" behindDoc="0" locked="0" layoutInCell="1" allowOverlap="1" wp14:anchorId="6AD122FA" wp14:editId="52EA3C29">
                <wp:simplePos x="0" y="0"/>
                <wp:positionH relativeFrom="column">
                  <wp:posOffset>0</wp:posOffset>
                </wp:positionH>
                <wp:positionV relativeFrom="paragraph">
                  <wp:posOffset>224046</wp:posOffset>
                </wp:positionV>
                <wp:extent cx="6438900" cy="1303020"/>
                <wp:effectExtent l="0" t="0" r="19050" b="11430"/>
                <wp:wrapNone/>
                <wp:docPr id="377754147" name="Group 71"/>
                <wp:cNvGraphicFramePr/>
                <a:graphic xmlns:a="http://schemas.openxmlformats.org/drawingml/2006/main">
                  <a:graphicData uri="http://schemas.microsoft.com/office/word/2010/wordprocessingGroup">
                    <wpg:wgp>
                      <wpg:cNvGrpSpPr/>
                      <wpg:grpSpPr>
                        <a:xfrm>
                          <a:off x="0" y="0"/>
                          <a:ext cx="6438900" cy="1303020"/>
                          <a:chOff x="0" y="0"/>
                          <a:chExt cx="5873962" cy="1292860"/>
                        </a:xfrm>
                      </wpg:grpSpPr>
                      <wps:wsp>
                        <wps:cNvPr id="1608504240" name="Text Box 67"/>
                        <wps:cNvSpPr txBox="1"/>
                        <wps:spPr>
                          <a:xfrm>
                            <a:off x="0" y="0"/>
                            <a:ext cx="5873962" cy="1292860"/>
                          </a:xfrm>
                          <a:prstGeom prst="rect">
                            <a:avLst/>
                          </a:prstGeom>
                          <a:solidFill>
                            <a:schemeClr val="lt1"/>
                          </a:solidFill>
                          <a:ln w="6350">
                            <a:solidFill>
                              <a:prstClr val="black"/>
                            </a:solidFill>
                          </a:ln>
                        </wps:spPr>
                        <wps:txbx>
                          <w:txbxContent>
                            <w:p w14:paraId="671A97A7" w14:textId="786548AE" w:rsidR="008D4321" w:rsidRDefault="009E0D8E" w:rsidP="008D4321">
                              <w:r>
                                <w:rPr>
                                  <w:noProof/>
                                  <w:sz w:val="20"/>
                                  <w:szCs w:val="20"/>
                                </w:rPr>
                                <w:drawing>
                                  <wp:inline distT="0" distB="0" distL="0" distR="0" wp14:anchorId="78BA652C" wp14:editId="723FBC84">
                                    <wp:extent cx="2009903" cy="1163746"/>
                                    <wp:effectExtent l="19050" t="19050" r="9525" b="17780"/>
                                    <wp:docPr id="12986532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9672" cy="1169402"/>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0650066" name="Text Box 65"/>
                        <wps:cNvSpPr txBox="1"/>
                        <wps:spPr>
                          <a:xfrm>
                            <a:off x="2041102" y="8980"/>
                            <a:ext cx="3832860" cy="1283864"/>
                          </a:xfrm>
                          <a:prstGeom prst="rect">
                            <a:avLst/>
                          </a:prstGeom>
                          <a:solidFill>
                            <a:schemeClr val="lt1"/>
                          </a:solidFill>
                          <a:ln w="6350">
                            <a:noFill/>
                          </a:ln>
                        </wps:spPr>
                        <wps:txbx>
                          <w:txbxContent>
                            <w:tbl>
                              <w:tblPr>
                                <w:tblStyle w:val="TableGrid"/>
                                <w:tblW w:w="6300" w:type="dxa"/>
                                <w:tblInd w:w="-5" w:type="dxa"/>
                                <w:tblLook w:val="04A0" w:firstRow="1" w:lastRow="0" w:firstColumn="1" w:lastColumn="0" w:noHBand="0" w:noVBand="1"/>
                              </w:tblPr>
                              <w:tblGrid>
                                <w:gridCol w:w="441"/>
                                <w:gridCol w:w="429"/>
                                <w:gridCol w:w="398"/>
                                <w:gridCol w:w="387"/>
                                <w:gridCol w:w="387"/>
                                <w:gridCol w:w="524"/>
                                <w:gridCol w:w="387"/>
                                <w:gridCol w:w="624"/>
                                <w:gridCol w:w="624"/>
                                <w:gridCol w:w="549"/>
                                <w:gridCol w:w="775"/>
                                <w:gridCol w:w="775"/>
                              </w:tblGrid>
                              <w:tr w:rsidR="008D4321" w14:paraId="20B52148" w14:textId="77777777" w:rsidTr="00676E02">
                                <w:trPr>
                                  <w:cantSplit/>
                                  <w:trHeight w:val="1070"/>
                                </w:trPr>
                                <w:tc>
                                  <w:tcPr>
                                    <w:tcW w:w="441" w:type="dxa"/>
                                    <w:textDirection w:val="btLr"/>
                                  </w:tcPr>
                                  <w:p w14:paraId="72936FA6" w14:textId="77777777" w:rsidR="008D4321" w:rsidRPr="003677BD" w:rsidRDefault="008D4321" w:rsidP="00406DDE">
                                    <w:pPr>
                                      <w:ind w:left="113" w:right="113"/>
                                      <w:rPr>
                                        <w:sz w:val="12"/>
                                        <w:szCs w:val="12"/>
                                      </w:rPr>
                                    </w:pPr>
                                    <w:r w:rsidRPr="003677BD">
                                      <w:rPr>
                                        <w:b/>
                                        <w:bCs/>
                                        <w:sz w:val="12"/>
                                        <w:szCs w:val="12"/>
                                      </w:rPr>
                                      <w:t>Timepoint</w:t>
                                    </w:r>
                                  </w:p>
                                </w:tc>
                                <w:tc>
                                  <w:tcPr>
                                    <w:tcW w:w="473" w:type="dxa"/>
                                    <w:textDirection w:val="btLr"/>
                                  </w:tcPr>
                                  <w:p w14:paraId="1D2F2067" w14:textId="77777777" w:rsidR="008D4321" w:rsidRPr="003677BD" w:rsidRDefault="008D4321" w:rsidP="00406DDE">
                                    <w:pPr>
                                      <w:ind w:left="113" w:right="113"/>
                                      <w:rPr>
                                        <w:sz w:val="12"/>
                                        <w:szCs w:val="12"/>
                                      </w:rPr>
                                    </w:pPr>
                                    <w:r w:rsidRPr="003677BD">
                                      <w:rPr>
                                        <w:b/>
                                        <w:bCs/>
                                        <w:sz w:val="12"/>
                                        <w:szCs w:val="12"/>
                                      </w:rPr>
                                      <w:t>MMSE</w:t>
                                    </w:r>
                                  </w:p>
                                </w:tc>
                                <w:tc>
                                  <w:tcPr>
                                    <w:tcW w:w="398" w:type="dxa"/>
                                    <w:textDirection w:val="btLr"/>
                                  </w:tcPr>
                                  <w:p w14:paraId="33FAD4E1" w14:textId="77777777" w:rsidR="008D4321" w:rsidRPr="003677BD" w:rsidRDefault="008D4321" w:rsidP="00406DDE">
                                    <w:pPr>
                                      <w:ind w:left="113" w:right="113"/>
                                      <w:rPr>
                                        <w:sz w:val="12"/>
                                        <w:szCs w:val="12"/>
                                      </w:rPr>
                                    </w:pPr>
                                    <w:r w:rsidRPr="003677BD">
                                      <w:rPr>
                                        <w:b/>
                                        <w:bCs/>
                                        <w:sz w:val="12"/>
                                        <w:szCs w:val="12"/>
                                      </w:rPr>
                                      <w:t>CDRSB</w:t>
                                    </w:r>
                                  </w:p>
                                </w:tc>
                                <w:tc>
                                  <w:tcPr>
                                    <w:tcW w:w="398" w:type="dxa"/>
                                    <w:textDirection w:val="btLr"/>
                                  </w:tcPr>
                                  <w:p w14:paraId="38C57DD3" w14:textId="77777777" w:rsidR="008D4321" w:rsidRPr="003677BD" w:rsidRDefault="008D4321" w:rsidP="00406DDE">
                                    <w:pPr>
                                      <w:ind w:left="113" w:right="113"/>
                                      <w:rPr>
                                        <w:sz w:val="12"/>
                                        <w:szCs w:val="12"/>
                                      </w:rPr>
                                    </w:pPr>
                                    <w:r w:rsidRPr="003677BD">
                                      <w:rPr>
                                        <w:b/>
                                        <w:bCs/>
                                        <w:sz w:val="12"/>
                                        <w:szCs w:val="12"/>
                                      </w:rPr>
                                      <w:t>ADAS13</w:t>
                                    </w:r>
                                  </w:p>
                                </w:tc>
                                <w:tc>
                                  <w:tcPr>
                                    <w:tcW w:w="398" w:type="dxa"/>
                                    <w:textDirection w:val="btLr"/>
                                  </w:tcPr>
                                  <w:p w14:paraId="0B78E970" w14:textId="77777777" w:rsidR="008D4321" w:rsidRPr="003677BD" w:rsidRDefault="008D4321" w:rsidP="00406DDE">
                                    <w:pPr>
                                      <w:ind w:left="113" w:right="113"/>
                                      <w:rPr>
                                        <w:sz w:val="12"/>
                                        <w:szCs w:val="12"/>
                                      </w:rPr>
                                    </w:pPr>
                                    <w:r w:rsidRPr="003677BD">
                                      <w:rPr>
                                        <w:b/>
                                        <w:bCs/>
                                        <w:sz w:val="12"/>
                                        <w:szCs w:val="12"/>
                                      </w:rPr>
                                      <w:t>FAQ</w:t>
                                    </w:r>
                                  </w:p>
                                </w:tc>
                                <w:tc>
                                  <w:tcPr>
                                    <w:tcW w:w="524" w:type="dxa"/>
                                    <w:textDirection w:val="btLr"/>
                                  </w:tcPr>
                                  <w:p w14:paraId="38A022BD" w14:textId="77777777" w:rsidR="008D4321" w:rsidRPr="003677BD" w:rsidRDefault="008D4321" w:rsidP="00406DDE">
                                    <w:pPr>
                                      <w:ind w:left="113" w:right="113"/>
                                      <w:rPr>
                                        <w:b/>
                                        <w:bCs/>
                                        <w:sz w:val="12"/>
                                        <w:szCs w:val="12"/>
                                      </w:rPr>
                                    </w:pPr>
                                    <w:r w:rsidRPr="003677BD">
                                      <w:rPr>
                                        <w:b/>
                                        <w:bCs/>
                                        <w:sz w:val="12"/>
                                        <w:szCs w:val="12"/>
                                      </w:rPr>
                                      <w:t>RAVLT</w:t>
                                    </w:r>
                                  </w:p>
                                  <w:p w14:paraId="72617736" w14:textId="77777777" w:rsidR="008D4321" w:rsidRPr="003677BD" w:rsidRDefault="008D4321" w:rsidP="00406DDE">
                                    <w:pPr>
                                      <w:ind w:left="113" w:right="113"/>
                                      <w:rPr>
                                        <w:sz w:val="12"/>
                                        <w:szCs w:val="12"/>
                                      </w:rPr>
                                    </w:pPr>
                                    <w:r w:rsidRPr="003677BD">
                                      <w:rPr>
                                        <w:b/>
                                        <w:bCs/>
                                        <w:sz w:val="12"/>
                                        <w:szCs w:val="12"/>
                                      </w:rPr>
                                      <w:t>Immediate</w:t>
                                    </w:r>
                                  </w:p>
                                </w:tc>
                                <w:tc>
                                  <w:tcPr>
                                    <w:tcW w:w="398" w:type="dxa"/>
                                    <w:textDirection w:val="btLr"/>
                                  </w:tcPr>
                                  <w:p w14:paraId="2027488E" w14:textId="77777777" w:rsidR="008D4321" w:rsidRPr="003677BD" w:rsidRDefault="008D4321" w:rsidP="00406DDE">
                                    <w:pPr>
                                      <w:ind w:left="113" w:right="113"/>
                                      <w:rPr>
                                        <w:sz w:val="12"/>
                                        <w:szCs w:val="12"/>
                                      </w:rPr>
                                    </w:pPr>
                                    <w:r w:rsidRPr="003677BD">
                                      <w:rPr>
                                        <w:b/>
                                        <w:bCs/>
                                        <w:sz w:val="12"/>
                                        <w:szCs w:val="12"/>
                                      </w:rPr>
                                      <w:t>APOE4</w:t>
                                    </w:r>
                                  </w:p>
                                </w:tc>
                                <w:tc>
                                  <w:tcPr>
                                    <w:tcW w:w="624" w:type="dxa"/>
                                    <w:textDirection w:val="btLr"/>
                                  </w:tcPr>
                                  <w:p w14:paraId="1E1745D5" w14:textId="77777777" w:rsidR="008D4321" w:rsidRPr="003677BD" w:rsidRDefault="008D4321" w:rsidP="00406DDE">
                                    <w:pPr>
                                      <w:ind w:left="113" w:right="113"/>
                                      <w:rPr>
                                        <w:sz w:val="12"/>
                                        <w:szCs w:val="12"/>
                                      </w:rPr>
                                    </w:pPr>
                                    <w:r w:rsidRPr="003677BD">
                                      <w:rPr>
                                        <w:b/>
                                        <w:bCs/>
                                        <w:sz w:val="12"/>
                                        <w:szCs w:val="12"/>
                                      </w:rPr>
                                      <w:t>FDG</w:t>
                                    </w:r>
                                  </w:p>
                                </w:tc>
                                <w:tc>
                                  <w:tcPr>
                                    <w:tcW w:w="624" w:type="dxa"/>
                                    <w:textDirection w:val="btLr"/>
                                  </w:tcPr>
                                  <w:p w14:paraId="7DDEB279" w14:textId="77777777" w:rsidR="008D4321" w:rsidRPr="003677BD" w:rsidRDefault="008D4321" w:rsidP="00406DDE">
                                    <w:pPr>
                                      <w:ind w:left="113" w:right="113"/>
                                      <w:rPr>
                                        <w:sz w:val="12"/>
                                        <w:szCs w:val="12"/>
                                      </w:rPr>
                                    </w:pPr>
                                    <w:r w:rsidRPr="003677BD">
                                      <w:rPr>
                                        <w:b/>
                                        <w:bCs/>
                                        <w:sz w:val="12"/>
                                        <w:szCs w:val="12"/>
                                      </w:rPr>
                                      <w:t>AV45</w:t>
                                    </w:r>
                                  </w:p>
                                </w:tc>
                                <w:tc>
                                  <w:tcPr>
                                    <w:tcW w:w="549" w:type="dxa"/>
                                    <w:textDirection w:val="btLr"/>
                                  </w:tcPr>
                                  <w:p w14:paraId="6371D1B4" w14:textId="77777777" w:rsidR="008D4321" w:rsidRPr="003677BD" w:rsidRDefault="008D4321" w:rsidP="00406DDE">
                                    <w:pPr>
                                      <w:ind w:left="113" w:right="113"/>
                                      <w:rPr>
                                        <w:sz w:val="12"/>
                                        <w:szCs w:val="12"/>
                                      </w:rPr>
                                    </w:pPr>
                                    <w:r w:rsidRPr="003677BD">
                                      <w:rPr>
                                        <w:b/>
                                        <w:bCs/>
                                        <w:sz w:val="12"/>
                                        <w:szCs w:val="12"/>
                                      </w:rPr>
                                      <w:t>ABETA</w:t>
                                    </w:r>
                                  </w:p>
                                </w:tc>
                                <w:tc>
                                  <w:tcPr>
                                    <w:tcW w:w="775" w:type="dxa"/>
                                    <w:textDirection w:val="btLr"/>
                                  </w:tcPr>
                                  <w:p w14:paraId="2086C913" w14:textId="77777777" w:rsidR="008D4321" w:rsidRPr="003677BD" w:rsidRDefault="008D4321" w:rsidP="00406DDE">
                                    <w:pPr>
                                      <w:ind w:left="113" w:right="113"/>
                                      <w:rPr>
                                        <w:b/>
                                        <w:bCs/>
                                        <w:sz w:val="12"/>
                                        <w:szCs w:val="12"/>
                                      </w:rPr>
                                    </w:pPr>
                                    <w:r w:rsidRPr="003677BD">
                                      <w:rPr>
                                        <w:b/>
                                        <w:bCs/>
                                        <w:sz w:val="12"/>
                                        <w:szCs w:val="12"/>
                                      </w:rPr>
                                      <w:t>Normalized</w:t>
                                    </w:r>
                                  </w:p>
                                  <w:p w14:paraId="6DDC99D8" w14:textId="77777777" w:rsidR="008D4321" w:rsidRPr="003677BD" w:rsidRDefault="008D4321" w:rsidP="00406DDE">
                                    <w:pPr>
                                      <w:ind w:left="113" w:right="113"/>
                                      <w:rPr>
                                        <w:sz w:val="12"/>
                                        <w:szCs w:val="12"/>
                                      </w:rPr>
                                    </w:pPr>
                                    <w:r w:rsidRPr="003677BD">
                                      <w:rPr>
                                        <w:b/>
                                        <w:bCs/>
                                        <w:sz w:val="12"/>
                                        <w:szCs w:val="12"/>
                                      </w:rPr>
                                      <w:t>Hippocampus</w:t>
                                    </w:r>
                                  </w:p>
                                </w:tc>
                                <w:tc>
                                  <w:tcPr>
                                    <w:tcW w:w="698" w:type="dxa"/>
                                    <w:textDirection w:val="btLr"/>
                                  </w:tcPr>
                                  <w:p w14:paraId="4306D94C" w14:textId="77777777" w:rsidR="008D4321" w:rsidRPr="003677BD" w:rsidRDefault="008D4321" w:rsidP="00406DDE">
                                    <w:pPr>
                                      <w:ind w:left="113" w:right="113"/>
                                      <w:rPr>
                                        <w:b/>
                                        <w:bCs/>
                                        <w:sz w:val="12"/>
                                        <w:szCs w:val="12"/>
                                      </w:rPr>
                                    </w:pPr>
                                    <w:r w:rsidRPr="003677BD">
                                      <w:rPr>
                                        <w:b/>
                                        <w:bCs/>
                                        <w:sz w:val="12"/>
                                        <w:szCs w:val="12"/>
                                      </w:rPr>
                                      <w:t>Normalized</w:t>
                                    </w:r>
                                  </w:p>
                                  <w:p w14:paraId="78CB0CC0" w14:textId="77777777" w:rsidR="008D4321" w:rsidRPr="003677BD" w:rsidRDefault="008D4321" w:rsidP="00406DDE">
                                    <w:pPr>
                                      <w:ind w:left="113" w:right="113"/>
                                      <w:rPr>
                                        <w:sz w:val="12"/>
                                        <w:szCs w:val="12"/>
                                      </w:rPr>
                                    </w:pPr>
                                    <w:r w:rsidRPr="003677BD">
                                      <w:rPr>
                                        <w:b/>
                                        <w:bCs/>
                                        <w:sz w:val="12"/>
                                        <w:szCs w:val="12"/>
                                      </w:rPr>
                                      <w:t>Ventricles</w:t>
                                    </w:r>
                                  </w:p>
                                </w:tc>
                              </w:tr>
                              <w:tr w:rsidR="00603EC0" w14:paraId="58592E3E" w14:textId="77777777" w:rsidTr="00676E02">
                                <w:trPr>
                                  <w:trHeight w:val="92"/>
                                </w:trPr>
                                <w:tc>
                                  <w:tcPr>
                                    <w:tcW w:w="441" w:type="dxa"/>
                                    <w:vAlign w:val="center"/>
                                  </w:tcPr>
                                  <w:p w14:paraId="5FCA80A0" w14:textId="399E8ED8" w:rsidR="00603EC0" w:rsidRPr="006C6D67" w:rsidRDefault="00603EC0" w:rsidP="00603EC0">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76B5602D" w14:textId="707CAF1C" w:rsidR="00603EC0" w:rsidRPr="006C6D67" w:rsidRDefault="00603EC0" w:rsidP="00603EC0">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27378753" w14:textId="69EAF324" w:rsidR="00603EC0" w:rsidRPr="006C6D67" w:rsidRDefault="00603EC0" w:rsidP="00603EC0">
                                    <w:pPr>
                                      <w:rPr>
                                        <w:rFonts w:ascii="Segoe UI" w:hAnsi="Segoe UI" w:cs="Segoe UI"/>
                                        <w:sz w:val="14"/>
                                        <w:szCs w:val="14"/>
                                      </w:rPr>
                                    </w:pPr>
                                    <w:r>
                                      <w:rPr>
                                        <w:rFonts w:ascii="Segoe UI" w:hAnsi="Segoe UI" w:cs="Segoe UI"/>
                                        <w:color w:val="000000"/>
                                        <w:sz w:val="14"/>
                                        <w:szCs w:val="14"/>
                                      </w:rPr>
                                      <w:t>0.5</w:t>
                                    </w:r>
                                  </w:p>
                                </w:tc>
                                <w:tc>
                                  <w:tcPr>
                                    <w:tcW w:w="398" w:type="dxa"/>
                                    <w:vAlign w:val="center"/>
                                  </w:tcPr>
                                  <w:p w14:paraId="184F4110" w14:textId="178D18DE" w:rsidR="00603EC0" w:rsidRPr="006C6D67" w:rsidRDefault="00603EC0" w:rsidP="00603EC0">
                                    <w:pPr>
                                      <w:rPr>
                                        <w:rFonts w:ascii="Segoe UI" w:hAnsi="Segoe UI" w:cs="Segoe UI"/>
                                        <w:sz w:val="14"/>
                                        <w:szCs w:val="14"/>
                                      </w:rPr>
                                    </w:pPr>
                                    <w:r>
                                      <w:rPr>
                                        <w:rFonts w:ascii="Segoe UI" w:hAnsi="Segoe UI" w:cs="Segoe UI"/>
                                        <w:color w:val="000000"/>
                                        <w:sz w:val="14"/>
                                        <w:szCs w:val="14"/>
                                      </w:rPr>
                                      <w:t>9</w:t>
                                    </w:r>
                                  </w:p>
                                </w:tc>
                                <w:tc>
                                  <w:tcPr>
                                    <w:tcW w:w="398" w:type="dxa"/>
                                    <w:vAlign w:val="center"/>
                                  </w:tcPr>
                                  <w:p w14:paraId="337FC859" w14:textId="5D3A1720" w:rsidR="00603EC0" w:rsidRPr="006C6D67" w:rsidRDefault="00603EC0" w:rsidP="00603EC0">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4835C763" w14:textId="4E7CDCD0" w:rsidR="00603EC0" w:rsidRPr="006C6D67" w:rsidRDefault="00603EC0" w:rsidP="00603EC0">
                                    <w:pPr>
                                      <w:rPr>
                                        <w:rFonts w:ascii="Segoe UI" w:hAnsi="Segoe UI" w:cs="Segoe UI"/>
                                        <w:sz w:val="14"/>
                                        <w:szCs w:val="14"/>
                                      </w:rPr>
                                    </w:pPr>
                                    <w:r>
                                      <w:rPr>
                                        <w:rFonts w:ascii="Segoe UI" w:hAnsi="Segoe UI" w:cs="Segoe UI"/>
                                        <w:color w:val="000000"/>
                                        <w:sz w:val="14"/>
                                        <w:szCs w:val="14"/>
                                      </w:rPr>
                                      <w:t>46</w:t>
                                    </w:r>
                                  </w:p>
                                </w:tc>
                                <w:tc>
                                  <w:tcPr>
                                    <w:tcW w:w="398" w:type="dxa"/>
                                    <w:vAlign w:val="center"/>
                                  </w:tcPr>
                                  <w:p w14:paraId="522EFEA0" w14:textId="78CDA5BD"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6FEB1BE9" w14:textId="5F9C29F3"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299AA70B" w14:textId="3FF00A10"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D070BF7" w14:textId="10995B3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262DAB3" w14:textId="52823052"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98" w:type="dxa"/>
                                    <w:vAlign w:val="center"/>
                                  </w:tcPr>
                                  <w:p w14:paraId="256CC1F2" w14:textId="668D3D39" w:rsidR="00603EC0" w:rsidRPr="006C6D67" w:rsidRDefault="00603EC0" w:rsidP="00603EC0">
                                    <w:pPr>
                                      <w:rPr>
                                        <w:rFonts w:ascii="Segoe UI" w:hAnsi="Segoe UI" w:cs="Segoe UI"/>
                                        <w:sz w:val="14"/>
                                        <w:szCs w:val="14"/>
                                      </w:rPr>
                                    </w:pPr>
                                    <w:r>
                                      <w:rPr>
                                        <w:rFonts w:ascii="Segoe UI" w:hAnsi="Segoe UI" w:cs="Segoe UI"/>
                                        <w:color w:val="000000"/>
                                        <w:sz w:val="14"/>
                                        <w:szCs w:val="14"/>
                                      </w:rPr>
                                      <w:t>0.043686</w:t>
                                    </w:r>
                                  </w:p>
                                </w:tc>
                              </w:tr>
                              <w:tr w:rsidR="00603EC0" w14:paraId="3CFEBB35" w14:textId="77777777" w:rsidTr="00676E02">
                                <w:trPr>
                                  <w:trHeight w:val="39"/>
                                </w:trPr>
                                <w:tc>
                                  <w:tcPr>
                                    <w:tcW w:w="441" w:type="dxa"/>
                                    <w:vAlign w:val="center"/>
                                  </w:tcPr>
                                  <w:p w14:paraId="704FDC62" w14:textId="7130918A" w:rsidR="00603EC0" w:rsidRPr="006C6D67" w:rsidRDefault="00603EC0" w:rsidP="00603EC0">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42C68FF7" w14:textId="5E3950E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398" w:type="dxa"/>
                                    <w:vAlign w:val="center"/>
                                  </w:tcPr>
                                  <w:p w14:paraId="568DD404" w14:textId="1E6229C4"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398" w:type="dxa"/>
                                    <w:vAlign w:val="center"/>
                                  </w:tcPr>
                                  <w:p w14:paraId="1A0B7CC4" w14:textId="268EB08D"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398" w:type="dxa"/>
                                    <w:vAlign w:val="center"/>
                                  </w:tcPr>
                                  <w:p w14:paraId="45BE207A" w14:textId="6DBEAC35"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524" w:type="dxa"/>
                                    <w:vAlign w:val="center"/>
                                  </w:tcPr>
                                  <w:p w14:paraId="29F0C7C8" w14:textId="5164B0E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398" w:type="dxa"/>
                                    <w:vAlign w:val="center"/>
                                  </w:tcPr>
                                  <w:p w14:paraId="152D06DF" w14:textId="332AD46D"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7B6D49DD" w14:textId="40C7C202"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2AB78D9C" w14:textId="74E42BC5"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5EC069EB" w14:textId="19C68550"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16AC4AD1" w14:textId="270948A2"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98" w:type="dxa"/>
                                    <w:vAlign w:val="center"/>
                                  </w:tcPr>
                                  <w:p w14:paraId="6ABF03B9" w14:textId="2E6EB2AB"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r>
                              <w:tr w:rsidR="00603EC0" w14:paraId="49C8E1A3" w14:textId="77777777" w:rsidTr="00676E02">
                                <w:trPr>
                                  <w:trHeight w:val="39"/>
                                </w:trPr>
                                <w:tc>
                                  <w:tcPr>
                                    <w:tcW w:w="441" w:type="dxa"/>
                                    <w:vAlign w:val="center"/>
                                  </w:tcPr>
                                  <w:p w14:paraId="1360A26B" w14:textId="2B051F93" w:rsidR="00603EC0" w:rsidRPr="006C6D67" w:rsidRDefault="00603EC0" w:rsidP="00603EC0">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7D43A541" w14:textId="51DCC98B" w:rsidR="00603EC0" w:rsidRPr="006C6D67" w:rsidRDefault="00603EC0" w:rsidP="00603EC0">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2727AC45" w14:textId="342DB8D0" w:rsidR="00603EC0" w:rsidRPr="006C6D67" w:rsidRDefault="00603EC0" w:rsidP="00603EC0">
                                    <w:pPr>
                                      <w:rPr>
                                        <w:rFonts w:ascii="Segoe UI" w:hAnsi="Segoe UI" w:cs="Segoe UI"/>
                                        <w:sz w:val="14"/>
                                        <w:szCs w:val="14"/>
                                      </w:rPr>
                                    </w:pPr>
                                    <w:r>
                                      <w:rPr>
                                        <w:rFonts w:ascii="Segoe UI" w:hAnsi="Segoe UI" w:cs="Segoe UI"/>
                                        <w:color w:val="000000"/>
                                        <w:sz w:val="14"/>
                                        <w:szCs w:val="14"/>
                                      </w:rPr>
                                      <w:t>0.5</w:t>
                                    </w:r>
                                  </w:p>
                                </w:tc>
                                <w:tc>
                                  <w:tcPr>
                                    <w:tcW w:w="398" w:type="dxa"/>
                                    <w:vAlign w:val="center"/>
                                  </w:tcPr>
                                  <w:p w14:paraId="38089E12" w14:textId="00317127" w:rsidR="00603EC0" w:rsidRPr="006C6D67" w:rsidRDefault="00603EC0" w:rsidP="00603EC0">
                                    <w:pPr>
                                      <w:rPr>
                                        <w:rFonts w:ascii="Segoe UI" w:hAnsi="Segoe UI" w:cs="Segoe UI"/>
                                        <w:sz w:val="14"/>
                                        <w:szCs w:val="14"/>
                                      </w:rPr>
                                    </w:pPr>
                                    <w:r>
                                      <w:rPr>
                                        <w:rFonts w:ascii="Segoe UI" w:hAnsi="Segoe UI" w:cs="Segoe UI"/>
                                        <w:color w:val="000000"/>
                                        <w:sz w:val="14"/>
                                        <w:szCs w:val="14"/>
                                      </w:rPr>
                                      <w:t>9</w:t>
                                    </w:r>
                                  </w:p>
                                </w:tc>
                                <w:tc>
                                  <w:tcPr>
                                    <w:tcW w:w="398" w:type="dxa"/>
                                    <w:vAlign w:val="center"/>
                                  </w:tcPr>
                                  <w:p w14:paraId="3DA4EB8F" w14:textId="247B6961" w:rsidR="00603EC0" w:rsidRPr="006C6D67" w:rsidRDefault="00603EC0" w:rsidP="00603EC0">
                                    <w:pPr>
                                      <w:rPr>
                                        <w:rFonts w:ascii="Segoe UI" w:hAnsi="Segoe UI" w:cs="Segoe UI"/>
                                        <w:sz w:val="14"/>
                                        <w:szCs w:val="14"/>
                                      </w:rPr>
                                    </w:pPr>
                                    <w:r>
                                      <w:rPr>
                                        <w:rFonts w:ascii="Segoe UI" w:hAnsi="Segoe UI" w:cs="Segoe UI"/>
                                        <w:color w:val="000000"/>
                                        <w:sz w:val="14"/>
                                        <w:szCs w:val="14"/>
                                      </w:rPr>
                                      <w:t>2</w:t>
                                    </w:r>
                                  </w:p>
                                </w:tc>
                                <w:tc>
                                  <w:tcPr>
                                    <w:tcW w:w="524" w:type="dxa"/>
                                    <w:vAlign w:val="center"/>
                                  </w:tcPr>
                                  <w:p w14:paraId="7AEDB0AD" w14:textId="1B9200CE" w:rsidR="00603EC0" w:rsidRPr="006C6D67" w:rsidRDefault="00603EC0" w:rsidP="00603EC0">
                                    <w:pPr>
                                      <w:rPr>
                                        <w:rFonts w:ascii="Segoe UI" w:hAnsi="Segoe UI" w:cs="Segoe UI"/>
                                        <w:sz w:val="14"/>
                                        <w:szCs w:val="14"/>
                                      </w:rPr>
                                    </w:pPr>
                                    <w:r>
                                      <w:rPr>
                                        <w:rFonts w:ascii="Segoe UI" w:hAnsi="Segoe UI" w:cs="Segoe UI"/>
                                        <w:color w:val="000000"/>
                                        <w:sz w:val="14"/>
                                        <w:szCs w:val="14"/>
                                      </w:rPr>
                                      <w:t>47</w:t>
                                    </w:r>
                                  </w:p>
                                </w:tc>
                                <w:tc>
                                  <w:tcPr>
                                    <w:tcW w:w="398" w:type="dxa"/>
                                    <w:vAlign w:val="center"/>
                                  </w:tcPr>
                                  <w:p w14:paraId="0B9FD3FD" w14:textId="65F3925A"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0D943D32" w14:textId="2B52C45D" w:rsidR="00603EC0" w:rsidRPr="006C6D67" w:rsidRDefault="00603EC0" w:rsidP="00603EC0">
                                    <w:pPr>
                                      <w:rPr>
                                        <w:rFonts w:ascii="Segoe UI" w:hAnsi="Segoe UI" w:cs="Segoe UI"/>
                                        <w:sz w:val="14"/>
                                        <w:szCs w:val="14"/>
                                      </w:rPr>
                                    </w:pPr>
                                    <w:r>
                                      <w:rPr>
                                        <w:rFonts w:ascii="Segoe UI" w:hAnsi="Segoe UI" w:cs="Segoe UI"/>
                                        <w:color w:val="000000"/>
                                        <w:sz w:val="14"/>
                                        <w:szCs w:val="14"/>
                                      </w:rPr>
                                      <w:t>1.2876</w:t>
                                    </w:r>
                                  </w:p>
                                </w:tc>
                                <w:tc>
                                  <w:tcPr>
                                    <w:tcW w:w="624" w:type="dxa"/>
                                    <w:vAlign w:val="center"/>
                                  </w:tcPr>
                                  <w:p w14:paraId="0AFC680E" w14:textId="45663754" w:rsidR="00603EC0" w:rsidRPr="006C6D67" w:rsidRDefault="00603EC0" w:rsidP="00603EC0">
                                    <w:pPr>
                                      <w:rPr>
                                        <w:rFonts w:ascii="Segoe UI" w:hAnsi="Segoe UI" w:cs="Segoe UI"/>
                                        <w:sz w:val="14"/>
                                        <w:szCs w:val="14"/>
                                      </w:rPr>
                                    </w:pPr>
                                    <w:r>
                                      <w:rPr>
                                        <w:rFonts w:ascii="Segoe UI" w:hAnsi="Segoe UI" w:cs="Segoe UI"/>
                                        <w:color w:val="000000"/>
                                        <w:sz w:val="14"/>
                                        <w:szCs w:val="14"/>
                                      </w:rPr>
                                      <w:t>1.5014</w:t>
                                    </w:r>
                                  </w:p>
                                </w:tc>
                                <w:tc>
                                  <w:tcPr>
                                    <w:tcW w:w="549" w:type="dxa"/>
                                    <w:vAlign w:val="center"/>
                                  </w:tcPr>
                                  <w:p w14:paraId="1030A01B" w14:textId="34EE8996" w:rsidR="00603EC0" w:rsidRPr="006C6D67" w:rsidRDefault="00603EC0" w:rsidP="00603EC0">
                                    <w:pPr>
                                      <w:rPr>
                                        <w:rFonts w:ascii="Segoe UI" w:hAnsi="Segoe UI" w:cs="Segoe UI"/>
                                        <w:sz w:val="14"/>
                                        <w:szCs w:val="14"/>
                                      </w:rPr>
                                    </w:pPr>
                                    <w:r>
                                      <w:rPr>
                                        <w:rFonts w:ascii="Segoe UI" w:hAnsi="Segoe UI" w:cs="Segoe UI"/>
                                        <w:color w:val="000000"/>
                                        <w:sz w:val="14"/>
                                        <w:szCs w:val="14"/>
                                      </w:rPr>
                                      <w:t>818.8</w:t>
                                    </w:r>
                                  </w:p>
                                </w:tc>
                                <w:tc>
                                  <w:tcPr>
                                    <w:tcW w:w="775" w:type="dxa"/>
                                    <w:vAlign w:val="center"/>
                                  </w:tcPr>
                                  <w:p w14:paraId="347AD612" w14:textId="17AA59FC" w:rsidR="00603EC0" w:rsidRPr="006C6D67" w:rsidRDefault="00603EC0" w:rsidP="00603EC0">
                                    <w:pPr>
                                      <w:rPr>
                                        <w:rFonts w:ascii="Segoe UI" w:hAnsi="Segoe UI" w:cs="Segoe UI"/>
                                        <w:sz w:val="14"/>
                                        <w:szCs w:val="14"/>
                                      </w:rPr>
                                    </w:pPr>
                                    <w:r>
                                      <w:rPr>
                                        <w:rFonts w:ascii="Segoe UI" w:hAnsi="Segoe UI" w:cs="Segoe UI"/>
                                        <w:color w:val="000000"/>
                                        <w:sz w:val="14"/>
                                        <w:szCs w:val="14"/>
                                      </w:rPr>
                                      <w:t>0.004582</w:t>
                                    </w:r>
                                  </w:p>
                                </w:tc>
                                <w:tc>
                                  <w:tcPr>
                                    <w:tcW w:w="698" w:type="dxa"/>
                                    <w:vAlign w:val="center"/>
                                  </w:tcPr>
                                  <w:p w14:paraId="67733519" w14:textId="39BB5144"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r>
                              <w:tr w:rsidR="00603EC0" w14:paraId="3E341E0A" w14:textId="77777777" w:rsidTr="00676E02">
                                <w:trPr>
                                  <w:trHeight w:val="39"/>
                                </w:trPr>
                                <w:tc>
                                  <w:tcPr>
                                    <w:tcW w:w="441" w:type="dxa"/>
                                    <w:vAlign w:val="center"/>
                                  </w:tcPr>
                                  <w:p w14:paraId="3A851716" w14:textId="6AF5EB83" w:rsidR="00603EC0" w:rsidRPr="006C6D67" w:rsidRDefault="00603EC0" w:rsidP="00603EC0">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1ED37DE9" w14:textId="2A19192C" w:rsidR="00603EC0" w:rsidRPr="006C6D67" w:rsidRDefault="00603EC0" w:rsidP="00603EC0">
                                    <w:pPr>
                                      <w:rPr>
                                        <w:rFonts w:ascii="Segoe UI" w:hAnsi="Segoe UI" w:cs="Segoe UI"/>
                                        <w:sz w:val="14"/>
                                        <w:szCs w:val="14"/>
                                      </w:rPr>
                                    </w:pPr>
                                    <w:r>
                                      <w:rPr>
                                        <w:rFonts w:ascii="Segoe UI" w:hAnsi="Segoe UI" w:cs="Segoe UI"/>
                                        <w:color w:val="000000"/>
                                        <w:sz w:val="14"/>
                                        <w:szCs w:val="14"/>
                                      </w:rPr>
                                      <w:t>30</w:t>
                                    </w:r>
                                  </w:p>
                                </w:tc>
                                <w:tc>
                                  <w:tcPr>
                                    <w:tcW w:w="398" w:type="dxa"/>
                                    <w:vAlign w:val="center"/>
                                  </w:tcPr>
                                  <w:p w14:paraId="32922218" w14:textId="0B5815F0"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398" w:type="dxa"/>
                                    <w:vAlign w:val="center"/>
                                  </w:tcPr>
                                  <w:p w14:paraId="2B32D361" w14:textId="50C1FE88" w:rsidR="00603EC0" w:rsidRPr="006C6D67" w:rsidRDefault="00603EC0" w:rsidP="00603EC0">
                                    <w:pPr>
                                      <w:rPr>
                                        <w:rFonts w:ascii="Segoe UI" w:hAnsi="Segoe UI" w:cs="Segoe UI"/>
                                        <w:sz w:val="14"/>
                                        <w:szCs w:val="14"/>
                                      </w:rPr>
                                    </w:pPr>
                                    <w:r>
                                      <w:rPr>
                                        <w:rFonts w:ascii="Segoe UI" w:hAnsi="Segoe UI" w:cs="Segoe UI"/>
                                        <w:color w:val="000000"/>
                                        <w:sz w:val="14"/>
                                        <w:szCs w:val="14"/>
                                      </w:rPr>
                                      <w:t>7</w:t>
                                    </w:r>
                                  </w:p>
                                </w:tc>
                                <w:tc>
                                  <w:tcPr>
                                    <w:tcW w:w="398" w:type="dxa"/>
                                    <w:vAlign w:val="center"/>
                                  </w:tcPr>
                                  <w:p w14:paraId="57E3EFDA" w14:textId="085C5894" w:rsidR="00603EC0" w:rsidRPr="006C6D67" w:rsidRDefault="00603EC0" w:rsidP="00603EC0">
                                    <w:pPr>
                                      <w:rPr>
                                        <w:rFonts w:ascii="Segoe UI" w:hAnsi="Segoe UI" w:cs="Segoe UI"/>
                                        <w:sz w:val="14"/>
                                        <w:szCs w:val="14"/>
                                      </w:rPr>
                                    </w:pPr>
                                    <w:r>
                                      <w:rPr>
                                        <w:rFonts w:ascii="Segoe UI" w:hAnsi="Segoe UI" w:cs="Segoe UI"/>
                                        <w:color w:val="000000"/>
                                        <w:sz w:val="14"/>
                                        <w:szCs w:val="14"/>
                                      </w:rPr>
                                      <w:t>3</w:t>
                                    </w:r>
                                  </w:p>
                                </w:tc>
                                <w:tc>
                                  <w:tcPr>
                                    <w:tcW w:w="524" w:type="dxa"/>
                                    <w:vAlign w:val="center"/>
                                  </w:tcPr>
                                  <w:p w14:paraId="5E756033" w14:textId="0AB4E4C9" w:rsidR="00603EC0" w:rsidRPr="006C6D67" w:rsidRDefault="00603EC0" w:rsidP="00603EC0">
                                    <w:pPr>
                                      <w:rPr>
                                        <w:rFonts w:ascii="Segoe UI" w:hAnsi="Segoe UI" w:cs="Segoe UI"/>
                                        <w:sz w:val="14"/>
                                        <w:szCs w:val="14"/>
                                      </w:rPr>
                                    </w:pPr>
                                    <w:r>
                                      <w:rPr>
                                        <w:rFonts w:ascii="Segoe UI" w:hAnsi="Segoe UI" w:cs="Segoe UI"/>
                                        <w:color w:val="000000"/>
                                        <w:sz w:val="14"/>
                                        <w:szCs w:val="14"/>
                                      </w:rPr>
                                      <w:t>43</w:t>
                                    </w:r>
                                  </w:p>
                                </w:tc>
                                <w:tc>
                                  <w:tcPr>
                                    <w:tcW w:w="398" w:type="dxa"/>
                                    <w:vAlign w:val="center"/>
                                  </w:tcPr>
                                  <w:p w14:paraId="57F874D8" w14:textId="6357FD46"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71A76705" w14:textId="2711B26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3E2821E1" w14:textId="4E82FA1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4A88058" w14:textId="55E1E596"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6F506E02" w14:textId="48CE71C5" w:rsidR="00603EC0" w:rsidRPr="006C6D67" w:rsidRDefault="00603EC0" w:rsidP="00603EC0">
                                    <w:pPr>
                                      <w:rPr>
                                        <w:rFonts w:ascii="Segoe UI" w:hAnsi="Segoe UI" w:cs="Segoe UI"/>
                                        <w:sz w:val="14"/>
                                        <w:szCs w:val="14"/>
                                      </w:rPr>
                                    </w:pPr>
                                    <w:r>
                                      <w:rPr>
                                        <w:rFonts w:ascii="Segoe UI" w:hAnsi="Segoe UI" w:cs="Segoe UI"/>
                                        <w:color w:val="000000"/>
                                        <w:sz w:val="14"/>
                                        <w:szCs w:val="14"/>
                                      </w:rPr>
                                      <w:t>0.004464</w:t>
                                    </w:r>
                                  </w:p>
                                </w:tc>
                                <w:tc>
                                  <w:tcPr>
                                    <w:tcW w:w="698" w:type="dxa"/>
                                    <w:vAlign w:val="center"/>
                                  </w:tcPr>
                                  <w:p w14:paraId="7B992BD9" w14:textId="25E5260B"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r>
                            </w:tbl>
                            <w:p w14:paraId="7071495C" w14:textId="77777777" w:rsidR="008D4321" w:rsidRDefault="008D4321" w:rsidP="008D43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AD122FA" id="_x0000_s1043" style="position:absolute;margin-left:0;margin-top:17.65pt;width:507pt;height:102.6pt;z-index:251833344;mso-height-relative:margin" coordsize="58739,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">
                <v:shape id="Text Box 67" o:spid="_x0000_s1044" type="#_x0000_t202" style="position:absolute;width:58739;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" fillcolor="white [3201]" strokeweight=".5pt">
                  <v:textbox>
                    <w:txbxContent>
                      <w:p w14:paraId="671A97A7" w14:textId="786548AE" w:rsidR="008D4321" w:rsidRDefault="009E0D8E" w:rsidP="008D4321">
                        <w:r>
                          <w:rPr>
                            <w:noProof/>
                            <w:sz w:val="20"/>
                            <w:szCs w:val="20"/>
                          </w:rPr>
                          <w:drawing>
                            <wp:inline distT="0" distB="0" distL="0" distR="0" wp14:anchorId="78BA652C" wp14:editId="723FBC84">
                              <wp:extent cx="2009903" cy="1163746"/>
                              <wp:effectExtent l="19050" t="19050" r="9525" b="17780"/>
                              <wp:docPr id="12986532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9672" cy="1169402"/>
                                      </a:xfrm>
                                      <a:prstGeom prst="rect">
                                        <a:avLst/>
                                      </a:prstGeom>
                                      <a:noFill/>
                                      <a:ln>
                                        <a:solidFill>
                                          <a:schemeClr val="accent1"/>
                                        </a:solidFill>
                                      </a:ln>
                                    </pic:spPr>
                                  </pic:pic>
                                </a:graphicData>
                              </a:graphic>
                            </wp:inline>
                          </w:drawing>
                        </w:r>
                      </w:p>
                    </w:txbxContent>
                  </v:textbox>
                </v:shape>
                <v:shape id="Text Box 65" o:spid="_x0000_s1045" type="#_x0000_t202" style="position:absolute;left:20411;top:89;width:38328;height:1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" fillcolor="white [3201]" stroked="f" strokeweight=".5pt">
                  <v:textbox>
                    <w:txbxContent>
                      <w:tbl>
                        <w:tblPr>
                          <w:tblStyle w:val="TableGrid"/>
                          <w:tblW w:w="6300" w:type="dxa"/>
                          <w:tblInd w:w="-5" w:type="dxa"/>
                          <w:tblLook w:val="04A0" w:firstRow="1" w:lastRow="0" w:firstColumn="1" w:lastColumn="0" w:noHBand="0" w:noVBand="1"/>
                        </w:tblPr>
                        <w:tblGrid>
                          <w:gridCol w:w="441"/>
                          <w:gridCol w:w="429"/>
                          <w:gridCol w:w="398"/>
                          <w:gridCol w:w="387"/>
                          <w:gridCol w:w="387"/>
                          <w:gridCol w:w="524"/>
                          <w:gridCol w:w="387"/>
                          <w:gridCol w:w="624"/>
                          <w:gridCol w:w="624"/>
                          <w:gridCol w:w="549"/>
                          <w:gridCol w:w="775"/>
                          <w:gridCol w:w="775"/>
                        </w:tblGrid>
                        <w:tr w:rsidR="008D4321" w14:paraId="20B52148" w14:textId="77777777" w:rsidTr="00676E02">
                          <w:trPr>
                            <w:cantSplit/>
                            <w:trHeight w:val="1070"/>
                          </w:trPr>
                          <w:tc>
                            <w:tcPr>
                              <w:tcW w:w="441" w:type="dxa"/>
                              <w:textDirection w:val="btLr"/>
                            </w:tcPr>
                            <w:p w14:paraId="72936FA6" w14:textId="77777777" w:rsidR="008D4321" w:rsidRPr="003677BD" w:rsidRDefault="008D4321" w:rsidP="00406DDE">
                              <w:pPr>
                                <w:ind w:left="113" w:right="113"/>
                                <w:rPr>
                                  <w:sz w:val="12"/>
                                  <w:szCs w:val="12"/>
                                </w:rPr>
                              </w:pPr>
                              <w:r w:rsidRPr="003677BD">
                                <w:rPr>
                                  <w:b/>
                                  <w:bCs/>
                                  <w:sz w:val="12"/>
                                  <w:szCs w:val="12"/>
                                </w:rPr>
                                <w:t>Timepoint</w:t>
                              </w:r>
                            </w:p>
                          </w:tc>
                          <w:tc>
                            <w:tcPr>
                              <w:tcW w:w="473" w:type="dxa"/>
                              <w:textDirection w:val="btLr"/>
                            </w:tcPr>
                            <w:p w14:paraId="1D2F2067" w14:textId="77777777" w:rsidR="008D4321" w:rsidRPr="003677BD" w:rsidRDefault="008D4321" w:rsidP="00406DDE">
                              <w:pPr>
                                <w:ind w:left="113" w:right="113"/>
                                <w:rPr>
                                  <w:sz w:val="12"/>
                                  <w:szCs w:val="12"/>
                                </w:rPr>
                              </w:pPr>
                              <w:r w:rsidRPr="003677BD">
                                <w:rPr>
                                  <w:b/>
                                  <w:bCs/>
                                  <w:sz w:val="12"/>
                                  <w:szCs w:val="12"/>
                                </w:rPr>
                                <w:t>MMSE</w:t>
                              </w:r>
                            </w:p>
                          </w:tc>
                          <w:tc>
                            <w:tcPr>
                              <w:tcW w:w="398" w:type="dxa"/>
                              <w:textDirection w:val="btLr"/>
                            </w:tcPr>
                            <w:p w14:paraId="33FAD4E1" w14:textId="77777777" w:rsidR="008D4321" w:rsidRPr="003677BD" w:rsidRDefault="008D4321" w:rsidP="00406DDE">
                              <w:pPr>
                                <w:ind w:left="113" w:right="113"/>
                                <w:rPr>
                                  <w:sz w:val="12"/>
                                  <w:szCs w:val="12"/>
                                </w:rPr>
                              </w:pPr>
                              <w:r w:rsidRPr="003677BD">
                                <w:rPr>
                                  <w:b/>
                                  <w:bCs/>
                                  <w:sz w:val="12"/>
                                  <w:szCs w:val="12"/>
                                </w:rPr>
                                <w:t>CDRSB</w:t>
                              </w:r>
                            </w:p>
                          </w:tc>
                          <w:tc>
                            <w:tcPr>
                              <w:tcW w:w="398" w:type="dxa"/>
                              <w:textDirection w:val="btLr"/>
                            </w:tcPr>
                            <w:p w14:paraId="38C57DD3" w14:textId="77777777" w:rsidR="008D4321" w:rsidRPr="003677BD" w:rsidRDefault="008D4321" w:rsidP="00406DDE">
                              <w:pPr>
                                <w:ind w:left="113" w:right="113"/>
                                <w:rPr>
                                  <w:sz w:val="12"/>
                                  <w:szCs w:val="12"/>
                                </w:rPr>
                              </w:pPr>
                              <w:r w:rsidRPr="003677BD">
                                <w:rPr>
                                  <w:b/>
                                  <w:bCs/>
                                  <w:sz w:val="12"/>
                                  <w:szCs w:val="12"/>
                                </w:rPr>
                                <w:t>ADAS13</w:t>
                              </w:r>
                            </w:p>
                          </w:tc>
                          <w:tc>
                            <w:tcPr>
                              <w:tcW w:w="398" w:type="dxa"/>
                              <w:textDirection w:val="btLr"/>
                            </w:tcPr>
                            <w:p w14:paraId="0B78E970" w14:textId="77777777" w:rsidR="008D4321" w:rsidRPr="003677BD" w:rsidRDefault="008D4321" w:rsidP="00406DDE">
                              <w:pPr>
                                <w:ind w:left="113" w:right="113"/>
                                <w:rPr>
                                  <w:sz w:val="12"/>
                                  <w:szCs w:val="12"/>
                                </w:rPr>
                              </w:pPr>
                              <w:r w:rsidRPr="003677BD">
                                <w:rPr>
                                  <w:b/>
                                  <w:bCs/>
                                  <w:sz w:val="12"/>
                                  <w:szCs w:val="12"/>
                                </w:rPr>
                                <w:t>FAQ</w:t>
                              </w:r>
                            </w:p>
                          </w:tc>
                          <w:tc>
                            <w:tcPr>
                              <w:tcW w:w="524" w:type="dxa"/>
                              <w:textDirection w:val="btLr"/>
                            </w:tcPr>
                            <w:p w14:paraId="38A022BD" w14:textId="77777777" w:rsidR="008D4321" w:rsidRPr="003677BD" w:rsidRDefault="008D4321" w:rsidP="00406DDE">
                              <w:pPr>
                                <w:ind w:left="113" w:right="113"/>
                                <w:rPr>
                                  <w:b/>
                                  <w:bCs/>
                                  <w:sz w:val="12"/>
                                  <w:szCs w:val="12"/>
                                </w:rPr>
                              </w:pPr>
                              <w:r w:rsidRPr="003677BD">
                                <w:rPr>
                                  <w:b/>
                                  <w:bCs/>
                                  <w:sz w:val="12"/>
                                  <w:szCs w:val="12"/>
                                </w:rPr>
                                <w:t>RAVLT</w:t>
                              </w:r>
                            </w:p>
                            <w:p w14:paraId="72617736" w14:textId="77777777" w:rsidR="008D4321" w:rsidRPr="003677BD" w:rsidRDefault="008D4321" w:rsidP="00406DDE">
                              <w:pPr>
                                <w:ind w:left="113" w:right="113"/>
                                <w:rPr>
                                  <w:sz w:val="12"/>
                                  <w:szCs w:val="12"/>
                                </w:rPr>
                              </w:pPr>
                              <w:r w:rsidRPr="003677BD">
                                <w:rPr>
                                  <w:b/>
                                  <w:bCs/>
                                  <w:sz w:val="12"/>
                                  <w:szCs w:val="12"/>
                                </w:rPr>
                                <w:t>Immediate</w:t>
                              </w:r>
                            </w:p>
                          </w:tc>
                          <w:tc>
                            <w:tcPr>
                              <w:tcW w:w="398" w:type="dxa"/>
                              <w:textDirection w:val="btLr"/>
                            </w:tcPr>
                            <w:p w14:paraId="2027488E" w14:textId="77777777" w:rsidR="008D4321" w:rsidRPr="003677BD" w:rsidRDefault="008D4321" w:rsidP="00406DDE">
                              <w:pPr>
                                <w:ind w:left="113" w:right="113"/>
                                <w:rPr>
                                  <w:sz w:val="12"/>
                                  <w:szCs w:val="12"/>
                                </w:rPr>
                              </w:pPr>
                              <w:r w:rsidRPr="003677BD">
                                <w:rPr>
                                  <w:b/>
                                  <w:bCs/>
                                  <w:sz w:val="12"/>
                                  <w:szCs w:val="12"/>
                                </w:rPr>
                                <w:t>APOE4</w:t>
                              </w:r>
                            </w:p>
                          </w:tc>
                          <w:tc>
                            <w:tcPr>
                              <w:tcW w:w="624" w:type="dxa"/>
                              <w:textDirection w:val="btLr"/>
                            </w:tcPr>
                            <w:p w14:paraId="1E1745D5" w14:textId="77777777" w:rsidR="008D4321" w:rsidRPr="003677BD" w:rsidRDefault="008D4321" w:rsidP="00406DDE">
                              <w:pPr>
                                <w:ind w:left="113" w:right="113"/>
                                <w:rPr>
                                  <w:sz w:val="12"/>
                                  <w:szCs w:val="12"/>
                                </w:rPr>
                              </w:pPr>
                              <w:r w:rsidRPr="003677BD">
                                <w:rPr>
                                  <w:b/>
                                  <w:bCs/>
                                  <w:sz w:val="12"/>
                                  <w:szCs w:val="12"/>
                                </w:rPr>
                                <w:t>FDG</w:t>
                              </w:r>
                            </w:p>
                          </w:tc>
                          <w:tc>
                            <w:tcPr>
                              <w:tcW w:w="624" w:type="dxa"/>
                              <w:textDirection w:val="btLr"/>
                            </w:tcPr>
                            <w:p w14:paraId="7DDEB279" w14:textId="77777777" w:rsidR="008D4321" w:rsidRPr="003677BD" w:rsidRDefault="008D4321" w:rsidP="00406DDE">
                              <w:pPr>
                                <w:ind w:left="113" w:right="113"/>
                                <w:rPr>
                                  <w:sz w:val="12"/>
                                  <w:szCs w:val="12"/>
                                </w:rPr>
                              </w:pPr>
                              <w:r w:rsidRPr="003677BD">
                                <w:rPr>
                                  <w:b/>
                                  <w:bCs/>
                                  <w:sz w:val="12"/>
                                  <w:szCs w:val="12"/>
                                </w:rPr>
                                <w:t>AV45</w:t>
                              </w:r>
                            </w:p>
                          </w:tc>
                          <w:tc>
                            <w:tcPr>
                              <w:tcW w:w="549" w:type="dxa"/>
                              <w:textDirection w:val="btLr"/>
                            </w:tcPr>
                            <w:p w14:paraId="6371D1B4" w14:textId="77777777" w:rsidR="008D4321" w:rsidRPr="003677BD" w:rsidRDefault="008D4321" w:rsidP="00406DDE">
                              <w:pPr>
                                <w:ind w:left="113" w:right="113"/>
                                <w:rPr>
                                  <w:sz w:val="12"/>
                                  <w:szCs w:val="12"/>
                                </w:rPr>
                              </w:pPr>
                              <w:r w:rsidRPr="003677BD">
                                <w:rPr>
                                  <w:b/>
                                  <w:bCs/>
                                  <w:sz w:val="12"/>
                                  <w:szCs w:val="12"/>
                                </w:rPr>
                                <w:t>ABETA</w:t>
                              </w:r>
                            </w:p>
                          </w:tc>
                          <w:tc>
                            <w:tcPr>
                              <w:tcW w:w="775" w:type="dxa"/>
                              <w:textDirection w:val="btLr"/>
                            </w:tcPr>
                            <w:p w14:paraId="2086C913" w14:textId="77777777" w:rsidR="008D4321" w:rsidRPr="003677BD" w:rsidRDefault="008D4321" w:rsidP="00406DDE">
                              <w:pPr>
                                <w:ind w:left="113" w:right="113"/>
                                <w:rPr>
                                  <w:b/>
                                  <w:bCs/>
                                  <w:sz w:val="12"/>
                                  <w:szCs w:val="12"/>
                                </w:rPr>
                              </w:pPr>
                              <w:r w:rsidRPr="003677BD">
                                <w:rPr>
                                  <w:b/>
                                  <w:bCs/>
                                  <w:sz w:val="12"/>
                                  <w:szCs w:val="12"/>
                                </w:rPr>
                                <w:t>Normalized</w:t>
                              </w:r>
                            </w:p>
                            <w:p w14:paraId="6DDC99D8" w14:textId="77777777" w:rsidR="008D4321" w:rsidRPr="003677BD" w:rsidRDefault="008D4321" w:rsidP="00406DDE">
                              <w:pPr>
                                <w:ind w:left="113" w:right="113"/>
                                <w:rPr>
                                  <w:sz w:val="12"/>
                                  <w:szCs w:val="12"/>
                                </w:rPr>
                              </w:pPr>
                              <w:r w:rsidRPr="003677BD">
                                <w:rPr>
                                  <w:b/>
                                  <w:bCs/>
                                  <w:sz w:val="12"/>
                                  <w:szCs w:val="12"/>
                                </w:rPr>
                                <w:t>Hippocampus</w:t>
                              </w:r>
                            </w:p>
                          </w:tc>
                          <w:tc>
                            <w:tcPr>
                              <w:tcW w:w="698" w:type="dxa"/>
                              <w:textDirection w:val="btLr"/>
                            </w:tcPr>
                            <w:p w14:paraId="4306D94C" w14:textId="77777777" w:rsidR="008D4321" w:rsidRPr="003677BD" w:rsidRDefault="008D4321" w:rsidP="00406DDE">
                              <w:pPr>
                                <w:ind w:left="113" w:right="113"/>
                                <w:rPr>
                                  <w:b/>
                                  <w:bCs/>
                                  <w:sz w:val="12"/>
                                  <w:szCs w:val="12"/>
                                </w:rPr>
                              </w:pPr>
                              <w:r w:rsidRPr="003677BD">
                                <w:rPr>
                                  <w:b/>
                                  <w:bCs/>
                                  <w:sz w:val="12"/>
                                  <w:szCs w:val="12"/>
                                </w:rPr>
                                <w:t>Normalized</w:t>
                              </w:r>
                            </w:p>
                            <w:p w14:paraId="78CB0CC0" w14:textId="77777777" w:rsidR="008D4321" w:rsidRPr="003677BD" w:rsidRDefault="008D4321" w:rsidP="00406DDE">
                              <w:pPr>
                                <w:ind w:left="113" w:right="113"/>
                                <w:rPr>
                                  <w:sz w:val="12"/>
                                  <w:szCs w:val="12"/>
                                </w:rPr>
                              </w:pPr>
                              <w:r w:rsidRPr="003677BD">
                                <w:rPr>
                                  <w:b/>
                                  <w:bCs/>
                                  <w:sz w:val="12"/>
                                  <w:szCs w:val="12"/>
                                </w:rPr>
                                <w:t>Ventricles</w:t>
                              </w:r>
                            </w:p>
                          </w:tc>
                        </w:tr>
                        <w:tr w:rsidR="00603EC0" w14:paraId="58592E3E" w14:textId="77777777" w:rsidTr="00676E02">
                          <w:trPr>
                            <w:trHeight w:val="92"/>
                          </w:trPr>
                          <w:tc>
                            <w:tcPr>
                              <w:tcW w:w="441" w:type="dxa"/>
                              <w:vAlign w:val="center"/>
                            </w:tcPr>
                            <w:p w14:paraId="5FCA80A0" w14:textId="399E8ED8" w:rsidR="00603EC0" w:rsidRPr="006C6D67" w:rsidRDefault="00603EC0" w:rsidP="00603EC0">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76B5602D" w14:textId="707CAF1C" w:rsidR="00603EC0" w:rsidRPr="006C6D67" w:rsidRDefault="00603EC0" w:rsidP="00603EC0">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27378753" w14:textId="69EAF324" w:rsidR="00603EC0" w:rsidRPr="006C6D67" w:rsidRDefault="00603EC0" w:rsidP="00603EC0">
                              <w:pPr>
                                <w:rPr>
                                  <w:rFonts w:ascii="Segoe UI" w:hAnsi="Segoe UI" w:cs="Segoe UI"/>
                                  <w:sz w:val="14"/>
                                  <w:szCs w:val="14"/>
                                </w:rPr>
                              </w:pPr>
                              <w:r>
                                <w:rPr>
                                  <w:rFonts w:ascii="Segoe UI" w:hAnsi="Segoe UI" w:cs="Segoe UI"/>
                                  <w:color w:val="000000"/>
                                  <w:sz w:val="14"/>
                                  <w:szCs w:val="14"/>
                                </w:rPr>
                                <w:t>0.5</w:t>
                              </w:r>
                            </w:p>
                          </w:tc>
                          <w:tc>
                            <w:tcPr>
                              <w:tcW w:w="398" w:type="dxa"/>
                              <w:vAlign w:val="center"/>
                            </w:tcPr>
                            <w:p w14:paraId="184F4110" w14:textId="178D18DE" w:rsidR="00603EC0" w:rsidRPr="006C6D67" w:rsidRDefault="00603EC0" w:rsidP="00603EC0">
                              <w:pPr>
                                <w:rPr>
                                  <w:rFonts w:ascii="Segoe UI" w:hAnsi="Segoe UI" w:cs="Segoe UI"/>
                                  <w:sz w:val="14"/>
                                  <w:szCs w:val="14"/>
                                </w:rPr>
                              </w:pPr>
                              <w:r>
                                <w:rPr>
                                  <w:rFonts w:ascii="Segoe UI" w:hAnsi="Segoe UI" w:cs="Segoe UI"/>
                                  <w:color w:val="000000"/>
                                  <w:sz w:val="14"/>
                                  <w:szCs w:val="14"/>
                                </w:rPr>
                                <w:t>9</w:t>
                              </w:r>
                            </w:p>
                          </w:tc>
                          <w:tc>
                            <w:tcPr>
                              <w:tcW w:w="398" w:type="dxa"/>
                              <w:vAlign w:val="center"/>
                            </w:tcPr>
                            <w:p w14:paraId="337FC859" w14:textId="5D3A1720" w:rsidR="00603EC0" w:rsidRPr="006C6D67" w:rsidRDefault="00603EC0" w:rsidP="00603EC0">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4835C763" w14:textId="4E7CDCD0" w:rsidR="00603EC0" w:rsidRPr="006C6D67" w:rsidRDefault="00603EC0" w:rsidP="00603EC0">
                              <w:pPr>
                                <w:rPr>
                                  <w:rFonts w:ascii="Segoe UI" w:hAnsi="Segoe UI" w:cs="Segoe UI"/>
                                  <w:sz w:val="14"/>
                                  <w:szCs w:val="14"/>
                                </w:rPr>
                              </w:pPr>
                              <w:r>
                                <w:rPr>
                                  <w:rFonts w:ascii="Segoe UI" w:hAnsi="Segoe UI" w:cs="Segoe UI"/>
                                  <w:color w:val="000000"/>
                                  <w:sz w:val="14"/>
                                  <w:szCs w:val="14"/>
                                </w:rPr>
                                <w:t>46</w:t>
                              </w:r>
                            </w:p>
                          </w:tc>
                          <w:tc>
                            <w:tcPr>
                              <w:tcW w:w="398" w:type="dxa"/>
                              <w:vAlign w:val="center"/>
                            </w:tcPr>
                            <w:p w14:paraId="522EFEA0" w14:textId="78CDA5BD"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6FEB1BE9" w14:textId="5F9C29F3"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299AA70B" w14:textId="3FF00A10"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D070BF7" w14:textId="10995B3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262DAB3" w14:textId="52823052"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98" w:type="dxa"/>
                              <w:vAlign w:val="center"/>
                            </w:tcPr>
                            <w:p w14:paraId="256CC1F2" w14:textId="668D3D39" w:rsidR="00603EC0" w:rsidRPr="006C6D67" w:rsidRDefault="00603EC0" w:rsidP="00603EC0">
                              <w:pPr>
                                <w:rPr>
                                  <w:rFonts w:ascii="Segoe UI" w:hAnsi="Segoe UI" w:cs="Segoe UI"/>
                                  <w:sz w:val="14"/>
                                  <w:szCs w:val="14"/>
                                </w:rPr>
                              </w:pPr>
                              <w:r>
                                <w:rPr>
                                  <w:rFonts w:ascii="Segoe UI" w:hAnsi="Segoe UI" w:cs="Segoe UI"/>
                                  <w:color w:val="000000"/>
                                  <w:sz w:val="14"/>
                                  <w:szCs w:val="14"/>
                                </w:rPr>
                                <w:t>0.043686</w:t>
                              </w:r>
                            </w:p>
                          </w:tc>
                        </w:tr>
                        <w:tr w:rsidR="00603EC0" w14:paraId="3CFEBB35" w14:textId="77777777" w:rsidTr="00676E02">
                          <w:trPr>
                            <w:trHeight w:val="39"/>
                          </w:trPr>
                          <w:tc>
                            <w:tcPr>
                              <w:tcW w:w="441" w:type="dxa"/>
                              <w:vAlign w:val="center"/>
                            </w:tcPr>
                            <w:p w14:paraId="704FDC62" w14:textId="7130918A" w:rsidR="00603EC0" w:rsidRPr="006C6D67" w:rsidRDefault="00603EC0" w:rsidP="00603EC0">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42C68FF7" w14:textId="5E3950E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398" w:type="dxa"/>
                              <w:vAlign w:val="center"/>
                            </w:tcPr>
                            <w:p w14:paraId="568DD404" w14:textId="1E6229C4"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398" w:type="dxa"/>
                              <w:vAlign w:val="center"/>
                            </w:tcPr>
                            <w:p w14:paraId="1A0B7CC4" w14:textId="268EB08D"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398" w:type="dxa"/>
                              <w:vAlign w:val="center"/>
                            </w:tcPr>
                            <w:p w14:paraId="45BE207A" w14:textId="6DBEAC35"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524" w:type="dxa"/>
                              <w:vAlign w:val="center"/>
                            </w:tcPr>
                            <w:p w14:paraId="29F0C7C8" w14:textId="5164B0E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398" w:type="dxa"/>
                              <w:vAlign w:val="center"/>
                            </w:tcPr>
                            <w:p w14:paraId="152D06DF" w14:textId="332AD46D"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7B6D49DD" w14:textId="40C7C202"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2AB78D9C" w14:textId="74E42BC5"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5EC069EB" w14:textId="19C68550"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16AC4AD1" w14:textId="270948A2"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98" w:type="dxa"/>
                              <w:vAlign w:val="center"/>
                            </w:tcPr>
                            <w:p w14:paraId="6ABF03B9" w14:textId="2E6EB2AB"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r>
                        <w:tr w:rsidR="00603EC0" w14:paraId="49C8E1A3" w14:textId="77777777" w:rsidTr="00676E02">
                          <w:trPr>
                            <w:trHeight w:val="39"/>
                          </w:trPr>
                          <w:tc>
                            <w:tcPr>
                              <w:tcW w:w="441" w:type="dxa"/>
                              <w:vAlign w:val="center"/>
                            </w:tcPr>
                            <w:p w14:paraId="1360A26B" w14:textId="2B051F93" w:rsidR="00603EC0" w:rsidRPr="006C6D67" w:rsidRDefault="00603EC0" w:rsidP="00603EC0">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7D43A541" w14:textId="51DCC98B" w:rsidR="00603EC0" w:rsidRPr="006C6D67" w:rsidRDefault="00603EC0" w:rsidP="00603EC0">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2727AC45" w14:textId="342DB8D0" w:rsidR="00603EC0" w:rsidRPr="006C6D67" w:rsidRDefault="00603EC0" w:rsidP="00603EC0">
                              <w:pPr>
                                <w:rPr>
                                  <w:rFonts w:ascii="Segoe UI" w:hAnsi="Segoe UI" w:cs="Segoe UI"/>
                                  <w:sz w:val="14"/>
                                  <w:szCs w:val="14"/>
                                </w:rPr>
                              </w:pPr>
                              <w:r>
                                <w:rPr>
                                  <w:rFonts w:ascii="Segoe UI" w:hAnsi="Segoe UI" w:cs="Segoe UI"/>
                                  <w:color w:val="000000"/>
                                  <w:sz w:val="14"/>
                                  <w:szCs w:val="14"/>
                                </w:rPr>
                                <w:t>0.5</w:t>
                              </w:r>
                            </w:p>
                          </w:tc>
                          <w:tc>
                            <w:tcPr>
                              <w:tcW w:w="398" w:type="dxa"/>
                              <w:vAlign w:val="center"/>
                            </w:tcPr>
                            <w:p w14:paraId="38089E12" w14:textId="00317127" w:rsidR="00603EC0" w:rsidRPr="006C6D67" w:rsidRDefault="00603EC0" w:rsidP="00603EC0">
                              <w:pPr>
                                <w:rPr>
                                  <w:rFonts w:ascii="Segoe UI" w:hAnsi="Segoe UI" w:cs="Segoe UI"/>
                                  <w:sz w:val="14"/>
                                  <w:szCs w:val="14"/>
                                </w:rPr>
                              </w:pPr>
                              <w:r>
                                <w:rPr>
                                  <w:rFonts w:ascii="Segoe UI" w:hAnsi="Segoe UI" w:cs="Segoe UI"/>
                                  <w:color w:val="000000"/>
                                  <w:sz w:val="14"/>
                                  <w:szCs w:val="14"/>
                                </w:rPr>
                                <w:t>9</w:t>
                              </w:r>
                            </w:p>
                          </w:tc>
                          <w:tc>
                            <w:tcPr>
                              <w:tcW w:w="398" w:type="dxa"/>
                              <w:vAlign w:val="center"/>
                            </w:tcPr>
                            <w:p w14:paraId="3DA4EB8F" w14:textId="247B6961" w:rsidR="00603EC0" w:rsidRPr="006C6D67" w:rsidRDefault="00603EC0" w:rsidP="00603EC0">
                              <w:pPr>
                                <w:rPr>
                                  <w:rFonts w:ascii="Segoe UI" w:hAnsi="Segoe UI" w:cs="Segoe UI"/>
                                  <w:sz w:val="14"/>
                                  <w:szCs w:val="14"/>
                                </w:rPr>
                              </w:pPr>
                              <w:r>
                                <w:rPr>
                                  <w:rFonts w:ascii="Segoe UI" w:hAnsi="Segoe UI" w:cs="Segoe UI"/>
                                  <w:color w:val="000000"/>
                                  <w:sz w:val="14"/>
                                  <w:szCs w:val="14"/>
                                </w:rPr>
                                <w:t>2</w:t>
                              </w:r>
                            </w:p>
                          </w:tc>
                          <w:tc>
                            <w:tcPr>
                              <w:tcW w:w="524" w:type="dxa"/>
                              <w:vAlign w:val="center"/>
                            </w:tcPr>
                            <w:p w14:paraId="7AEDB0AD" w14:textId="1B9200CE" w:rsidR="00603EC0" w:rsidRPr="006C6D67" w:rsidRDefault="00603EC0" w:rsidP="00603EC0">
                              <w:pPr>
                                <w:rPr>
                                  <w:rFonts w:ascii="Segoe UI" w:hAnsi="Segoe UI" w:cs="Segoe UI"/>
                                  <w:sz w:val="14"/>
                                  <w:szCs w:val="14"/>
                                </w:rPr>
                              </w:pPr>
                              <w:r>
                                <w:rPr>
                                  <w:rFonts w:ascii="Segoe UI" w:hAnsi="Segoe UI" w:cs="Segoe UI"/>
                                  <w:color w:val="000000"/>
                                  <w:sz w:val="14"/>
                                  <w:szCs w:val="14"/>
                                </w:rPr>
                                <w:t>47</w:t>
                              </w:r>
                            </w:p>
                          </w:tc>
                          <w:tc>
                            <w:tcPr>
                              <w:tcW w:w="398" w:type="dxa"/>
                              <w:vAlign w:val="center"/>
                            </w:tcPr>
                            <w:p w14:paraId="0B9FD3FD" w14:textId="65F3925A"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0D943D32" w14:textId="2B52C45D" w:rsidR="00603EC0" w:rsidRPr="006C6D67" w:rsidRDefault="00603EC0" w:rsidP="00603EC0">
                              <w:pPr>
                                <w:rPr>
                                  <w:rFonts w:ascii="Segoe UI" w:hAnsi="Segoe UI" w:cs="Segoe UI"/>
                                  <w:sz w:val="14"/>
                                  <w:szCs w:val="14"/>
                                </w:rPr>
                              </w:pPr>
                              <w:r>
                                <w:rPr>
                                  <w:rFonts w:ascii="Segoe UI" w:hAnsi="Segoe UI" w:cs="Segoe UI"/>
                                  <w:color w:val="000000"/>
                                  <w:sz w:val="14"/>
                                  <w:szCs w:val="14"/>
                                </w:rPr>
                                <w:t>1.2876</w:t>
                              </w:r>
                            </w:p>
                          </w:tc>
                          <w:tc>
                            <w:tcPr>
                              <w:tcW w:w="624" w:type="dxa"/>
                              <w:vAlign w:val="center"/>
                            </w:tcPr>
                            <w:p w14:paraId="0AFC680E" w14:textId="45663754" w:rsidR="00603EC0" w:rsidRPr="006C6D67" w:rsidRDefault="00603EC0" w:rsidP="00603EC0">
                              <w:pPr>
                                <w:rPr>
                                  <w:rFonts w:ascii="Segoe UI" w:hAnsi="Segoe UI" w:cs="Segoe UI"/>
                                  <w:sz w:val="14"/>
                                  <w:szCs w:val="14"/>
                                </w:rPr>
                              </w:pPr>
                              <w:r>
                                <w:rPr>
                                  <w:rFonts w:ascii="Segoe UI" w:hAnsi="Segoe UI" w:cs="Segoe UI"/>
                                  <w:color w:val="000000"/>
                                  <w:sz w:val="14"/>
                                  <w:szCs w:val="14"/>
                                </w:rPr>
                                <w:t>1.5014</w:t>
                              </w:r>
                            </w:p>
                          </w:tc>
                          <w:tc>
                            <w:tcPr>
                              <w:tcW w:w="549" w:type="dxa"/>
                              <w:vAlign w:val="center"/>
                            </w:tcPr>
                            <w:p w14:paraId="1030A01B" w14:textId="34EE8996" w:rsidR="00603EC0" w:rsidRPr="006C6D67" w:rsidRDefault="00603EC0" w:rsidP="00603EC0">
                              <w:pPr>
                                <w:rPr>
                                  <w:rFonts w:ascii="Segoe UI" w:hAnsi="Segoe UI" w:cs="Segoe UI"/>
                                  <w:sz w:val="14"/>
                                  <w:szCs w:val="14"/>
                                </w:rPr>
                              </w:pPr>
                              <w:r>
                                <w:rPr>
                                  <w:rFonts w:ascii="Segoe UI" w:hAnsi="Segoe UI" w:cs="Segoe UI"/>
                                  <w:color w:val="000000"/>
                                  <w:sz w:val="14"/>
                                  <w:szCs w:val="14"/>
                                </w:rPr>
                                <w:t>818.8</w:t>
                              </w:r>
                            </w:p>
                          </w:tc>
                          <w:tc>
                            <w:tcPr>
                              <w:tcW w:w="775" w:type="dxa"/>
                              <w:vAlign w:val="center"/>
                            </w:tcPr>
                            <w:p w14:paraId="347AD612" w14:textId="17AA59FC" w:rsidR="00603EC0" w:rsidRPr="006C6D67" w:rsidRDefault="00603EC0" w:rsidP="00603EC0">
                              <w:pPr>
                                <w:rPr>
                                  <w:rFonts w:ascii="Segoe UI" w:hAnsi="Segoe UI" w:cs="Segoe UI"/>
                                  <w:sz w:val="14"/>
                                  <w:szCs w:val="14"/>
                                </w:rPr>
                              </w:pPr>
                              <w:r>
                                <w:rPr>
                                  <w:rFonts w:ascii="Segoe UI" w:hAnsi="Segoe UI" w:cs="Segoe UI"/>
                                  <w:color w:val="000000"/>
                                  <w:sz w:val="14"/>
                                  <w:szCs w:val="14"/>
                                </w:rPr>
                                <w:t>0.004582</w:t>
                              </w:r>
                            </w:p>
                          </w:tc>
                          <w:tc>
                            <w:tcPr>
                              <w:tcW w:w="698" w:type="dxa"/>
                              <w:vAlign w:val="center"/>
                            </w:tcPr>
                            <w:p w14:paraId="67733519" w14:textId="39BB5144"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r>
                        <w:tr w:rsidR="00603EC0" w14:paraId="3E341E0A" w14:textId="77777777" w:rsidTr="00676E02">
                          <w:trPr>
                            <w:trHeight w:val="39"/>
                          </w:trPr>
                          <w:tc>
                            <w:tcPr>
                              <w:tcW w:w="441" w:type="dxa"/>
                              <w:vAlign w:val="center"/>
                            </w:tcPr>
                            <w:p w14:paraId="3A851716" w14:textId="6AF5EB83" w:rsidR="00603EC0" w:rsidRPr="006C6D67" w:rsidRDefault="00603EC0" w:rsidP="00603EC0">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1ED37DE9" w14:textId="2A19192C" w:rsidR="00603EC0" w:rsidRPr="006C6D67" w:rsidRDefault="00603EC0" w:rsidP="00603EC0">
                              <w:pPr>
                                <w:rPr>
                                  <w:rFonts w:ascii="Segoe UI" w:hAnsi="Segoe UI" w:cs="Segoe UI"/>
                                  <w:sz w:val="14"/>
                                  <w:szCs w:val="14"/>
                                </w:rPr>
                              </w:pPr>
                              <w:r>
                                <w:rPr>
                                  <w:rFonts w:ascii="Segoe UI" w:hAnsi="Segoe UI" w:cs="Segoe UI"/>
                                  <w:color w:val="000000"/>
                                  <w:sz w:val="14"/>
                                  <w:szCs w:val="14"/>
                                </w:rPr>
                                <w:t>30</w:t>
                              </w:r>
                            </w:p>
                          </w:tc>
                          <w:tc>
                            <w:tcPr>
                              <w:tcW w:w="398" w:type="dxa"/>
                              <w:vAlign w:val="center"/>
                            </w:tcPr>
                            <w:p w14:paraId="32922218" w14:textId="0B5815F0"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398" w:type="dxa"/>
                              <w:vAlign w:val="center"/>
                            </w:tcPr>
                            <w:p w14:paraId="2B32D361" w14:textId="50C1FE88" w:rsidR="00603EC0" w:rsidRPr="006C6D67" w:rsidRDefault="00603EC0" w:rsidP="00603EC0">
                              <w:pPr>
                                <w:rPr>
                                  <w:rFonts w:ascii="Segoe UI" w:hAnsi="Segoe UI" w:cs="Segoe UI"/>
                                  <w:sz w:val="14"/>
                                  <w:szCs w:val="14"/>
                                </w:rPr>
                              </w:pPr>
                              <w:r>
                                <w:rPr>
                                  <w:rFonts w:ascii="Segoe UI" w:hAnsi="Segoe UI" w:cs="Segoe UI"/>
                                  <w:color w:val="000000"/>
                                  <w:sz w:val="14"/>
                                  <w:szCs w:val="14"/>
                                </w:rPr>
                                <w:t>7</w:t>
                              </w:r>
                            </w:p>
                          </w:tc>
                          <w:tc>
                            <w:tcPr>
                              <w:tcW w:w="398" w:type="dxa"/>
                              <w:vAlign w:val="center"/>
                            </w:tcPr>
                            <w:p w14:paraId="57E3EFDA" w14:textId="085C5894" w:rsidR="00603EC0" w:rsidRPr="006C6D67" w:rsidRDefault="00603EC0" w:rsidP="00603EC0">
                              <w:pPr>
                                <w:rPr>
                                  <w:rFonts w:ascii="Segoe UI" w:hAnsi="Segoe UI" w:cs="Segoe UI"/>
                                  <w:sz w:val="14"/>
                                  <w:szCs w:val="14"/>
                                </w:rPr>
                              </w:pPr>
                              <w:r>
                                <w:rPr>
                                  <w:rFonts w:ascii="Segoe UI" w:hAnsi="Segoe UI" w:cs="Segoe UI"/>
                                  <w:color w:val="000000"/>
                                  <w:sz w:val="14"/>
                                  <w:szCs w:val="14"/>
                                </w:rPr>
                                <w:t>3</w:t>
                              </w:r>
                            </w:p>
                          </w:tc>
                          <w:tc>
                            <w:tcPr>
                              <w:tcW w:w="524" w:type="dxa"/>
                              <w:vAlign w:val="center"/>
                            </w:tcPr>
                            <w:p w14:paraId="5E756033" w14:textId="0AB4E4C9" w:rsidR="00603EC0" w:rsidRPr="006C6D67" w:rsidRDefault="00603EC0" w:rsidP="00603EC0">
                              <w:pPr>
                                <w:rPr>
                                  <w:rFonts w:ascii="Segoe UI" w:hAnsi="Segoe UI" w:cs="Segoe UI"/>
                                  <w:sz w:val="14"/>
                                  <w:szCs w:val="14"/>
                                </w:rPr>
                              </w:pPr>
                              <w:r>
                                <w:rPr>
                                  <w:rFonts w:ascii="Segoe UI" w:hAnsi="Segoe UI" w:cs="Segoe UI"/>
                                  <w:color w:val="000000"/>
                                  <w:sz w:val="14"/>
                                  <w:szCs w:val="14"/>
                                </w:rPr>
                                <w:t>43</w:t>
                              </w:r>
                            </w:p>
                          </w:tc>
                          <w:tc>
                            <w:tcPr>
                              <w:tcW w:w="398" w:type="dxa"/>
                              <w:vAlign w:val="center"/>
                            </w:tcPr>
                            <w:p w14:paraId="57F874D8" w14:textId="6357FD46" w:rsidR="00603EC0" w:rsidRPr="006C6D67" w:rsidRDefault="00603EC0" w:rsidP="00603EC0">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71A76705" w14:textId="2711B26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3E2821E1" w14:textId="4E82FA1C"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4A88058" w14:textId="55E1E596"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6F506E02" w14:textId="48CE71C5" w:rsidR="00603EC0" w:rsidRPr="006C6D67" w:rsidRDefault="00603EC0" w:rsidP="00603EC0">
                              <w:pPr>
                                <w:rPr>
                                  <w:rFonts w:ascii="Segoe UI" w:hAnsi="Segoe UI" w:cs="Segoe UI"/>
                                  <w:sz w:val="14"/>
                                  <w:szCs w:val="14"/>
                                </w:rPr>
                              </w:pPr>
                              <w:r>
                                <w:rPr>
                                  <w:rFonts w:ascii="Segoe UI" w:hAnsi="Segoe UI" w:cs="Segoe UI"/>
                                  <w:color w:val="000000"/>
                                  <w:sz w:val="14"/>
                                  <w:szCs w:val="14"/>
                                </w:rPr>
                                <w:t>0.004464</w:t>
                              </w:r>
                            </w:p>
                          </w:tc>
                          <w:tc>
                            <w:tcPr>
                              <w:tcW w:w="698" w:type="dxa"/>
                              <w:vAlign w:val="center"/>
                            </w:tcPr>
                            <w:p w14:paraId="7B992BD9" w14:textId="25E5260B" w:rsidR="00603EC0" w:rsidRPr="006C6D67" w:rsidRDefault="00603EC0" w:rsidP="00603EC0">
                              <w:pPr>
                                <w:rPr>
                                  <w:rFonts w:ascii="Segoe UI" w:hAnsi="Segoe UI" w:cs="Segoe UI"/>
                                  <w:sz w:val="14"/>
                                  <w:szCs w:val="14"/>
                                </w:rPr>
                              </w:pPr>
                              <w:r>
                                <w:rPr>
                                  <w:rFonts w:ascii="Segoe UI" w:hAnsi="Segoe UI" w:cs="Segoe UI"/>
                                  <w:color w:val="000000"/>
                                  <w:sz w:val="14"/>
                                  <w:szCs w:val="14"/>
                                </w:rPr>
                                <w:t>-</w:t>
                              </w:r>
                            </w:p>
                          </w:tc>
                        </w:tr>
                      </w:tbl>
                      <w:p w14:paraId="7071495C" w14:textId="77777777" w:rsidR="008D4321" w:rsidRDefault="008D4321" w:rsidP="008D4321"/>
                    </w:txbxContent>
                  </v:textbox>
                </v:shape>
              </v:group>
            </w:pict>
          </mc:Fallback>
        </mc:AlternateContent>
      </w:r>
    </w:p>
    <w:p w14:paraId="1ED66334" w14:textId="14C8C768" w:rsidR="00AA5F90" w:rsidRDefault="00AA5F90" w:rsidP="009E6963">
      <w:pPr>
        <w:rPr>
          <w:sz w:val="20"/>
          <w:szCs w:val="20"/>
        </w:rPr>
      </w:pPr>
    </w:p>
    <w:p w14:paraId="59CA84DE" w14:textId="23971A6F" w:rsidR="00AA5F90" w:rsidRDefault="00AA5F90" w:rsidP="009E6963">
      <w:pPr>
        <w:rPr>
          <w:sz w:val="20"/>
          <w:szCs w:val="20"/>
        </w:rPr>
      </w:pPr>
    </w:p>
    <w:p w14:paraId="64AC1F56" w14:textId="2D640DBD" w:rsidR="00AA5F90" w:rsidRDefault="00AA5F90" w:rsidP="009E6963">
      <w:pPr>
        <w:rPr>
          <w:sz w:val="20"/>
          <w:szCs w:val="20"/>
        </w:rPr>
      </w:pPr>
    </w:p>
    <w:p w14:paraId="47BD09E4" w14:textId="0C59BEF3" w:rsidR="00215D3A" w:rsidRDefault="00215D3A" w:rsidP="009E6963">
      <w:pPr>
        <w:rPr>
          <w:sz w:val="20"/>
          <w:szCs w:val="20"/>
        </w:rPr>
      </w:pPr>
    </w:p>
    <w:p w14:paraId="4E68C506" w14:textId="0785CE69" w:rsidR="00290516" w:rsidRDefault="002E0514" w:rsidP="009E6963">
      <w:pPr>
        <w:rPr>
          <w:sz w:val="20"/>
          <w:szCs w:val="20"/>
        </w:rPr>
      </w:pPr>
      <w:r>
        <w:rPr>
          <w:noProof/>
          <w:sz w:val="20"/>
          <w:szCs w:val="20"/>
        </w:rPr>
        <mc:AlternateContent>
          <mc:Choice Requires="wps">
            <w:drawing>
              <wp:anchor distT="0" distB="0" distL="114300" distR="114300" simplePos="0" relativeHeight="251939840" behindDoc="0" locked="0" layoutInCell="1" allowOverlap="1" wp14:anchorId="58D7089A" wp14:editId="1E90E247">
                <wp:simplePos x="0" y="0"/>
                <wp:positionH relativeFrom="column">
                  <wp:posOffset>-5080</wp:posOffset>
                </wp:positionH>
                <wp:positionV relativeFrom="paragraph">
                  <wp:posOffset>185203</wp:posOffset>
                </wp:positionV>
                <wp:extent cx="247650" cy="158750"/>
                <wp:effectExtent l="0" t="0" r="13335" b="12700"/>
                <wp:wrapNone/>
                <wp:docPr id="796279954"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2F5EBEC4" w14:textId="680379D8" w:rsidR="002E0514" w:rsidRPr="00603F99" w:rsidRDefault="002E0514" w:rsidP="002E0514">
                            <w:pPr>
                              <w:jc w:val="center"/>
                              <w:rPr>
                                <w:sz w:val="16"/>
                                <w:szCs w:val="16"/>
                              </w:rPr>
                            </w:pPr>
                            <w:r w:rsidRPr="00603F99">
                              <w:rPr>
                                <w:sz w:val="16"/>
                                <w:szCs w:val="16"/>
                              </w:rPr>
                              <w:t>10</w:t>
                            </w:r>
                            <w:r>
                              <w:rPr>
                                <w:sz w:val="16"/>
                                <w:szCs w:val="16"/>
                              </w:rPr>
                              <w:t>f</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7089A" id="_x0000_s1046" style="position:absolute;margin-left:-.4pt;margin-top:14.6pt;width:19.5pt;height:12.5pt;z-index:251939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" fillcolor="white [3201]" strokecolor="black [3200]" strokeweight="1pt">
                <v:textbox inset="1.44pt,0,1.44pt,0">
                  <w:txbxContent>
                    <w:p w14:paraId="2F5EBEC4" w14:textId="680379D8" w:rsidR="002E0514" w:rsidRPr="00603F99" w:rsidRDefault="002E0514" w:rsidP="002E0514">
                      <w:pPr>
                        <w:jc w:val="center"/>
                        <w:rPr>
                          <w:sz w:val="16"/>
                          <w:szCs w:val="16"/>
                        </w:rPr>
                      </w:pPr>
                      <w:r w:rsidRPr="00603F99">
                        <w:rPr>
                          <w:sz w:val="16"/>
                          <w:szCs w:val="16"/>
                        </w:rPr>
                        <w:t>10</w:t>
                      </w:r>
                      <w:r>
                        <w:rPr>
                          <w:sz w:val="16"/>
                          <w:szCs w:val="16"/>
                        </w:rPr>
                        <w:t>f</w:t>
                      </w:r>
                    </w:p>
                  </w:txbxContent>
                </v:textbox>
              </v:rect>
            </w:pict>
          </mc:Fallback>
        </mc:AlternateContent>
      </w:r>
      <w:r w:rsidR="00356A1D">
        <w:rPr>
          <w:rFonts w:ascii="Segoe UI" w:hAnsi="Segoe UI" w:cs="Segoe UI"/>
          <w:noProof/>
          <w:color w:val="CCCCCC"/>
          <w:sz w:val="12"/>
          <w:szCs w:val="12"/>
        </w:rPr>
        <mc:AlternateContent>
          <mc:Choice Requires="wpg">
            <w:drawing>
              <wp:anchor distT="0" distB="0" distL="114300" distR="114300" simplePos="0" relativeHeight="251926528" behindDoc="0" locked="0" layoutInCell="1" allowOverlap="1" wp14:anchorId="2D40AAC0" wp14:editId="4200EA40">
                <wp:simplePos x="0" y="0"/>
                <wp:positionH relativeFrom="column">
                  <wp:posOffset>-1147</wp:posOffset>
                </wp:positionH>
                <wp:positionV relativeFrom="paragraph">
                  <wp:posOffset>120343</wp:posOffset>
                </wp:positionV>
                <wp:extent cx="6438900" cy="1353185"/>
                <wp:effectExtent l="0" t="0" r="19050" b="18415"/>
                <wp:wrapNone/>
                <wp:docPr id="766574621" name="Group 71"/>
                <wp:cNvGraphicFramePr/>
                <a:graphic xmlns:a="http://schemas.openxmlformats.org/drawingml/2006/main">
                  <a:graphicData uri="http://schemas.microsoft.com/office/word/2010/wordprocessingGroup">
                    <wpg:wgp>
                      <wpg:cNvGrpSpPr/>
                      <wpg:grpSpPr>
                        <a:xfrm>
                          <a:off x="0" y="0"/>
                          <a:ext cx="6438900" cy="1353185"/>
                          <a:chOff x="0" y="0"/>
                          <a:chExt cx="5874015" cy="1292860"/>
                        </a:xfrm>
                      </wpg:grpSpPr>
                      <wps:wsp>
                        <wps:cNvPr id="1405744957" name="Text Box 67"/>
                        <wps:cNvSpPr txBox="1"/>
                        <wps:spPr>
                          <a:xfrm>
                            <a:off x="0" y="0"/>
                            <a:ext cx="5874015" cy="1292860"/>
                          </a:xfrm>
                          <a:prstGeom prst="rect">
                            <a:avLst/>
                          </a:prstGeom>
                          <a:solidFill>
                            <a:schemeClr val="lt1"/>
                          </a:solidFill>
                          <a:ln w="6350">
                            <a:solidFill>
                              <a:prstClr val="black"/>
                            </a:solidFill>
                          </a:ln>
                        </wps:spPr>
                        <wps:txbx>
                          <w:txbxContent>
                            <w:p w14:paraId="7BCFF427" w14:textId="77777777" w:rsidR="00356A1D" w:rsidRDefault="00356A1D" w:rsidP="00356A1D">
                              <w:r>
                                <w:rPr>
                                  <w:noProof/>
                                  <w:sz w:val="20"/>
                                  <w:szCs w:val="20"/>
                                </w:rPr>
                                <w:drawing>
                                  <wp:inline distT="0" distB="0" distL="0" distR="0" wp14:anchorId="73D67A92" wp14:editId="06291D5E">
                                    <wp:extent cx="2001725" cy="1159011"/>
                                    <wp:effectExtent l="19050" t="19050" r="17780" b="22225"/>
                                    <wp:docPr id="135659649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10306" cy="1163980"/>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031358" name="Text Box 65"/>
                        <wps:cNvSpPr txBox="1"/>
                        <wps:spPr>
                          <a:xfrm>
                            <a:off x="2041155" y="8976"/>
                            <a:ext cx="3832860" cy="1249756"/>
                          </a:xfrm>
                          <a:prstGeom prst="rect">
                            <a:avLst/>
                          </a:prstGeom>
                          <a:solidFill>
                            <a:schemeClr val="lt1"/>
                          </a:solidFill>
                          <a:ln w="6350">
                            <a:noFill/>
                          </a:ln>
                        </wps:spPr>
                        <wps:txbx>
                          <w:txbxContent>
                            <w:tbl>
                              <w:tblPr>
                                <w:tblStyle w:val="TableGrid"/>
                                <w:tblW w:w="6292" w:type="dxa"/>
                                <w:tblInd w:w="-5" w:type="dxa"/>
                                <w:tblLook w:val="04A0" w:firstRow="1" w:lastRow="0" w:firstColumn="1" w:lastColumn="0" w:noHBand="0" w:noVBand="1"/>
                              </w:tblPr>
                              <w:tblGrid>
                                <w:gridCol w:w="441"/>
                                <w:gridCol w:w="373"/>
                                <w:gridCol w:w="373"/>
                                <w:gridCol w:w="473"/>
                                <w:gridCol w:w="473"/>
                                <w:gridCol w:w="524"/>
                                <w:gridCol w:w="373"/>
                                <w:gridCol w:w="549"/>
                                <w:gridCol w:w="624"/>
                                <w:gridCol w:w="614"/>
                                <w:gridCol w:w="775"/>
                                <w:gridCol w:w="700"/>
                              </w:tblGrid>
                              <w:tr w:rsidR="00356A1D" w14:paraId="23EE4653" w14:textId="77777777" w:rsidTr="00FD6412">
                                <w:trPr>
                                  <w:cantSplit/>
                                  <w:trHeight w:val="1098"/>
                                </w:trPr>
                                <w:tc>
                                  <w:tcPr>
                                    <w:tcW w:w="441" w:type="dxa"/>
                                    <w:textDirection w:val="btLr"/>
                                  </w:tcPr>
                                  <w:p w14:paraId="72584908" w14:textId="77777777" w:rsidR="00356A1D" w:rsidRPr="003677BD" w:rsidRDefault="00356A1D" w:rsidP="00406DDE">
                                    <w:pPr>
                                      <w:ind w:left="113" w:right="113"/>
                                      <w:rPr>
                                        <w:sz w:val="12"/>
                                        <w:szCs w:val="12"/>
                                      </w:rPr>
                                    </w:pPr>
                                    <w:r w:rsidRPr="003677BD">
                                      <w:rPr>
                                        <w:b/>
                                        <w:bCs/>
                                        <w:sz w:val="12"/>
                                        <w:szCs w:val="12"/>
                                      </w:rPr>
                                      <w:t>Timepoint</w:t>
                                    </w:r>
                                  </w:p>
                                </w:tc>
                                <w:tc>
                                  <w:tcPr>
                                    <w:tcW w:w="373" w:type="dxa"/>
                                    <w:textDirection w:val="btLr"/>
                                  </w:tcPr>
                                  <w:p w14:paraId="3FF6A65A" w14:textId="77777777" w:rsidR="00356A1D" w:rsidRPr="003677BD" w:rsidRDefault="00356A1D" w:rsidP="00406DDE">
                                    <w:pPr>
                                      <w:ind w:left="113" w:right="113"/>
                                      <w:rPr>
                                        <w:sz w:val="12"/>
                                        <w:szCs w:val="12"/>
                                      </w:rPr>
                                    </w:pPr>
                                    <w:r w:rsidRPr="003677BD">
                                      <w:rPr>
                                        <w:b/>
                                        <w:bCs/>
                                        <w:sz w:val="12"/>
                                        <w:szCs w:val="12"/>
                                      </w:rPr>
                                      <w:t>MMSE</w:t>
                                    </w:r>
                                  </w:p>
                                </w:tc>
                                <w:tc>
                                  <w:tcPr>
                                    <w:tcW w:w="373" w:type="dxa"/>
                                    <w:textDirection w:val="btLr"/>
                                  </w:tcPr>
                                  <w:p w14:paraId="74589AA4" w14:textId="77777777" w:rsidR="00356A1D" w:rsidRPr="003677BD" w:rsidRDefault="00356A1D" w:rsidP="00406DDE">
                                    <w:pPr>
                                      <w:ind w:left="113" w:right="113"/>
                                      <w:rPr>
                                        <w:sz w:val="12"/>
                                        <w:szCs w:val="12"/>
                                      </w:rPr>
                                    </w:pPr>
                                    <w:r w:rsidRPr="003677BD">
                                      <w:rPr>
                                        <w:b/>
                                        <w:bCs/>
                                        <w:sz w:val="12"/>
                                        <w:szCs w:val="12"/>
                                      </w:rPr>
                                      <w:t>CDRSB</w:t>
                                    </w:r>
                                  </w:p>
                                </w:tc>
                                <w:tc>
                                  <w:tcPr>
                                    <w:tcW w:w="473" w:type="dxa"/>
                                    <w:textDirection w:val="btLr"/>
                                  </w:tcPr>
                                  <w:p w14:paraId="06317E84" w14:textId="77777777" w:rsidR="00356A1D" w:rsidRPr="003677BD" w:rsidRDefault="00356A1D" w:rsidP="00406DDE">
                                    <w:pPr>
                                      <w:ind w:left="113" w:right="113"/>
                                      <w:rPr>
                                        <w:sz w:val="12"/>
                                        <w:szCs w:val="12"/>
                                      </w:rPr>
                                    </w:pPr>
                                    <w:r w:rsidRPr="003677BD">
                                      <w:rPr>
                                        <w:b/>
                                        <w:bCs/>
                                        <w:sz w:val="12"/>
                                        <w:szCs w:val="12"/>
                                      </w:rPr>
                                      <w:t>ADAS13</w:t>
                                    </w:r>
                                  </w:p>
                                </w:tc>
                                <w:tc>
                                  <w:tcPr>
                                    <w:tcW w:w="473" w:type="dxa"/>
                                    <w:textDirection w:val="btLr"/>
                                  </w:tcPr>
                                  <w:p w14:paraId="33CF4806" w14:textId="77777777" w:rsidR="00356A1D" w:rsidRPr="003677BD" w:rsidRDefault="00356A1D" w:rsidP="00406DDE">
                                    <w:pPr>
                                      <w:ind w:left="113" w:right="113"/>
                                      <w:rPr>
                                        <w:sz w:val="12"/>
                                        <w:szCs w:val="12"/>
                                      </w:rPr>
                                    </w:pPr>
                                    <w:r w:rsidRPr="003677BD">
                                      <w:rPr>
                                        <w:b/>
                                        <w:bCs/>
                                        <w:sz w:val="12"/>
                                        <w:szCs w:val="12"/>
                                      </w:rPr>
                                      <w:t>FAQ</w:t>
                                    </w:r>
                                  </w:p>
                                </w:tc>
                                <w:tc>
                                  <w:tcPr>
                                    <w:tcW w:w="524" w:type="dxa"/>
                                    <w:textDirection w:val="btLr"/>
                                  </w:tcPr>
                                  <w:p w14:paraId="320ADF41" w14:textId="77777777" w:rsidR="00356A1D" w:rsidRPr="003677BD" w:rsidRDefault="00356A1D" w:rsidP="00406DDE">
                                    <w:pPr>
                                      <w:ind w:left="113" w:right="113"/>
                                      <w:rPr>
                                        <w:b/>
                                        <w:bCs/>
                                        <w:sz w:val="12"/>
                                        <w:szCs w:val="12"/>
                                      </w:rPr>
                                    </w:pPr>
                                    <w:r w:rsidRPr="003677BD">
                                      <w:rPr>
                                        <w:b/>
                                        <w:bCs/>
                                        <w:sz w:val="12"/>
                                        <w:szCs w:val="12"/>
                                      </w:rPr>
                                      <w:t>RAVLT</w:t>
                                    </w:r>
                                  </w:p>
                                  <w:p w14:paraId="6623889E" w14:textId="77777777" w:rsidR="00356A1D" w:rsidRPr="003677BD" w:rsidRDefault="00356A1D" w:rsidP="00406DDE">
                                    <w:pPr>
                                      <w:ind w:left="113" w:right="113"/>
                                      <w:rPr>
                                        <w:sz w:val="12"/>
                                        <w:szCs w:val="12"/>
                                      </w:rPr>
                                    </w:pPr>
                                    <w:r w:rsidRPr="003677BD">
                                      <w:rPr>
                                        <w:b/>
                                        <w:bCs/>
                                        <w:sz w:val="12"/>
                                        <w:szCs w:val="12"/>
                                      </w:rPr>
                                      <w:t>Immediate</w:t>
                                    </w:r>
                                  </w:p>
                                </w:tc>
                                <w:tc>
                                  <w:tcPr>
                                    <w:tcW w:w="373" w:type="dxa"/>
                                    <w:textDirection w:val="btLr"/>
                                  </w:tcPr>
                                  <w:p w14:paraId="7C3D0497" w14:textId="77777777" w:rsidR="00356A1D" w:rsidRPr="003677BD" w:rsidRDefault="00356A1D" w:rsidP="00406DDE">
                                    <w:pPr>
                                      <w:ind w:left="113" w:right="113"/>
                                      <w:rPr>
                                        <w:sz w:val="12"/>
                                        <w:szCs w:val="12"/>
                                      </w:rPr>
                                    </w:pPr>
                                    <w:r w:rsidRPr="003677BD">
                                      <w:rPr>
                                        <w:b/>
                                        <w:bCs/>
                                        <w:sz w:val="12"/>
                                        <w:szCs w:val="12"/>
                                      </w:rPr>
                                      <w:t>APOE4</w:t>
                                    </w:r>
                                  </w:p>
                                </w:tc>
                                <w:tc>
                                  <w:tcPr>
                                    <w:tcW w:w="549" w:type="dxa"/>
                                    <w:textDirection w:val="btLr"/>
                                  </w:tcPr>
                                  <w:p w14:paraId="4BE603F9" w14:textId="77777777" w:rsidR="00356A1D" w:rsidRPr="003677BD" w:rsidRDefault="00356A1D" w:rsidP="00406DDE">
                                    <w:pPr>
                                      <w:ind w:left="113" w:right="113"/>
                                      <w:rPr>
                                        <w:sz w:val="12"/>
                                        <w:szCs w:val="12"/>
                                      </w:rPr>
                                    </w:pPr>
                                    <w:r w:rsidRPr="003677BD">
                                      <w:rPr>
                                        <w:b/>
                                        <w:bCs/>
                                        <w:sz w:val="12"/>
                                        <w:szCs w:val="12"/>
                                      </w:rPr>
                                      <w:t>FDG</w:t>
                                    </w:r>
                                  </w:p>
                                </w:tc>
                                <w:tc>
                                  <w:tcPr>
                                    <w:tcW w:w="624" w:type="dxa"/>
                                    <w:textDirection w:val="btLr"/>
                                  </w:tcPr>
                                  <w:p w14:paraId="52334FAE" w14:textId="77777777" w:rsidR="00356A1D" w:rsidRPr="003677BD" w:rsidRDefault="00356A1D" w:rsidP="00406DDE">
                                    <w:pPr>
                                      <w:ind w:left="113" w:right="113"/>
                                      <w:rPr>
                                        <w:sz w:val="12"/>
                                        <w:szCs w:val="12"/>
                                      </w:rPr>
                                    </w:pPr>
                                    <w:r w:rsidRPr="003677BD">
                                      <w:rPr>
                                        <w:b/>
                                        <w:bCs/>
                                        <w:sz w:val="12"/>
                                        <w:szCs w:val="12"/>
                                      </w:rPr>
                                      <w:t>AV45</w:t>
                                    </w:r>
                                  </w:p>
                                </w:tc>
                                <w:tc>
                                  <w:tcPr>
                                    <w:tcW w:w="614" w:type="dxa"/>
                                    <w:textDirection w:val="btLr"/>
                                  </w:tcPr>
                                  <w:p w14:paraId="1584B974" w14:textId="77777777" w:rsidR="00356A1D" w:rsidRPr="003677BD" w:rsidRDefault="00356A1D" w:rsidP="00406DDE">
                                    <w:pPr>
                                      <w:ind w:left="113" w:right="113"/>
                                      <w:rPr>
                                        <w:sz w:val="12"/>
                                        <w:szCs w:val="12"/>
                                      </w:rPr>
                                    </w:pPr>
                                    <w:r w:rsidRPr="003677BD">
                                      <w:rPr>
                                        <w:b/>
                                        <w:bCs/>
                                        <w:sz w:val="12"/>
                                        <w:szCs w:val="12"/>
                                      </w:rPr>
                                      <w:t>ABETA</w:t>
                                    </w:r>
                                  </w:p>
                                </w:tc>
                                <w:tc>
                                  <w:tcPr>
                                    <w:tcW w:w="775" w:type="dxa"/>
                                    <w:textDirection w:val="btLr"/>
                                  </w:tcPr>
                                  <w:p w14:paraId="1FCB588E" w14:textId="77777777" w:rsidR="00356A1D" w:rsidRPr="003677BD" w:rsidRDefault="00356A1D" w:rsidP="00406DDE">
                                    <w:pPr>
                                      <w:ind w:left="113" w:right="113"/>
                                      <w:rPr>
                                        <w:b/>
                                        <w:bCs/>
                                        <w:sz w:val="12"/>
                                        <w:szCs w:val="12"/>
                                      </w:rPr>
                                    </w:pPr>
                                    <w:r w:rsidRPr="003677BD">
                                      <w:rPr>
                                        <w:b/>
                                        <w:bCs/>
                                        <w:sz w:val="12"/>
                                        <w:szCs w:val="12"/>
                                      </w:rPr>
                                      <w:t>Normalized</w:t>
                                    </w:r>
                                  </w:p>
                                  <w:p w14:paraId="57110904" w14:textId="77777777" w:rsidR="00356A1D" w:rsidRPr="003677BD" w:rsidRDefault="00356A1D" w:rsidP="00406DDE">
                                    <w:pPr>
                                      <w:ind w:left="113" w:right="113"/>
                                      <w:rPr>
                                        <w:sz w:val="12"/>
                                        <w:szCs w:val="12"/>
                                      </w:rPr>
                                    </w:pPr>
                                    <w:r w:rsidRPr="003677BD">
                                      <w:rPr>
                                        <w:b/>
                                        <w:bCs/>
                                        <w:sz w:val="12"/>
                                        <w:szCs w:val="12"/>
                                      </w:rPr>
                                      <w:t>Hippocampus</w:t>
                                    </w:r>
                                  </w:p>
                                </w:tc>
                                <w:tc>
                                  <w:tcPr>
                                    <w:tcW w:w="700" w:type="dxa"/>
                                    <w:textDirection w:val="btLr"/>
                                  </w:tcPr>
                                  <w:p w14:paraId="4393B898" w14:textId="77777777" w:rsidR="00356A1D" w:rsidRPr="003677BD" w:rsidRDefault="00356A1D" w:rsidP="00406DDE">
                                    <w:pPr>
                                      <w:ind w:left="113" w:right="113"/>
                                      <w:rPr>
                                        <w:b/>
                                        <w:bCs/>
                                        <w:sz w:val="12"/>
                                        <w:szCs w:val="12"/>
                                      </w:rPr>
                                    </w:pPr>
                                    <w:r w:rsidRPr="003677BD">
                                      <w:rPr>
                                        <w:b/>
                                        <w:bCs/>
                                        <w:sz w:val="12"/>
                                        <w:szCs w:val="12"/>
                                      </w:rPr>
                                      <w:t>Normalized</w:t>
                                    </w:r>
                                  </w:p>
                                  <w:p w14:paraId="151D6667" w14:textId="77777777" w:rsidR="00356A1D" w:rsidRPr="003677BD" w:rsidRDefault="00356A1D" w:rsidP="00406DDE">
                                    <w:pPr>
                                      <w:ind w:left="113" w:right="113"/>
                                      <w:rPr>
                                        <w:sz w:val="12"/>
                                        <w:szCs w:val="12"/>
                                      </w:rPr>
                                    </w:pPr>
                                    <w:r w:rsidRPr="003677BD">
                                      <w:rPr>
                                        <w:b/>
                                        <w:bCs/>
                                        <w:sz w:val="12"/>
                                        <w:szCs w:val="12"/>
                                      </w:rPr>
                                      <w:t>Ventricles</w:t>
                                    </w:r>
                                  </w:p>
                                </w:tc>
                              </w:tr>
                              <w:tr w:rsidR="00356A1D" w14:paraId="4EBDF17D" w14:textId="77777777" w:rsidTr="00FD6412">
                                <w:trPr>
                                  <w:trHeight w:val="94"/>
                                </w:trPr>
                                <w:tc>
                                  <w:tcPr>
                                    <w:tcW w:w="441" w:type="dxa"/>
                                    <w:vAlign w:val="center"/>
                                  </w:tcPr>
                                  <w:p w14:paraId="070CADE1"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T0</w:t>
                                    </w:r>
                                  </w:p>
                                </w:tc>
                                <w:tc>
                                  <w:tcPr>
                                    <w:tcW w:w="373" w:type="dxa"/>
                                    <w:vAlign w:val="center"/>
                                  </w:tcPr>
                                  <w:p w14:paraId="0C774E68"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26</w:t>
                                    </w:r>
                                  </w:p>
                                </w:tc>
                                <w:tc>
                                  <w:tcPr>
                                    <w:tcW w:w="373" w:type="dxa"/>
                                    <w:vAlign w:val="center"/>
                                  </w:tcPr>
                                  <w:p w14:paraId="5807B21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5</w:t>
                                    </w:r>
                                  </w:p>
                                </w:tc>
                                <w:tc>
                                  <w:tcPr>
                                    <w:tcW w:w="473" w:type="dxa"/>
                                    <w:vAlign w:val="center"/>
                                  </w:tcPr>
                                  <w:p w14:paraId="3A46F83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19</w:t>
                                    </w:r>
                                  </w:p>
                                </w:tc>
                                <w:tc>
                                  <w:tcPr>
                                    <w:tcW w:w="473" w:type="dxa"/>
                                    <w:vAlign w:val="center"/>
                                  </w:tcPr>
                                  <w:p w14:paraId="4FAC244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21</w:t>
                                    </w:r>
                                  </w:p>
                                </w:tc>
                                <w:tc>
                                  <w:tcPr>
                                    <w:tcW w:w="524" w:type="dxa"/>
                                    <w:vAlign w:val="center"/>
                                  </w:tcPr>
                                  <w:p w14:paraId="19F78AC9"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45</w:t>
                                    </w:r>
                                  </w:p>
                                </w:tc>
                                <w:tc>
                                  <w:tcPr>
                                    <w:tcW w:w="373" w:type="dxa"/>
                                    <w:vAlign w:val="center"/>
                                  </w:tcPr>
                                  <w:p w14:paraId="48940B33"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727E769F"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1.281</w:t>
                                    </w:r>
                                  </w:p>
                                </w:tc>
                                <w:tc>
                                  <w:tcPr>
                                    <w:tcW w:w="624" w:type="dxa"/>
                                    <w:vAlign w:val="center"/>
                                  </w:tcPr>
                                  <w:p w14:paraId="78999C75"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0.9185</w:t>
                                    </w:r>
                                  </w:p>
                                </w:tc>
                                <w:tc>
                                  <w:tcPr>
                                    <w:tcW w:w="614" w:type="dxa"/>
                                    <w:vAlign w:val="center"/>
                                  </w:tcPr>
                                  <w:p w14:paraId="38142785"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&gt;1700</w:t>
                                    </w:r>
                                  </w:p>
                                </w:tc>
                                <w:tc>
                                  <w:tcPr>
                                    <w:tcW w:w="775" w:type="dxa"/>
                                    <w:vAlign w:val="center"/>
                                  </w:tcPr>
                                  <w:p w14:paraId="783CEC42"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0.004148</w:t>
                                    </w:r>
                                  </w:p>
                                </w:tc>
                                <w:tc>
                                  <w:tcPr>
                                    <w:tcW w:w="700" w:type="dxa"/>
                                    <w:vAlign w:val="center"/>
                                  </w:tcPr>
                                  <w:p w14:paraId="5440A31A"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0.01987</w:t>
                                    </w:r>
                                  </w:p>
                                </w:tc>
                              </w:tr>
                              <w:tr w:rsidR="00356A1D" w14:paraId="654B65F6" w14:textId="77777777" w:rsidTr="00FD6412">
                                <w:trPr>
                                  <w:trHeight w:val="40"/>
                                </w:trPr>
                                <w:tc>
                                  <w:tcPr>
                                    <w:tcW w:w="441" w:type="dxa"/>
                                    <w:vAlign w:val="center"/>
                                  </w:tcPr>
                                  <w:p w14:paraId="67E62877"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T6</w:t>
                                    </w:r>
                                  </w:p>
                                </w:tc>
                                <w:tc>
                                  <w:tcPr>
                                    <w:tcW w:w="373" w:type="dxa"/>
                                    <w:vAlign w:val="center"/>
                                  </w:tcPr>
                                  <w:p w14:paraId="03AB5831"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5F63060C"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473" w:type="dxa"/>
                                    <w:vAlign w:val="center"/>
                                  </w:tcPr>
                                  <w:p w14:paraId="74EBE7AD"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473" w:type="dxa"/>
                                    <w:vAlign w:val="center"/>
                                  </w:tcPr>
                                  <w:p w14:paraId="1923D894"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524" w:type="dxa"/>
                                    <w:vAlign w:val="center"/>
                                  </w:tcPr>
                                  <w:p w14:paraId="0F385BA4"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00206D1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7704A10D"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07A3704E"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14" w:type="dxa"/>
                                    <w:vAlign w:val="center"/>
                                  </w:tcPr>
                                  <w:p w14:paraId="24181683"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B245F94"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4D738F4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r>
                              <w:tr w:rsidR="00356A1D" w14:paraId="0BB00F94" w14:textId="77777777" w:rsidTr="00FD6412">
                                <w:trPr>
                                  <w:trHeight w:val="40"/>
                                </w:trPr>
                                <w:tc>
                                  <w:tcPr>
                                    <w:tcW w:w="441" w:type="dxa"/>
                                    <w:vAlign w:val="center"/>
                                  </w:tcPr>
                                  <w:p w14:paraId="189374CC"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T12</w:t>
                                    </w:r>
                                  </w:p>
                                </w:tc>
                                <w:tc>
                                  <w:tcPr>
                                    <w:tcW w:w="373" w:type="dxa"/>
                                    <w:vAlign w:val="center"/>
                                  </w:tcPr>
                                  <w:p w14:paraId="6BF47532"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27</w:t>
                                    </w:r>
                                  </w:p>
                                </w:tc>
                                <w:tc>
                                  <w:tcPr>
                                    <w:tcW w:w="373" w:type="dxa"/>
                                    <w:vAlign w:val="center"/>
                                  </w:tcPr>
                                  <w:p w14:paraId="1C40FD1F"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5</w:t>
                                    </w:r>
                                  </w:p>
                                </w:tc>
                                <w:tc>
                                  <w:tcPr>
                                    <w:tcW w:w="473" w:type="dxa"/>
                                    <w:vAlign w:val="center"/>
                                  </w:tcPr>
                                  <w:p w14:paraId="043B4EC7"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23</w:t>
                                    </w:r>
                                  </w:p>
                                </w:tc>
                                <w:tc>
                                  <w:tcPr>
                                    <w:tcW w:w="473" w:type="dxa"/>
                                    <w:vAlign w:val="center"/>
                                  </w:tcPr>
                                  <w:p w14:paraId="7249EAD4"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21</w:t>
                                    </w:r>
                                  </w:p>
                                </w:tc>
                                <w:tc>
                                  <w:tcPr>
                                    <w:tcW w:w="524" w:type="dxa"/>
                                    <w:vAlign w:val="center"/>
                                  </w:tcPr>
                                  <w:p w14:paraId="18C2AC3F"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42</w:t>
                                    </w:r>
                                  </w:p>
                                </w:tc>
                                <w:tc>
                                  <w:tcPr>
                                    <w:tcW w:w="373" w:type="dxa"/>
                                    <w:vAlign w:val="center"/>
                                  </w:tcPr>
                                  <w:p w14:paraId="7F56AFA5"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3B9D4713"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1BBC80BE"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14" w:type="dxa"/>
                                    <w:vAlign w:val="center"/>
                                  </w:tcPr>
                                  <w:p w14:paraId="29A3AE86"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76B18AF"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329EA86C"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r>
                              <w:tr w:rsidR="00356A1D" w14:paraId="49E07436" w14:textId="77777777" w:rsidTr="00FD6412">
                                <w:trPr>
                                  <w:trHeight w:val="40"/>
                                </w:trPr>
                                <w:tc>
                                  <w:tcPr>
                                    <w:tcW w:w="441" w:type="dxa"/>
                                    <w:vAlign w:val="center"/>
                                  </w:tcPr>
                                  <w:p w14:paraId="7C525A28"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T24</w:t>
                                    </w:r>
                                  </w:p>
                                </w:tc>
                                <w:tc>
                                  <w:tcPr>
                                    <w:tcW w:w="373" w:type="dxa"/>
                                    <w:vAlign w:val="center"/>
                                  </w:tcPr>
                                  <w:p w14:paraId="7E59B5FA"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27</w:t>
                                    </w:r>
                                  </w:p>
                                </w:tc>
                                <w:tc>
                                  <w:tcPr>
                                    <w:tcW w:w="373" w:type="dxa"/>
                                    <w:vAlign w:val="center"/>
                                  </w:tcPr>
                                  <w:p w14:paraId="52A724FD"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5</w:t>
                                    </w:r>
                                  </w:p>
                                </w:tc>
                                <w:tc>
                                  <w:tcPr>
                                    <w:tcW w:w="473" w:type="dxa"/>
                                    <w:vAlign w:val="center"/>
                                  </w:tcPr>
                                  <w:p w14:paraId="7142F0C6"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22</w:t>
                                    </w:r>
                                  </w:p>
                                </w:tc>
                                <w:tc>
                                  <w:tcPr>
                                    <w:tcW w:w="473" w:type="dxa"/>
                                    <w:vAlign w:val="center"/>
                                  </w:tcPr>
                                  <w:p w14:paraId="301BC73A"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19</w:t>
                                    </w:r>
                                  </w:p>
                                </w:tc>
                                <w:tc>
                                  <w:tcPr>
                                    <w:tcW w:w="524" w:type="dxa"/>
                                    <w:vAlign w:val="center"/>
                                  </w:tcPr>
                                  <w:p w14:paraId="34B6DA1B"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39</w:t>
                                    </w:r>
                                  </w:p>
                                </w:tc>
                                <w:tc>
                                  <w:tcPr>
                                    <w:tcW w:w="373" w:type="dxa"/>
                                    <w:vAlign w:val="center"/>
                                  </w:tcPr>
                                  <w:p w14:paraId="65DA1612"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7A8DAFB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2899FC82"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0.9191</w:t>
                                    </w:r>
                                  </w:p>
                                </w:tc>
                                <w:tc>
                                  <w:tcPr>
                                    <w:tcW w:w="614" w:type="dxa"/>
                                    <w:vAlign w:val="center"/>
                                  </w:tcPr>
                                  <w:p w14:paraId="3678CD96"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5373BC79"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1A1244A7"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r>
                            </w:tbl>
                            <w:p w14:paraId="42D728A3" w14:textId="77777777" w:rsidR="00356A1D" w:rsidRDefault="00356A1D" w:rsidP="00356A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D40AAC0" id="_x0000_s1047" style="position:absolute;margin-left:-.1pt;margin-top:9.5pt;width:507pt;height:106.55pt;z-index:251926528" coordsize="58740,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">
                <v:shape id="Text Box 67" o:spid="_x0000_s1048" type="#_x0000_t202" style="position:absolute;width:58740;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" fillcolor="white [3201]" strokeweight=".5pt">
                  <v:textbox>
                    <w:txbxContent>
                      <w:p w14:paraId="7BCFF427" w14:textId="77777777" w:rsidR="00356A1D" w:rsidRDefault="00356A1D" w:rsidP="00356A1D">
                        <w:r>
                          <w:rPr>
                            <w:noProof/>
                            <w:sz w:val="20"/>
                            <w:szCs w:val="20"/>
                          </w:rPr>
                          <w:drawing>
                            <wp:inline distT="0" distB="0" distL="0" distR="0" wp14:anchorId="73D67A92" wp14:editId="06291D5E">
                              <wp:extent cx="2001725" cy="1159011"/>
                              <wp:effectExtent l="19050" t="19050" r="17780" b="22225"/>
                              <wp:docPr id="135659649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10306" cy="1163980"/>
                                      </a:xfrm>
                                      <a:prstGeom prst="rect">
                                        <a:avLst/>
                                      </a:prstGeom>
                                      <a:noFill/>
                                      <a:ln>
                                        <a:solidFill>
                                          <a:schemeClr val="accent1"/>
                                        </a:solidFill>
                                      </a:ln>
                                    </pic:spPr>
                                  </pic:pic>
                                </a:graphicData>
                              </a:graphic>
                            </wp:inline>
                          </w:drawing>
                        </w:r>
                      </w:p>
                    </w:txbxContent>
                  </v:textbox>
                </v:shape>
                <v:shape id="Text Box 65" o:spid="_x0000_s1049" type="#_x0000_t202" style="position:absolute;left:20411;top:89;width:38329;height:12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" fillcolor="white [3201]" stroked="f" strokeweight=".5pt">
                  <v:textbox>
                    <w:txbxContent>
                      <w:tbl>
                        <w:tblPr>
                          <w:tblStyle w:val="TableGrid"/>
                          <w:tblW w:w="6292" w:type="dxa"/>
                          <w:tblInd w:w="-5" w:type="dxa"/>
                          <w:tblLook w:val="04A0" w:firstRow="1" w:lastRow="0" w:firstColumn="1" w:lastColumn="0" w:noHBand="0" w:noVBand="1"/>
                        </w:tblPr>
                        <w:tblGrid>
                          <w:gridCol w:w="441"/>
                          <w:gridCol w:w="373"/>
                          <w:gridCol w:w="373"/>
                          <w:gridCol w:w="473"/>
                          <w:gridCol w:w="473"/>
                          <w:gridCol w:w="524"/>
                          <w:gridCol w:w="373"/>
                          <w:gridCol w:w="549"/>
                          <w:gridCol w:w="624"/>
                          <w:gridCol w:w="614"/>
                          <w:gridCol w:w="775"/>
                          <w:gridCol w:w="700"/>
                        </w:tblGrid>
                        <w:tr w:rsidR="00356A1D" w14:paraId="23EE4653" w14:textId="77777777" w:rsidTr="00FD6412">
                          <w:trPr>
                            <w:cantSplit/>
                            <w:trHeight w:val="1098"/>
                          </w:trPr>
                          <w:tc>
                            <w:tcPr>
                              <w:tcW w:w="441" w:type="dxa"/>
                              <w:textDirection w:val="btLr"/>
                            </w:tcPr>
                            <w:p w14:paraId="72584908" w14:textId="77777777" w:rsidR="00356A1D" w:rsidRPr="003677BD" w:rsidRDefault="00356A1D" w:rsidP="00406DDE">
                              <w:pPr>
                                <w:ind w:left="113" w:right="113"/>
                                <w:rPr>
                                  <w:sz w:val="12"/>
                                  <w:szCs w:val="12"/>
                                </w:rPr>
                              </w:pPr>
                              <w:r w:rsidRPr="003677BD">
                                <w:rPr>
                                  <w:b/>
                                  <w:bCs/>
                                  <w:sz w:val="12"/>
                                  <w:szCs w:val="12"/>
                                </w:rPr>
                                <w:t>Timepoint</w:t>
                              </w:r>
                            </w:p>
                          </w:tc>
                          <w:tc>
                            <w:tcPr>
                              <w:tcW w:w="373" w:type="dxa"/>
                              <w:textDirection w:val="btLr"/>
                            </w:tcPr>
                            <w:p w14:paraId="3FF6A65A" w14:textId="77777777" w:rsidR="00356A1D" w:rsidRPr="003677BD" w:rsidRDefault="00356A1D" w:rsidP="00406DDE">
                              <w:pPr>
                                <w:ind w:left="113" w:right="113"/>
                                <w:rPr>
                                  <w:sz w:val="12"/>
                                  <w:szCs w:val="12"/>
                                </w:rPr>
                              </w:pPr>
                              <w:r w:rsidRPr="003677BD">
                                <w:rPr>
                                  <w:b/>
                                  <w:bCs/>
                                  <w:sz w:val="12"/>
                                  <w:szCs w:val="12"/>
                                </w:rPr>
                                <w:t>MMSE</w:t>
                              </w:r>
                            </w:p>
                          </w:tc>
                          <w:tc>
                            <w:tcPr>
                              <w:tcW w:w="373" w:type="dxa"/>
                              <w:textDirection w:val="btLr"/>
                            </w:tcPr>
                            <w:p w14:paraId="74589AA4" w14:textId="77777777" w:rsidR="00356A1D" w:rsidRPr="003677BD" w:rsidRDefault="00356A1D" w:rsidP="00406DDE">
                              <w:pPr>
                                <w:ind w:left="113" w:right="113"/>
                                <w:rPr>
                                  <w:sz w:val="12"/>
                                  <w:szCs w:val="12"/>
                                </w:rPr>
                              </w:pPr>
                              <w:r w:rsidRPr="003677BD">
                                <w:rPr>
                                  <w:b/>
                                  <w:bCs/>
                                  <w:sz w:val="12"/>
                                  <w:szCs w:val="12"/>
                                </w:rPr>
                                <w:t>CDRSB</w:t>
                              </w:r>
                            </w:p>
                          </w:tc>
                          <w:tc>
                            <w:tcPr>
                              <w:tcW w:w="473" w:type="dxa"/>
                              <w:textDirection w:val="btLr"/>
                            </w:tcPr>
                            <w:p w14:paraId="06317E84" w14:textId="77777777" w:rsidR="00356A1D" w:rsidRPr="003677BD" w:rsidRDefault="00356A1D" w:rsidP="00406DDE">
                              <w:pPr>
                                <w:ind w:left="113" w:right="113"/>
                                <w:rPr>
                                  <w:sz w:val="12"/>
                                  <w:szCs w:val="12"/>
                                </w:rPr>
                              </w:pPr>
                              <w:r w:rsidRPr="003677BD">
                                <w:rPr>
                                  <w:b/>
                                  <w:bCs/>
                                  <w:sz w:val="12"/>
                                  <w:szCs w:val="12"/>
                                </w:rPr>
                                <w:t>ADAS13</w:t>
                              </w:r>
                            </w:p>
                          </w:tc>
                          <w:tc>
                            <w:tcPr>
                              <w:tcW w:w="473" w:type="dxa"/>
                              <w:textDirection w:val="btLr"/>
                            </w:tcPr>
                            <w:p w14:paraId="33CF4806" w14:textId="77777777" w:rsidR="00356A1D" w:rsidRPr="003677BD" w:rsidRDefault="00356A1D" w:rsidP="00406DDE">
                              <w:pPr>
                                <w:ind w:left="113" w:right="113"/>
                                <w:rPr>
                                  <w:sz w:val="12"/>
                                  <w:szCs w:val="12"/>
                                </w:rPr>
                              </w:pPr>
                              <w:r w:rsidRPr="003677BD">
                                <w:rPr>
                                  <w:b/>
                                  <w:bCs/>
                                  <w:sz w:val="12"/>
                                  <w:szCs w:val="12"/>
                                </w:rPr>
                                <w:t>FAQ</w:t>
                              </w:r>
                            </w:p>
                          </w:tc>
                          <w:tc>
                            <w:tcPr>
                              <w:tcW w:w="524" w:type="dxa"/>
                              <w:textDirection w:val="btLr"/>
                            </w:tcPr>
                            <w:p w14:paraId="320ADF41" w14:textId="77777777" w:rsidR="00356A1D" w:rsidRPr="003677BD" w:rsidRDefault="00356A1D" w:rsidP="00406DDE">
                              <w:pPr>
                                <w:ind w:left="113" w:right="113"/>
                                <w:rPr>
                                  <w:b/>
                                  <w:bCs/>
                                  <w:sz w:val="12"/>
                                  <w:szCs w:val="12"/>
                                </w:rPr>
                              </w:pPr>
                              <w:r w:rsidRPr="003677BD">
                                <w:rPr>
                                  <w:b/>
                                  <w:bCs/>
                                  <w:sz w:val="12"/>
                                  <w:szCs w:val="12"/>
                                </w:rPr>
                                <w:t>RAVLT</w:t>
                              </w:r>
                            </w:p>
                            <w:p w14:paraId="6623889E" w14:textId="77777777" w:rsidR="00356A1D" w:rsidRPr="003677BD" w:rsidRDefault="00356A1D" w:rsidP="00406DDE">
                              <w:pPr>
                                <w:ind w:left="113" w:right="113"/>
                                <w:rPr>
                                  <w:sz w:val="12"/>
                                  <w:szCs w:val="12"/>
                                </w:rPr>
                              </w:pPr>
                              <w:r w:rsidRPr="003677BD">
                                <w:rPr>
                                  <w:b/>
                                  <w:bCs/>
                                  <w:sz w:val="12"/>
                                  <w:szCs w:val="12"/>
                                </w:rPr>
                                <w:t>Immediate</w:t>
                              </w:r>
                            </w:p>
                          </w:tc>
                          <w:tc>
                            <w:tcPr>
                              <w:tcW w:w="373" w:type="dxa"/>
                              <w:textDirection w:val="btLr"/>
                            </w:tcPr>
                            <w:p w14:paraId="7C3D0497" w14:textId="77777777" w:rsidR="00356A1D" w:rsidRPr="003677BD" w:rsidRDefault="00356A1D" w:rsidP="00406DDE">
                              <w:pPr>
                                <w:ind w:left="113" w:right="113"/>
                                <w:rPr>
                                  <w:sz w:val="12"/>
                                  <w:szCs w:val="12"/>
                                </w:rPr>
                              </w:pPr>
                              <w:r w:rsidRPr="003677BD">
                                <w:rPr>
                                  <w:b/>
                                  <w:bCs/>
                                  <w:sz w:val="12"/>
                                  <w:szCs w:val="12"/>
                                </w:rPr>
                                <w:t>APOE4</w:t>
                              </w:r>
                            </w:p>
                          </w:tc>
                          <w:tc>
                            <w:tcPr>
                              <w:tcW w:w="549" w:type="dxa"/>
                              <w:textDirection w:val="btLr"/>
                            </w:tcPr>
                            <w:p w14:paraId="4BE603F9" w14:textId="77777777" w:rsidR="00356A1D" w:rsidRPr="003677BD" w:rsidRDefault="00356A1D" w:rsidP="00406DDE">
                              <w:pPr>
                                <w:ind w:left="113" w:right="113"/>
                                <w:rPr>
                                  <w:sz w:val="12"/>
                                  <w:szCs w:val="12"/>
                                </w:rPr>
                              </w:pPr>
                              <w:r w:rsidRPr="003677BD">
                                <w:rPr>
                                  <w:b/>
                                  <w:bCs/>
                                  <w:sz w:val="12"/>
                                  <w:szCs w:val="12"/>
                                </w:rPr>
                                <w:t>FDG</w:t>
                              </w:r>
                            </w:p>
                          </w:tc>
                          <w:tc>
                            <w:tcPr>
                              <w:tcW w:w="624" w:type="dxa"/>
                              <w:textDirection w:val="btLr"/>
                            </w:tcPr>
                            <w:p w14:paraId="52334FAE" w14:textId="77777777" w:rsidR="00356A1D" w:rsidRPr="003677BD" w:rsidRDefault="00356A1D" w:rsidP="00406DDE">
                              <w:pPr>
                                <w:ind w:left="113" w:right="113"/>
                                <w:rPr>
                                  <w:sz w:val="12"/>
                                  <w:szCs w:val="12"/>
                                </w:rPr>
                              </w:pPr>
                              <w:r w:rsidRPr="003677BD">
                                <w:rPr>
                                  <w:b/>
                                  <w:bCs/>
                                  <w:sz w:val="12"/>
                                  <w:szCs w:val="12"/>
                                </w:rPr>
                                <w:t>AV45</w:t>
                              </w:r>
                            </w:p>
                          </w:tc>
                          <w:tc>
                            <w:tcPr>
                              <w:tcW w:w="614" w:type="dxa"/>
                              <w:textDirection w:val="btLr"/>
                            </w:tcPr>
                            <w:p w14:paraId="1584B974" w14:textId="77777777" w:rsidR="00356A1D" w:rsidRPr="003677BD" w:rsidRDefault="00356A1D" w:rsidP="00406DDE">
                              <w:pPr>
                                <w:ind w:left="113" w:right="113"/>
                                <w:rPr>
                                  <w:sz w:val="12"/>
                                  <w:szCs w:val="12"/>
                                </w:rPr>
                              </w:pPr>
                              <w:r w:rsidRPr="003677BD">
                                <w:rPr>
                                  <w:b/>
                                  <w:bCs/>
                                  <w:sz w:val="12"/>
                                  <w:szCs w:val="12"/>
                                </w:rPr>
                                <w:t>ABETA</w:t>
                              </w:r>
                            </w:p>
                          </w:tc>
                          <w:tc>
                            <w:tcPr>
                              <w:tcW w:w="775" w:type="dxa"/>
                              <w:textDirection w:val="btLr"/>
                            </w:tcPr>
                            <w:p w14:paraId="1FCB588E" w14:textId="77777777" w:rsidR="00356A1D" w:rsidRPr="003677BD" w:rsidRDefault="00356A1D" w:rsidP="00406DDE">
                              <w:pPr>
                                <w:ind w:left="113" w:right="113"/>
                                <w:rPr>
                                  <w:b/>
                                  <w:bCs/>
                                  <w:sz w:val="12"/>
                                  <w:szCs w:val="12"/>
                                </w:rPr>
                              </w:pPr>
                              <w:r w:rsidRPr="003677BD">
                                <w:rPr>
                                  <w:b/>
                                  <w:bCs/>
                                  <w:sz w:val="12"/>
                                  <w:szCs w:val="12"/>
                                </w:rPr>
                                <w:t>Normalized</w:t>
                              </w:r>
                            </w:p>
                            <w:p w14:paraId="57110904" w14:textId="77777777" w:rsidR="00356A1D" w:rsidRPr="003677BD" w:rsidRDefault="00356A1D" w:rsidP="00406DDE">
                              <w:pPr>
                                <w:ind w:left="113" w:right="113"/>
                                <w:rPr>
                                  <w:sz w:val="12"/>
                                  <w:szCs w:val="12"/>
                                </w:rPr>
                              </w:pPr>
                              <w:r w:rsidRPr="003677BD">
                                <w:rPr>
                                  <w:b/>
                                  <w:bCs/>
                                  <w:sz w:val="12"/>
                                  <w:szCs w:val="12"/>
                                </w:rPr>
                                <w:t>Hippocampus</w:t>
                              </w:r>
                            </w:p>
                          </w:tc>
                          <w:tc>
                            <w:tcPr>
                              <w:tcW w:w="700" w:type="dxa"/>
                              <w:textDirection w:val="btLr"/>
                            </w:tcPr>
                            <w:p w14:paraId="4393B898" w14:textId="77777777" w:rsidR="00356A1D" w:rsidRPr="003677BD" w:rsidRDefault="00356A1D" w:rsidP="00406DDE">
                              <w:pPr>
                                <w:ind w:left="113" w:right="113"/>
                                <w:rPr>
                                  <w:b/>
                                  <w:bCs/>
                                  <w:sz w:val="12"/>
                                  <w:szCs w:val="12"/>
                                </w:rPr>
                              </w:pPr>
                              <w:r w:rsidRPr="003677BD">
                                <w:rPr>
                                  <w:b/>
                                  <w:bCs/>
                                  <w:sz w:val="12"/>
                                  <w:szCs w:val="12"/>
                                </w:rPr>
                                <w:t>Normalized</w:t>
                              </w:r>
                            </w:p>
                            <w:p w14:paraId="151D6667" w14:textId="77777777" w:rsidR="00356A1D" w:rsidRPr="003677BD" w:rsidRDefault="00356A1D" w:rsidP="00406DDE">
                              <w:pPr>
                                <w:ind w:left="113" w:right="113"/>
                                <w:rPr>
                                  <w:sz w:val="12"/>
                                  <w:szCs w:val="12"/>
                                </w:rPr>
                              </w:pPr>
                              <w:r w:rsidRPr="003677BD">
                                <w:rPr>
                                  <w:b/>
                                  <w:bCs/>
                                  <w:sz w:val="12"/>
                                  <w:szCs w:val="12"/>
                                </w:rPr>
                                <w:t>Ventricles</w:t>
                              </w:r>
                            </w:p>
                          </w:tc>
                        </w:tr>
                        <w:tr w:rsidR="00356A1D" w14:paraId="4EBDF17D" w14:textId="77777777" w:rsidTr="00FD6412">
                          <w:trPr>
                            <w:trHeight w:val="94"/>
                          </w:trPr>
                          <w:tc>
                            <w:tcPr>
                              <w:tcW w:w="441" w:type="dxa"/>
                              <w:vAlign w:val="center"/>
                            </w:tcPr>
                            <w:p w14:paraId="070CADE1"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T0</w:t>
                              </w:r>
                            </w:p>
                          </w:tc>
                          <w:tc>
                            <w:tcPr>
                              <w:tcW w:w="373" w:type="dxa"/>
                              <w:vAlign w:val="center"/>
                            </w:tcPr>
                            <w:p w14:paraId="0C774E68"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26</w:t>
                              </w:r>
                            </w:p>
                          </w:tc>
                          <w:tc>
                            <w:tcPr>
                              <w:tcW w:w="373" w:type="dxa"/>
                              <w:vAlign w:val="center"/>
                            </w:tcPr>
                            <w:p w14:paraId="5807B21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5</w:t>
                              </w:r>
                            </w:p>
                          </w:tc>
                          <w:tc>
                            <w:tcPr>
                              <w:tcW w:w="473" w:type="dxa"/>
                              <w:vAlign w:val="center"/>
                            </w:tcPr>
                            <w:p w14:paraId="3A46F83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19</w:t>
                              </w:r>
                            </w:p>
                          </w:tc>
                          <w:tc>
                            <w:tcPr>
                              <w:tcW w:w="473" w:type="dxa"/>
                              <w:vAlign w:val="center"/>
                            </w:tcPr>
                            <w:p w14:paraId="4FAC244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21</w:t>
                              </w:r>
                            </w:p>
                          </w:tc>
                          <w:tc>
                            <w:tcPr>
                              <w:tcW w:w="524" w:type="dxa"/>
                              <w:vAlign w:val="center"/>
                            </w:tcPr>
                            <w:p w14:paraId="19F78AC9"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45</w:t>
                              </w:r>
                            </w:p>
                          </w:tc>
                          <w:tc>
                            <w:tcPr>
                              <w:tcW w:w="373" w:type="dxa"/>
                              <w:vAlign w:val="center"/>
                            </w:tcPr>
                            <w:p w14:paraId="48940B33"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727E769F"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1.281</w:t>
                              </w:r>
                            </w:p>
                          </w:tc>
                          <w:tc>
                            <w:tcPr>
                              <w:tcW w:w="624" w:type="dxa"/>
                              <w:vAlign w:val="center"/>
                            </w:tcPr>
                            <w:p w14:paraId="78999C75"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0.9185</w:t>
                              </w:r>
                            </w:p>
                          </w:tc>
                          <w:tc>
                            <w:tcPr>
                              <w:tcW w:w="614" w:type="dxa"/>
                              <w:vAlign w:val="center"/>
                            </w:tcPr>
                            <w:p w14:paraId="38142785"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&gt;1700</w:t>
                              </w:r>
                            </w:p>
                          </w:tc>
                          <w:tc>
                            <w:tcPr>
                              <w:tcW w:w="775" w:type="dxa"/>
                              <w:vAlign w:val="center"/>
                            </w:tcPr>
                            <w:p w14:paraId="783CEC42"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0.004148</w:t>
                              </w:r>
                            </w:p>
                          </w:tc>
                          <w:tc>
                            <w:tcPr>
                              <w:tcW w:w="700" w:type="dxa"/>
                              <w:vAlign w:val="center"/>
                            </w:tcPr>
                            <w:p w14:paraId="5440A31A"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0.01987</w:t>
                              </w:r>
                            </w:p>
                          </w:tc>
                        </w:tr>
                        <w:tr w:rsidR="00356A1D" w14:paraId="654B65F6" w14:textId="77777777" w:rsidTr="00FD6412">
                          <w:trPr>
                            <w:trHeight w:val="40"/>
                          </w:trPr>
                          <w:tc>
                            <w:tcPr>
                              <w:tcW w:w="441" w:type="dxa"/>
                              <w:vAlign w:val="center"/>
                            </w:tcPr>
                            <w:p w14:paraId="67E62877"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T6</w:t>
                              </w:r>
                            </w:p>
                          </w:tc>
                          <w:tc>
                            <w:tcPr>
                              <w:tcW w:w="373" w:type="dxa"/>
                              <w:vAlign w:val="center"/>
                            </w:tcPr>
                            <w:p w14:paraId="03AB5831"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5F63060C"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473" w:type="dxa"/>
                              <w:vAlign w:val="center"/>
                            </w:tcPr>
                            <w:p w14:paraId="74EBE7AD"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473" w:type="dxa"/>
                              <w:vAlign w:val="center"/>
                            </w:tcPr>
                            <w:p w14:paraId="1923D894"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524" w:type="dxa"/>
                              <w:vAlign w:val="center"/>
                            </w:tcPr>
                            <w:p w14:paraId="0F385BA4"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00206D1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7704A10D"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07A3704E"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14" w:type="dxa"/>
                              <w:vAlign w:val="center"/>
                            </w:tcPr>
                            <w:p w14:paraId="24181683"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B245F94"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4D738F4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r>
                        <w:tr w:rsidR="00356A1D" w14:paraId="0BB00F94" w14:textId="77777777" w:rsidTr="00FD6412">
                          <w:trPr>
                            <w:trHeight w:val="40"/>
                          </w:trPr>
                          <w:tc>
                            <w:tcPr>
                              <w:tcW w:w="441" w:type="dxa"/>
                              <w:vAlign w:val="center"/>
                            </w:tcPr>
                            <w:p w14:paraId="189374CC"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T12</w:t>
                              </w:r>
                            </w:p>
                          </w:tc>
                          <w:tc>
                            <w:tcPr>
                              <w:tcW w:w="373" w:type="dxa"/>
                              <w:vAlign w:val="center"/>
                            </w:tcPr>
                            <w:p w14:paraId="6BF47532"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27</w:t>
                              </w:r>
                            </w:p>
                          </w:tc>
                          <w:tc>
                            <w:tcPr>
                              <w:tcW w:w="373" w:type="dxa"/>
                              <w:vAlign w:val="center"/>
                            </w:tcPr>
                            <w:p w14:paraId="1C40FD1F"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5</w:t>
                              </w:r>
                            </w:p>
                          </w:tc>
                          <w:tc>
                            <w:tcPr>
                              <w:tcW w:w="473" w:type="dxa"/>
                              <w:vAlign w:val="center"/>
                            </w:tcPr>
                            <w:p w14:paraId="043B4EC7"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23</w:t>
                              </w:r>
                            </w:p>
                          </w:tc>
                          <w:tc>
                            <w:tcPr>
                              <w:tcW w:w="473" w:type="dxa"/>
                              <w:vAlign w:val="center"/>
                            </w:tcPr>
                            <w:p w14:paraId="7249EAD4"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21</w:t>
                              </w:r>
                            </w:p>
                          </w:tc>
                          <w:tc>
                            <w:tcPr>
                              <w:tcW w:w="524" w:type="dxa"/>
                              <w:vAlign w:val="center"/>
                            </w:tcPr>
                            <w:p w14:paraId="18C2AC3F"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42</w:t>
                              </w:r>
                            </w:p>
                          </w:tc>
                          <w:tc>
                            <w:tcPr>
                              <w:tcW w:w="373" w:type="dxa"/>
                              <w:vAlign w:val="center"/>
                            </w:tcPr>
                            <w:p w14:paraId="7F56AFA5"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3B9D4713"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1BBC80BE"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14" w:type="dxa"/>
                              <w:vAlign w:val="center"/>
                            </w:tcPr>
                            <w:p w14:paraId="29A3AE86"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76B18AF"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329EA86C"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r>
                        <w:tr w:rsidR="00356A1D" w14:paraId="49E07436" w14:textId="77777777" w:rsidTr="00FD6412">
                          <w:trPr>
                            <w:trHeight w:val="40"/>
                          </w:trPr>
                          <w:tc>
                            <w:tcPr>
                              <w:tcW w:w="441" w:type="dxa"/>
                              <w:vAlign w:val="center"/>
                            </w:tcPr>
                            <w:p w14:paraId="7C525A28"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T24</w:t>
                              </w:r>
                            </w:p>
                          </w:tc>
                          <w:tc>
                            <w:tcPr>
                              <w:tcW w:w="373" w:type="dxa"/>
                              <w:vAlign w:val="center"/>
                            </w:tcPr>
                            <w:p w14:paraId="7E59B5FA"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27</w:t>
                              </w:r>
                            </w:p>
                          </w:tc>
                          <w:tc>
                            <w:tcPr>
                              <w:tcW w:w="373" w:type="dxa"/>
                              <w:vAlign w:val="center"/>
                            </w:tcPr>
                            <w:p w14:paraId="52A724FD"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5</w:t>
                              </w:r>
                            </w:p>
                          </w:tc>
                          <w:tc>
                            <w:tcPr>
                              <w:tcW w:w="473" w:type="dxa"/>
                              <w:vAlign w:val="center"/>
                            </w:tcPr>
                            <w:p w14:paraId="7142F0C6"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22</w:t>
                              </w:r>
                            </w:p>
                          </w:tc>
                          <w:tc>
                            <w:tcPr>
                              <w:tcW w:w="473" w:type="dxa"/>
                              <w:vAlign w:val="center"/>
                            </w:tcPr>
                            <w:p w14:paraId="301BC73A"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19</w:t>
                              </w:r>
                            </w:p>
                          </w:tc>
                          <w:tc>
                            <w:tcPr>
                              <w:tcW w:w="524" w:type="dxa"/>
                              <w:vAlign w:val="center"/>
                            </w:tcPr>
                            <w:p w14:paraId="34B6DA1B"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39</w:t>
                              </w:r>
                            </w:p>
                          </w:tc>
                          <w:tc>
                            <w:tcPr>
                              <w:tcW w:w="373" w:type="dxa"/>
                              <w:vAlign w:val="center"/>
                            </w:tcPr>
                            <w:p w14:paraId="65DA1612"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7A8DAFB0"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624" w:type="dxa"/>
                              <w:vAlign w:val="center"/>
                            </w:tcPr>
                            <w:p w14:paraId="2899FC82"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0.9191</w:t>
                              </w:r>
                            </w:p>
                          </w:tc>
                          <w:tc>
                            <w:tcPr>
                              <w:tcW w:w="614" w:type="dxa"/>
                              <w:vAlign w:val="center"/>
                            </w:tcPr>
                            <w:p w14:paraId="3678CD96"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5373BC79"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1A1244A7" w14:textId="77777777" w:rsidR="00356A1D" w:rsidRPr="006C6D67" w:rsidRDefault="00356A1D" w:rsidP="00FD6412">
                              <w:pPr>
                                <w:rPr>
                                  <w:rFonts w:ascii="Segoe UI" w:hAnsi="Segoe UI" w:cs="Segoe UI"/>
                                  <w:sz w:val="14"/>
                                  <w:szCs w:val="14"/>
                                </w:rPr>
                              </w:pPr>
                              <w:r>
                                <w:rPr>
                                  <w:rFonts w:ascii="Segoe UI" w:hAnsi="Segoe UI" w:cs="Segoe UI"/>
                                  <w:color w:val="000000"/>
                                  <w:sz w:val="14"/>
                                  <w:szCs w:val="14"/>
                                </w:rPr>
                                <w:t>-</w:t>
                              </w:r>
                            </w:p>
                          </w:tc>
                        </w:tr>
                      </w:tbl>
                      <w:p w14:paraId="42D728A3" w14:textId="77777777" w:rsidR="00356A1D" w:rsidRDefault="00356A1D" w:rsidP="00356A1D"/>
                    </w:txbxContent>
                  </v:textbox>
                </v:shape>
              </v:group>
            </w:pict>
          </mc:Fallback>
        </mc:AlternateContent>
      </w:r>
    </w:p>
    <w:p w14:paraId="52AACBEA" w14:textId="15C7340D" w:rsidR="00215D3A" w:rsidRDefault="00215D3A" w:rsidP="009E6963">
      <w:pPr>
        <w:rPr>
          <w:sz w:val="20"/>
          <w:szCs w:val="20"/>
        </w:rPr>
      </w:pPr>
    </w:p>
    <w:p w14:paraId="68236BAC" w14:textId="2440D7B7" w:rsidR="00215D3A" w:rsidRPr="0070415A" w:rsidRDefault="00215D3A" w:rsidP="009E6963">
      <w:pPr>
        <w:rPr>
          <w:rFonts w:ascii="Segoe UI" w:hAnsi="Segoe UI" w:cs="Segoe UI"/>
          <w:color w:val="CCCCCC"/>
          <w:sz w:val="12"/>
          <w:szCs w:val="12"/>
        </w:rPr>
      </w:pPr>
    </w:p>
    <w:p w14:paraId="5E61EBEC" w14:textId="11924992" w:rsidR="009B7AE2" w:rsidRDefault="009B7AE2" w:rsidP="009E6963">
      <w:pPr>
        <w:rPr>
          <w:sz w:val="20"/>
          <w:szCs w:val="20"/>
        </w:rPr>
      </w:pPr>
    </w:p>
    <w:p w14:paraId="627170C5" w14:textId="49EDFC7C" w:rsidR="003E5DC7" w:rsidRDefault="003E5DC7" w:rsidP="009E6963">
      <w:pPr>
        <w:rPr>
          <w:sz w:val="20"/>
          <w:szCs w:val="20"/>
        </w:rPr>
      </w:pPr>
    </w:p>
    <w:p w14:paraId="61E7985E" w14:textId="77777777" w:rsidR="00C4003F" w:rsidRDefault="00C4003F">
      <w:pPr>
        <w:rPr>
          <w:b/>
          <w:bCs/>
          <w:color w:val="7030A0"/>
          <w:sz w:val="20"/>
          <w:szCs w:val="20"/>
        </w:rPr>
      </w:pPr>
      <w:r>
        <w:rPr>
          <w:b/>
          <w:bCs/>
          <w:color w:val="7030A0"/>
          <w:sz w:val="20"/>
          <w:szCs w:val="20"/>
        </w:rPr>
        <w:br w:type="page"/>
      </w:r>
    </w:p>
    <w:p w14:paraId="2912B0CE" w14:textId="257057DE" w:rsidR="00256302" w:rsidRPr="00256302" w:rsidRDefault="00256302" w:rsidP="00A733D2">
      <w:pPr>
        <w:jc w:val="both"/>
        <w:rPr>
          <w:b/>
          <w:bCs/>
          <w:color w:val="7030A0"/>
          <w:sz w:val="20"/>
          <w:szCs w:val="20"/>
        </w:rPr>
      </w:pPr>
      <w:r w:rsidRPr="00256302">
        <w:rPr>
          <w:b/>
          <w:bCs/>
          <w:color w:val="7030A0"/>
          <w:sz w:val="20"/>
          <w:szCs w:val="20"/>
        </w:rPr>
        <w:lastRenderedPageBreak/>
        <w:t>Performance on Convertible Subjects</w:t>
      </w:r>
    </w:p>
    <w:p w14:paraId="6FB4E12C" w14:textId="3C572903" w:rsidR="00AD3248" w:rsidRDefault="00FB7A1E" w:rsidP="00A733D2">
      <w:pPr>
        <w:jc w:val="both"/>
        <w:rPr>
          <w:color w:val="7030A0"/>
          <w:sz w:val="20"/>
          <w:szCs w:val="20"/>
        </w:rPr>
      </w:pPr>
      <w:commentRangeStart w:id="10"/>
      <w:r w:rsidRPr="00A733D2">
        <w:rPr>
          <w:color w:val="7030A0"/>
          <w:sz w:val="20"/>
          <w:szCs w:val="20"/>
        </w:rPr>
        <w:t xml:space="preserve">In contrast, convertible cases presented greater classification challenges, with the model achieving an overall accuracy of </w:t>
      </w:r>
      <w:r w:rsidRPr="00273B33">
        <w:rPr>
          <w:color w:val="7030A0"/>
          <w:sz w:val="20"/>
          <w:szCs w:val="20"/>
          <w:highlight w:val="green"/>
        </w:rPr>
        <w:t>0.7277</w:t>
      </w:r>
      <w:r w:rsidRPr="00A733D2">
        <w:rPr>
          <w:color w:val="7030A0"/>
          <w:sz w:val="20"/>
          <w:szCs w:val="20"/>
        </w:rPr>
        <w:t xml:space="preserve"> and an elevated epistemic uncertainty of </w:t>
      </w:r>
      <w:r w:rsidRPr="00273B33">
        <w:rPr>
          <w:color w:val="7030A0"/>
          <w:sz w:val="20"/>
          <w:szCs w:val="20"/>
          <w:highlight w:val="green"/>
        </w:rPr>
        <w:t>0.0166</w:t>
      </w:r>
      <w:r w:rsidRPr="00A733D2">
        <w:rPr>
          <w:color w:val="7030A0"/>
          <w:sz w:val="20"/>
          <w:szCs w:val="20"/>
        </w:rPr>
        <w:t xml:space="preserve">, resulting in an average standard deviation of </w:t>
      </w:r>
      <w:r w:rsidRPr="00273B33">
        <w:rPr>
          <w:color w:val="7030A0"/>
          <w:sz w:val="20"/>
          <w:szCs w:val="20"/>
          <w:highlight w:val="green"/>
        </w:rPr>
        <w:t>0.129</w:t>
      </w:r>
      <w:r w:rsidRPr="00A733D2">
        <w:rPr>
          <w:color w:val="7030A0"/>
          <w:sz w:val="20"/>
          <w:szCs w:val="20"/>
        </w:rPr>
        <w:t xml:space="preserve"> in probability prediction within the ensembled models.</w:t>
      </w:r>
      <w:r w:rsidR="005F5263">
        <w:rPr>
          <w:color w:val="7030A0"/>
          <w:sz w:val="20"/>
          <w:szCs w:val="20"/>
        </w:rPr>
        <w:t xml:space="preserve"> </w:t>
      </w:r>
      <w:r w:rsidRPr="00A733D2">
        <w:rPr>
          <w:color w:val="7030A0"/>
          <w:sz w:val="20"/>
          <w:szCs w:val="20"/>
        </w:rPr>
        <w:t xml:space="preserve">Only </w:t>
      </w:r>
      <w:r w:rsidRPr="00273B33">
        <w:rPr>
          <w:color w:val="7030A0"/>
          <w:sz w:val="20"/>
          <w:szCs w:val="20"/>
          <w:highlight w:val="green"/>
        </w:rPr>
        <w:t>19.64</w:t>
      </w:r>
      <w:r w:rsidRPr="00A733D2">
        <w:rPr>
          <w:color w:val="7030A0"/>
          <w:sz w:val="20"/>
          <w:szCs w:val="20"/>
        </w:rPr>
        <w:t xml:space="preserve">% of these cases achieved a minimum confidence score higher than 0.9 at the given temporal point, whereas </w:t>
      </w:r>
      <w:r w:rsidRPr="00273B33">
        <w:rPr>
          <w:color w:val="7030A0"/>
          <w:sz w:val="20"/>
          <w:szCs w:val="20"/>
          <w:highlight w:val="green"/>
        </w:rPr>
        <w:t>67.86</w:t>
      </w:r>
      <w:r w:rsidRPr="00A733D2">
        <w:rPr>
          <w:color w:val="7030A0"/>
          <w:sz w:val="20"/>
          <w:szCs w:val="20"/>
        </w:rPr>
        <w:t>% achieved a confidence score of 0.7 or higher. This outcome suggests a noticeable reduction in model certainty when predicting progression in convertible cases.</w:t>
      </w:r>
      <w:commentRangeEnd w:id="10"/>
      <w:r w:rsidR="00755844">
        <w:rPr>
          <w:rStyle w:val="CommentReference"/>
        </w:rPr>
        <w:commentReference w:id="10"/>
      </w:r>
      <w:r>
        <w:rPr>
          <w:color w:val="7030A0"/>
          <w:sz w:val="20"/>
          <w:szCs w:val="20"/>
        </w:rPr>
        <w:t xml:space="preserve"> </w:t>
      </w:r>
      <w:r w:rsidR="005F5263">
        <w:rPr>
          <w:color w:val="7030A0"/>
          <w:sz w:val="20"/>
          <w:szCs w:val="20"/>
        </w:rPr>
        <w:t xml:space="preserve">The </w:t>
      </w:r>
      <w:r w:rsidR="00A733D2" w:rsidRPr="00A733D2">
        <w:rPr>
          <w:color w:val="7030A0"/>
          <w:sz w:val="20"/>
          <w:szCs w:val="20"/>
        </w:rPr>
        <w:t xml:space="preserve">model’s highest probabilistic prediction at each time group did not always exhibit a one-to-one correspondence with the actual diagnostic stages; however, the model successfully identified transitional patterns within the two-year prediction window for most cases. The model performed optimally, with consistent predictive capabilities for the MCI-to-AD transition; however, it underperformed for the CN-to-MCI and MCI-to-CN transitions. </w:t>
      </w:r>
    </w:p>
    <w:p w14:paraId="7626D13C" w14:textId="77777777" w:rsidR="00AD3248" w:rsidRDefault="00AD3248" w:rsidP="00C4003F">
      <w:pPr>
        <w:spacing w:after="120"/>
        <w:jc w:val="both"/>
        <w:rPr>
          <w:color w:val="7030A0"/>
          <w:sz w:val="20"/>
          <w:szCs w:val="20"/>
        </w:rPr>
      </w:pPr>
      <w:r w:rsidRPr="00AD3248">
        <w:rPr>
          <w:color w:val="7030A0"/>
          <w:sz w:val="20"/>
          <w:szCs w:val="20"/>
        </w:rPr>
        <w:t>Three primary scenarios emerged in convertible cases:</w:t>
      </w:r>
    </w:p>
    <w:p w14:paraId="75DA527D" w14:textId="3F395552" w:rsidR="00AD3248" w:rsidRDefault="00A733D2" w:rsidP="00AD3248">
      <w:pPr>
        <w:pStyle w:val="ListParagraph"/>
        <w:numPr>
          <w:ilvl w:val="0"/>
          <w:numId w:val="14"/>
        </w:numPr>
        <w:ind w:left="540"/>
        <w:jc w:val="both"/>
        <w:rPr>
          <w:color w:val="7030A0"/>
          <w:sz w:val="20"/>
          <w:szCs w:val="20"/>
        </w:rPr>
      </w:pPr>
      <w:r w:rsidRPr="00AD3248">
        <w:rPr>
          <w:color w:val="7030A0"/>
          <w:sz w:val="20"/>
          <w:szCs w:val="20"/>
        </w:rPr>
        <w:t>Figure 11</w:t>
      </w:r>
      <w:proofErr w:type="gramStart"/>
      <w:r w:rsidRPr="00AD3248">
        <w:rPr>
          <w:color w:val="7030A0"/>
          <w:sz w:val="20"/>
          <w:szCs w:val="20"/>
        </w:rPr>
        <w:t>a-c</w:t>
      </w:r>
      <w:proofErr w:type="gramEnd"/>
      <w:r w:rsidRPr="00AD3248">
        <w:rPr>
          <w:color w:val="7030A0"/>
          <w:sz w:val="20"/>
          <w:szCs w:val="20"/>
        </w:rPr>
        <w:t xml:space="preserve"> illustrates the model’s ability to detect convertible cases with high confidence scores when the transitions </w:t>
      </w:r>
      <w:proofErr w:type="gramStart"/>
      <w:r w:rsidRPr="00AD3248">
        <w:rPr>
          <w:color w:val="7030A0"/>
          <w:sz w:val="20"/>
          <w:szCs w:val="20"/>
        </w:rPr>
        <w:t>occurred</w:t>
      </w:r>
      <w:proofErr w:type="gramEnd"/>
      <w:r w:rsidRPr="00AD3248">
        <w:rPr>
          <w:color w:val="7030A0"/>
          <w:sz w:val="20"/>
          <w:szCs w:val="20"/>
        </w:rPr>
        <w:t xml:space="preserve"> at different time points. The subjects had converted from MCI to AD at different temporal stages, but the dominant probability at T24 was AD in all cases. </w:t>
      </w:r>
    </w:p>
    <w:p w14:paraId="7382A692" w14:textId="729850A7" w:rsidR="00AD3248" w:rsidRDefault="00A733D2" w:rsidP="00AD3248">
      <w:pPr>
        <w:pStyle w:val="ListParagraph"/>
        <w:numPr>
          <w:ilvl w:val="0"/>
          <w:numId w:val="14"/>
        </w:numPr>
        <w:ind w:left="540"/>
        <w:jc w:val="both"/>
        <w:rPr>
          <w:color w:val="7030A0"/>
          <w:sz w:val="20"/>
          <w:szCs w:val="20"/>
        </w:rPr>
      </w:pPr>
      <w:r w:rsidRPr="00AD3248">
        <w:rPr>
          <w:color w:val="7030A0"/>
          <w:sz w:val="20"/>
          <w:szCs w:val="20"/>
        </w:rPr>
        <w:t xml:space="preserve"> Figures </w:t>
      </w:r>
      <w:proofErr w:type="gramStart"/>
      <w:r w:rsidRPr="00AD3248">
        <w:rPr>
          <w:color w:val="7030A0"/>
          <w:sz w:val="20"/>
          <w:szCs w:val="20"/>
        </w:rPr>
        <w:t>11d</w:t>
      </w:r>
      <w:proofErr w:type="gramEnd"/>
      <w:r w:rsidRPr="00AD3248">
        <w:rPr>
          <w:color w:val="7030A0"/>
          <w:sz w:val="20"/>
          <w:szCs w:val="20"/>
        </w:rPr>
        <w:t xml:space="preserve">-e display the predicted instances where the model successfully captured the overall transitioning pattern, albeit at the cost of a low confidence score at T0. However, the confidence score improved along with the probability for the next disease stage as the temporal sequence progressed.  </w:t>
      </w:r>
    </w:p>
    <w:p w14:paraId="629C0747" w14:textId="44E1D01A" w:rsidR="00F977B6" w:rsidRPr="00AD3248" w:rsidRDefault="00A733D2" w:rsidP="00C4003F">
      <w:pPr>
        <w:pStyle w:val="ListParagraph"/>
        <w:numPr>
          <w:ilvl w:val="0"/>
          <w:numId w:val="14"/>
        </w:numPr>
        <w:spacing w:after="0"/>
        <w:ind w:left="547"/>
        <w:contextualSpacing w:val="0"/>
        <w:jc w:val="both"/>
        <w:rPr>
          <w:color w:val="7030A0"/>
          <w:sz w:val="20"/>
          <w:szCs w:val="20"/>
        </w:rPr>
      </w:pPr>
      <w:r w:rsidRPr="00AD3248">
        <w:rPr>
          <w:color w:val="7030A0"/>
          <w:sz w:val="20"/>
          <w:szCs w:val="20"/>
        </w:rPr>
        <w:t xml:space="preserve">Figures </w:t>
      </w:r>
      <w:proofErr w:type="gramStart"/>
      <w:r w:rsidRPr="00AD3248">
        <w:rPr>
          <w:color w:val="7030A0"/>
          <w:sz w:val="20"/>
          <w:szCs w:val="20"/>
        </w:rPr>
        <w:t>11f</w:t>
      </w:r>
      <w:proofErr w:type="gramEnd"/>
      <w:r w:rsidRPr="00AD3248">
        <w:rPr>
          <w:color w:val="7030A0"/>
          <w:sz w:val="20"/>
          <w:szCs w:val="20"/>
        </w:rPr>
        <w:t>-h represent more challenging cases where the model captured transitional characteristics less effectively. The directional trend of disease progression was captured for these subjects, but the progressive stage probabilities did not exceed the 0.5 threshold during the two-year window required for correct classification.</w:t>
      </w:r>
    </w:p>
    <w:p w14:paraId="1F9953B7" w14:textId="001EFD7E" w:rsidR="004D2979" w:rsidRDefault="00406510" w:rsidP="00061C5F">
      <w:pPr>
        <w:rPr>
          <w:sz w:val="20"/>
          <w:szCs w:val="20"/>
        </w:rPr>
      </w:pPr>
      <w:r>
        <w:rPr>
          <w:noProof/>
          <w:sz w:val="20"/>
          <w:szCs w:val="20"/>
        </w:rPr>
        <mc:AlternateContent>
          <mc:Choice Requires="wps">
            <w:drawing>
              <wp:anchor distT="0" distB="0" distL="114300" distR="114300" simplePos="0" relativeHeight="251941888" behindDoc="0" locked="0" layoutInCell="1" allowOverlap="1" wp14:anchorId="2E89FDCA" wp14:editId="37456DBF">
                <wp:simplePos x="0" y="0"/>
                <wp:positionH relativeFrom="column">
                  <wp:posOffset>-4445</wp:posOffset>
                </wp:positionH>
                <wp:positionV relativeFrom="paragraph">
                  <wp:posOffset>190817</wp:posOffset>
                </wp:positionV>
                <wp:extent cx="247650" cy="158750"/>
                <wp:effectExtent l="0" t="0" r="16510" b="12700"/>
                <wp:wrapNone/>
                <wp:docPr id="1443305491"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5A441A2C" w14:textId="3EED6765" w:rsidR="00406510" w:rsidRPr="00603F99" w:rsidRDefault="00406510" w:rsidP="00406510">
                            <w:pPr>
                              <w:jc w:val="center"/>
                              <w:rPr>
                                <w:sz w:val="16"/>
                                <w:szCs w:val="16"/>
                              </w:rPr>
                            </w:pPr>
                            <w:r>
                              <w:rPr>
                                <w:sz w:val="16"/>
                                <w:szCs w:val="16"/>
                              </w:rPr>
                              <w:t>11a</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9FDCA" id="_x0000_s1050" style="position:absolute;margin-left:-.35pt;margin-top:15pt;width:19.5pt;height:12.5pt;z-index:251941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" fillcolor="white [3201]" strokecolor="black [3200]" strokeweight="1pt">
                <v:textbox inset="1.44pt,0,1.44pt,0">
                  <w:txbxContent>
                    <w:p w14:paraId="5A441A2C" w14:textId="3EED6765" w:rsidR="00406510" w:rsidRPr="00603F99" w:rsidRDefault="00406510" w:rsidP="00406510">
                      <w:pPr>
                        <w:jc w:val="center"/>
                        <w:rPr>
                          <w:sz w:val="16"/>
                          <w:szCs w:val="16"/>
                        </w:rPr>
                      </w:pPr>
                      <w:r>
                        <w:rPr>
                          <w:sz w:val="16"/>
                          <w:szCs w:val="16"/>
                        </w:rPr>
                        <w:t>11a</w:t>
                      </w:r>
                    </w:p>
                  </w:txbxContent>
                </v:textbox>
              </v:rect>
            </w:pict>
          </mc:Fallback>
        </mc:AlternateContent>
      </w:r>
      <w:r w:rsidR="00A2698E">
        <w:rPr>
          <w:noProof/>
          <w:sz w:val="20"/>
          <w:szCs w:val="20"/>
        </w:rPr>
        <mc:AlternateContent>
          <mc:Choice Requires="wpg">
            <w:drawing>
              <wp:anchor distT="0" distB="0" distL="114300" distR="114300" simplePos="0" relativeHeight="251839488" behindDoc="0" locked="0" layoutInCell="1" allowOverlap="1" wp14:anchorId="5EE92600" wp14:editId="7F12CFC0">
                <wp:simplePos x="0" y="0"/>
                <wp:positionH relativeFrom="column">
                  <wp:posOffset>-6110</wp:posOffset>
                </wp:positionH>
                <wp:positionV relativeFrom="paragraph">
                  <wp:posOffset>123825</wp:posOffset>
                </wp:positionV>
                <wp:extent cx="6436995" cy="1312545"/>
                <wp:effectExtent l="0" t="0" r="20955" b="20955"/>
                <wp:wrapNone/>
                <wp:docPr id="830804043" name="Group 71"/>
                <wp:cNvGraphicFramePr/>
                <a:graphic xmlns:a="http://schemas.openxmlformats.org/drawingml/2006/main">
                  <a:graphicData uri="http://schemas.microsoft.com/office/word/2010/wordprocessingGroup">
                    <wpg:wgp>
                      <wpg:cNvGrpSpPr/>
                      <wpg:grpSpPr>
                        <a:xfrm>
                          <a:off x="0" y="0"/>
                          <a:ext cx="6436995" cy="1312545"/>
                          <a:chOff x="0" y="0"/>
                          <a:chExt cx="5859070" cy="1292860"/>
                        </a:xfrm>
                      </wpg:grpSpPr>
                      <wps:wsp>
                        <wps:cNvPr id="1070357708" name="Text Box 67"/>
                        <wps:cNvSpPr txBox="1"/>
                        <wps:spPr>
                          <a:xfrm>
                            <a:off x="0" y="0"/>
                            <a:ext cx="5859070" cy="1292860"/>
                          </a:xfrm>
                          <a:prstGeom prst="rect">
                            <a:avLst/>
                          </a:prstGeom>
                          <a:solidFill>
                            <a:schemeClr val="lt1"/>
                          </a:solidFill>
                          <a:ln w="6350">
                            <a:solidFill>
                              <a:prstClr val="black"/>
                            </a:solidFill>
                          </a:ln>
                        </wps:spPr>
                        <wps:txbx>
                          <w:txbxContent>
                            <w:p w14:paraId="666DA4FA" w14:textId="00B6E22A" w:rsidR="003677BD" w:rsidRDefault="0018624C" w:rsidP="003677BD">
                              <w:r>
                                <w:rPr>
                                  <w:noProof/>
                                </w:rPr>
                                <w:drawing>
                                  <wp:inline distT="0" distB="0" distL="0" distR="0" wp14:anchorId="67C05F0F" wp14:editId="45D93FC2">
                                    <wp:extent cx="2004060" cy="1159473"/>
                                    <wp:effectExtent l="19050" t="19050" r="15240" b="22225"/>
                                    <wp:docPr id="122997933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5845" cy="1166292"/>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9960777" name="Text Box 65"/>
                        <wps:cNvSpPr txBox="1"/>
                        <wps:spPr>
                          <a:xfrm>
                            <a:off x="2040482" y="13360"/>
                            <a:ext cx="3763868" cy="1278952"/>
                          </a:xfrm>
                          <a:prstGeom prst="rect">
                            <a:avLst/>
                          </a:prstGeom>
                          <a:solidFill>
                            <a:schemeClr val="lt1"/>
                          </a:solidFill>
                          <a:ln w="6350">
                            <a:noFill/>
                          </a:ln>
                        </wps:spPr>
                        <wps:txbx>
                          <w:txbxContent>
                            <w:tbl>
                              <w:tblPr>
                                <w:tblStyle w:val="TableGrid"/>
                                <w:tblW w:w="6101" w:type="dxa"/>
                                <w:tblInd w:w="-5" w:type="dxa"/>
                                <w:tblLook w:val="04A0" w:firstRow="1" w:lastRow="0" w:firstColumn="1" w:lastColumn="0" w:noHBand="0" w:noVBand="1"/>
                              </w:tblPr>
                              <w:tblGrid>
                                <w:gridCol w:w="441"/>
                                <w:gridCol w:w="473"/>
                                <w:gridCol w:w="398"/>
                                <w:gridCol w:w="549"/>
                                <w:gridCol w:w="473"/>
                                <w:gridCol w:w="524"/>
                                <w:gridCol w:w="398"/>
                                <w:gridCol w:w="373"/>
                                <w:gridCol w:w="373"/>
                                <w:gridCol w:w="549"/>
                                <w:gridCol w:w="775"/>
                                <w:gridCol w:w="775"/>
                              </w:tblGrid>
                              <w:tr w:rsidR="00DE22C8" w14:paraId="72B07081" w14:textId="77777777" w:rsidTr="00990716">
                                <w:trPr>
                                  <w:cantSplit/>
                                  <w:trHeight w:val="1083"/>
                                </w:trPr>
                                <w:tc>
                                  <w:tcPr>
                                    <w:tcW w:w="441" w:type="dxa"/>
                                    <w:textDirection w:val="btLr"/>
                                  </w:tcPr>
                                  <w:p w14:paraId="2A761255" w14:textId="77777777" w:rsidR="003677BD" w:rsidRPr="003677BD" w:rsidRDefault="003677BD" w:rsidP="00406DDE">
                                    <w:pPr>
                                      <w:ind w:left="113" w:right="113"/>
                                      <w:rPr>
                                        <w:sz w:val="12"/>
                                        <w:szCs w:val="12"/>
                                      </w:rPr>
                                    </w:pPr>
                                    <w:r w:rsidRPr="003677BD">
                                      <w:rPr>
                                        <w:b/>
                                        <w:bCs/>
                                        <w:sz w:val="12"/>
                                        <w:szCs w:val="12"/>
                                      </w:rPr>
                                      <w:t>Timepoint</w:t>
                                    </w:r>
                                  </w:p>
                                </w:tc>
                                <w:tc>
                                  <w:tcPr>
                                    <w:tcW w:w="473" w:type="dxa"/>
                                    <w:textDirection w:val="btLr"/>
                                  </w:tcPr>
                                  <w:p w14:paraId="0EAA0586" w14:textId="77777777" w:rsidR="003677BD" w:rsidRPr="003677BD" w:rsidRDefault="003677BD" w:rsidP="00406DDE">
                                    <w:pPr>
                                      <w:ind w:left="113" w:right="113"/>
                                      <w:rPr>
                                        <w:sz w:val="12"/>
                                        <w:szCs w:val="12"/>
                                      </w:rPr>
                                    </w:pPr>
                                    <w:r w:rsidRPr="003677BD">
                                      <w:rPr>
                                        <w:b/>
                                        <w:bCs/>
                                        <w:sz w:val="12"/>
                                        <w:szCs w:val="12"/>
                                      </w:rPr>
                                      <w:t>MMSE</w:t>
                                    </w:r>
                                  </w:p>
                                </w:tc>
                                <w:tc>
                                  <w:tcPr>
                                    <w:tcW w:w="398" w:type="dxa"/>
                                    <w:textDirection w:val="btLr"/>
                                  </w:tcPr>
                                  <w:p w14:paraId="2BA29376" w14:textId="77777777" w:rsidR="003677BD" w:rsidRPr="003677BD" w:rsidRDefault="003677BD" w:rsidP="00406DDE">
                                    <w:pPr>
                                      <w:ind w:left="113" w:right="113"/>
                                      <w:rPr>
                                        <w:sz w:val="12"/>
                                        <w:szCs w:val="12"/>
                                      </w:rPr>
                                    </w:pPr>
                                    <w:r w:rsidRPr="003677BD">
                                      <w:rPr>
                                        <w:b/>
                                        <w:bCs/>
                                        <w:sz w:val="12"/>
                                        <w:szCs w:val="12"/>
                                      </w:rPr>
                                      <w:t>CDRSB</w:t>
                                    </w:r>
                                  </w:p>
                                </w:tc>
                                <w:tc>
                                  <w:tcPr>
                                    <w:tcW w:w="549" w:type="dxa"/>
                                    <w:textDirection w:val="btLr"/>
                                  </w:tcPr>
                                  <w:p w14:paraId="16FFEF09" w14:textId="77777777" w:rsidR="003677BD" w:rsidRPr="003677BD" w:rsidRDefault="003677BD" w:rsidP="00406DDE">
                                    <w:pPr>
                                      <w:ind w:left="113" w:right="113"/>
                                      <w:rPr>
                                        <w:sz w:val="12"/>
                                        <w:szCs w:val="12"/>
                                      </w:rPr>
                                    </w:pPr>
                                    <w:r w:rsidRPr="003677BD">
                                      <w:rPr>
                                        <w:b/>
                                        <w:bCs/>
                                        <w:sz w:val="12"/>
                                        <w:szCs w:val="12"/>
                                      </w:rPr>
                                      <w:t>ADAS13</w:t>
                                    </w:r>
                                  </w:p>
                                </w:tc>
                                <w:tc>
                                  <w:tcPr>
                                    <w:tcW w:w="473" w:type="dxa"/>
                                    <w:textDirection w:val="btLr"/>
                                  </w:tcPr>
                                  <w:p w14:paraId="7381E596" w14:textId="77777777" w:rsidR="003677BD" w:rsidRPr="003677BD" w:rsidRDefault="003677BD" w:rsidP="00406DDE">
                                    <w:pPr>
                                      <w:ind w:left="113" w:right="113"/>
                                      <w:rPr>
                                        <w:sz w:val="12"/>
                                        <w:szCs w:val="12"/>
                                      </w:rPr>
                                    </w:pPr>
                                    <w:r w:rsidRPr="003677BD">
                                      <w:rPr>
                                        <w:b/>
                                        <w:bCs/>
                                        <w:sz w:val="12"/>
                                        <w:szCs w:val="12"/>
                                      </w:rPr>
                                      <w:t>FAQ</w:t>
                                    </w:r>
                                  </w:p>
                                </w:tc>
                                <w:tc>
                                  <w:tcPr>
                                    <w:tcW w:w="524" w:type="dxa"/>
                                    <w:textDirection w:val="btLr"/>
                                  </w:tcPr>
                                  <w:p w14:paraId="5951A9F8" w14:textId="77777777" w:rsidR="003677BD" w:rsidRPr="003677BD" w:rsidRDefault="003677BD" w:rsidP="00406DDE">
                                    <w:pPr>
                                      <w:ind w:left="113" w:right="113"/>
                                      <w:rPr>
                                        <w:b/>
                                        <w:bCs/>
                                        <w:sz w:val="12"/>
                                        <w:szCs w:val="12"/>
                                      </w:rPr>
                                    </w:pPr>
                                    <w:r w:rsidRPr="003677BD">
                                      <w:rPr>
                                        <w:b/>
                                        <w:bCs/>
                                        <w:sz w:val="12"/>
                                        <w:szCs w:val="12"/>
                                      </w:rPr>
                                      <w:t>RAVLT</w:t>
                                    </w:r>
                                  </w:p>
                                  <w:p w14:paraId="2CF28050" w14:textId="77777777" w:rsidR="003677BD" w:rsidRPr="003677BD" w:rsidRDefault="003677BD" w:rsidP="00406DDE">
                                    <w:pPr>
                                      <w:ind w:left="113" w:right="113"/>
                                      <w:rPr>
                                        <w:sz w:val="12"/>
                                        <w:szCs w:val="12"/>
                                      </w:rPr>
                                    </w:pPr>
                                    <w:r w:rsidRPr="003677BD">
                                      <w:rPr>
                                        <w:b/>
                                        <w:bCs/>
                                        <w:sz w:val="12"/>
                                        <w:szCs w:val="12"/>
                                      </w:rPr>
                                      <w:t>Immediate</w:t>
                                    </w:r>
                                  </w:p>
                                </w:tc>
                                <w:tc>
                                  <w:tcPr>
                                    <w:tcW w:w="398" w:type="dxa"/>
                                    <w:textDirection w:val="btLr"/>
                                  </w:tcPr>
                                  <w:p w14:paraId="6E314225" w14:textId="77777777" w:rsidR="003677BD" w:rsidRPr="003677BD" w:rsidRDefault="003677BD" w:rsidP="00406DDE">
                                    <w:pPr>
                                      <w:ind w:left="113" w:right="113"/>
                                      <w:rPr>
                                        <w:sz w:val="12"/>
                                        <w:szCs w:val="12"/>
                                      </w:rPr>
                                    </w:pPr>
                                    <w:r w:rsidRPr="003677BD">
                                      <w:rPr>
                                        <w:b/>
                                        <w:bCs/>
                                        <w:sz w:val="12"/>
                                        <w:szCs w:val="12"/>
                                      </w:rPr>
                                      <w:t>APOE4</w:t>
                                    </w:r>
                                  </w:p>
                                </w:tc>
                                <w:tc>
                                  <w:tcPr>
                                    <w:tcW w:w="373" w:type="dxa"/>
                                    <w:textDirection w:val="btLr"/>
                                  </w:tcPr>
                                  <w:p w14:paraId="72C37169" w14:textId="77777777" w:rsidR="003677BD" w:rsidRPr="003677BD" w:rsidRDefault="003677BD" w:rsidP="00406DDE">
                                    <w:pPr>
                                      <w:ind w:left="113" w:right="113"/>
                                      <w:rPr>
                                        <w:sz w:val="12"/>
                                        <w:szCs w:val="12"/>
                                      </w:rPr>
                                    </w:pPr>
                                    <w:r w:rsidRPr="003677BD">
                                      <w:rPr>
                                        <w:b/>
                                        <w:bCs/>
                                        <w:sz w:val="12"/>
                                        <w:szCs w:val="12"/>
                                      </w:rPr>
                                      <w:t>FDG</w:t>
                                    </w:r>
                                  </w:p>
                                </w:tc>
                                <w:tc>
                                  <w:tcPr>
                                    <w:tcW w:w="373" w:type="dxa"/>
                                    <w:textDirection w:val="btLr"/>
                                  </w:tcPr>
                                  <w:p w14:paraId="4EE2BF9B" w14:textId="77777777" w:rsidR="003677BD" w:rsidRPr="003677BD" w:rsidRDefault="003677BD" w:rsidP="00406DDE">
                                    <w:pPr>
                                      <w:ind w:left="113" w:right="113"/>
                                      <w:rPr>
                                        <w:sz w:val="12"/>
                                        <w:szCs w:val="12"/>
                                      </w:rPr>
                                    </w:pPr>
                                    <w:r w:rsidRPr="003677BD">
                                      <w:rPr>
                                        <w:b/>
                                        <w:bCs/>
                                        <w:sz w:val="12"/>
                                        <w:szCs w:val="12"/>
                                      </w:rPr>
                                      <w:t>AV45</w:t>
                                    </w:r>
                                  </w:p>
                                </w:tc>
                                <w:tc>
                                  <w:tcPr>
                                    <w:tcW w:w="549" w:type="dxa"/>
                                    <w:textDirection w:val="btLr"/>
                                  </w:tcPr>
                                  <w:p w14:paraId="6BDD7DE4" w14:textId="77777777" w:rsidR="003677BD" w:rsidRPr="003677BD" w:rsidRDefault="003677BD" w:rsidP="00406DDE">
                                    <w:pPr>
                                      <w:ind w:left="113" w:right="113"/>
                                      <w:rPr>
                                        <w:sz w:val="12"/>
                                        <w:szCs w:val="12"/>
                                      </w:rPr>
                                    </w:pPr>
                                    <w:r w:rsidRPr="003677BD">
                                      <w:rPr>
                                        <w:b/>
                                        <w:bCs/>
                                        <w:sz w:val="12"/>
                                        <w:szCs w:val="12"/>
                                      </w:rPr>
                                      <w:t>ABETA</w:t>
                                    </w:r>
                                  </w:p>
                                </w:tc>
                                <w:tc>
                                  <w:tcPr>
                                    <w:tcW w:w="775" w:type="dxa"/>
                                    <w:textDirection w:val="btLr"/>
                                  </w:tcPr>
                                  <w:p w14:paraId="2B3372D7" w14:textId="77777777" w:rsidR="003677BD" w:rsidRPr="003677BD" w:rsidRDefault="003677BD" w:rsidP="00406DDE">
                                    <w:pPr>
                                      <w:ind w:left="113" w:right="113"/>
                                      <w:rPr>
                                        <w:b/>
                                        <w:bCs/>
                                        <w:sz w:val="12"/>
                                        <w:szCs w:val="12"/>
                                      </w:rPr>
                                    </w:pPr>
                                    <w:r w:rsidRPr="003677BD">
                                      <w:rPr>
                                        <w:b/>
                                        <w:bCs/>
                                        <w:sz w:val="12"/>
                                        <w:szCs w:val="12"/>
                                      </w:rPr>
                                      <w:t>Normalized</w:t>
                                    </w:r>
                                  </w:p>
                                  <w:p w14:paraId="6FC961DE" w14:textId="77777777" w:rsidR="003677BD" w:rsidRPr="003677BD" w:rsidRDefault="003677BD" w:rsidP="00406DDE">
                                    <w:pPr>
                                      <w:ind w:left="113" w:right="113"/>
                                      <w:rPr>
                                        <w:sz w:val="12"/>
                                        <w:szCs w:val="12"/>
                                      </w:rPr>
                                    </w:pPr>
                                    <w:r w:rsidRPr="003677BD">
                                      <w:rPr>
                                        <w:b/>
                                        <w:bCs/>
                                        <w:sz w:val="12"/>
                                        <w:szCs w:val="12"/>
                                      </w:rPr>
                                      <w:t>Hippocampus</w:t>
                                    </w:r>
                                  </w:p>
                                </w:tc>
                                <w:tc>
                                  <w:tcPr>
                                    <w:tcW w:w="775" w:type="dxa"/>
                                    <w:textDirection w:val="btLr"/>
                                  </w:tcPr>
                                  <w:p w14:paraId="1BBC7198" w14:textId="77777777" w:rsidR="003677BD" w:rsidRPr="003677BD" w:rsidRDefault="003677BD" w:rsidP="00406DDE">
                                    <w:pPr>
                                      <w:ind w:left="113" w:right="113"/>
                                      <w:rPr>
                                        <w:b/>
                                        <w:bCs/>
                                        <w:sz w:val="12"/>
                                        <w:szCs w:val="12"/>
                                      </w:rPr>
                                    </w:pPr>
                                    <w:r w:rsidRPr="003677BD">
                                      <w:rPr>
                                        <w:b/>
                                        <w:bCs/>
                                        <w:sz w:val="12"/>
                                        <w:szCs w:val="12"/>
                                      </w:rPr>
                                      <w:t>Normalized</w:t>
                                    </w:r>
                                  </w:p>
                                  <w:p w14:paraId="275E9615" w14:textId="77777777" w:rsidR="003677BD" w:rsidRPr="003677BD" w:rsidRDefault="003677BD" w:rsidP="00406DDE">
                                    <w:pPr>
                                      <w:ind w:left="113" w:right="113"/>
                                      <w:rPr>
                                        <w:sz w:val="12"/>
                                        <w:szCs w:val="12"/>
                                      </w:rPr>
                                    </w:pPr>
                                    <w:r w:rsidRPr="003677BD">
                                      <w:rPr>
                                        <w:b/>
                                        <w:bCs/>
                                        <w:sz w:val="12"/>
                                        <w:szCs w:val="12"/>
                                      </w:rPr>
                                      <w:t>Ventricles</w:t>
                                    </w:r>
                                  </w:p>
                                </w:tc>
                              </w:tr>
                              <w:tr w:rsidR="00990716" w14:paraId="0C580E48" w14:textId="77777777" w:rsidTr="00990716">
                                <w:trPr>
                                  <w:trHeight w:val="93"/>
                                </w:trPr>
                                <w:tc>
                                  <w:tcPr>
                                    <w:tcW w:w="441" w:type="dxa"/>
                                    <w:vAlign w:val="center"/>
                                  </w:tcPr>
                                  <w:p w14:paraId="75D8ECA3" w14:textId="7012EFF6"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1DFB1916" w14:textId="2B3C7B5C"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44FE1BD0" w14:textId="43D7A1D1"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549" w:type="dxa"/>
                                    <w:vAlign w:val="center"/>
                                  </w:tcPr>
                                  <w:p w14:paraId="637DC497" w14:textId="1E3DD351" w:rsidR="00990716" w:rsidRPr="006C6D67" w:rsidRDefault="00990716" w:rsidP="00990716">
                                    <w:pPr>
                                      <w:rPr>
                                        <w:rFonts w:ascii="Segoe UI" w:hAnsi="Segoe UI" w:cs="Segoe UI"/>
                                        <w:sz w:val="14"/>
                                        <w:szCs w:val="14"/>
                                      </w:rPr>
                                    </w:pPr>
                                    <w:r>
                                      <w:rPr>
                                        <w:rFonts w:ascii="Segoe UI" w:hAnsi="Segoe UI" w:cs="Segoe UI"/>
                                        <w:color w:val="000000"/>
                                        <w:sz w:val="14"/>
                                        <w:szCs w:val="14"/>
                                      </w:rPr>
                                      <w:t>20.67</w:t>
                                    </w:r>
                                  </w:p>
                                </w:tc>
                                <w:tc>
                                  <w:tcPr>
                                    <w:tcW w:w="473" w:type="dxa"/>
                                    <w:vAlign w:val="center"/>
                                  </w:tcPr>
                                  <w:p w14:paraId="6AEBC060" w14:textId="756A2025" w:rsidR="00990716" w:rsidRPr="006C6D67" w:rsidRDefault="00990716" w:rsidP="00990716">
                                    <w:pPr>
                                      <w:rPr>
                                        <w:rFonts w:ascii="Segoe UI" w:hAnsi="Segoe UI" w:cs="Segoe UI"/>
                                        <w:sz w:val="14"/>
                                        <w:szCs w:val="14"/>
                                      </w:rPr>
                                    </w:pPr>
                                    <w:r>
                                      <w:rPr>
                                        <w:rFonts w:ascii="Segoe UI" w:hAnsi="Segoe UI" w:cs="Segoe UI"/>
                                        <w:color w:val="000000"/>
                                        <w:sz w:val="14"/>
                                        <w:szCs w:val="14"/>
                                      </w:rPr>
                                      <w:t>18</w:t>
                                    </w:r>
                                  </w:p>
                                </w:tc>
                                <w:tc>
                                  <w:tcPr>
                                    <w:tcW w:w="524" w:type="dxa"/>
                                    <w:vAlign w:val="center"/>
                                  </w:tcPr>
                                  <w:p w14:paraId="714015D0" w14:textId="19A85F96"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4291BEFA" w14:textId="07B460F6"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373" w:type="dxa"/>
                                    <w:vAlign w:val="center"/>
                                  </w:tcPr>
                                  <w:p w14:paraId="6C5864BE" w14:textId="318C036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161DCAC2" w14:textId="5265BCD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0FF8202A" w14:textId="32B91234" w:rsidR="00990716" w:rsidRPr="006C6D67" w:rsidRDefault="00990716" w:rsidP="00990716">
                                    <w:pPr>
                                      <w:rPr>
                                        <w:rFonts w:ascii="Segoe UI" w:hAnsi="Segoe UI" w:cs="Segoe UI"/>
                                        <w:sz w:val="14"/>
                                        <w:szCs w:val="14"/>
                                      </w:rPr>
                                    </w:pPr>
                                    <w:r>
                                      <w:rPr>
                                        <w:rFonts w:ascii="Segoe UI" w:hAnsi="Segoe UI" w:cs="Segoe UI"/>
                                        <w:color w:val="000000"/>
                                        <w:sz w:val="14"/>
                                        <w:szCs w:val="14"/>
                                      </w:rPr>
                                      <w:t>576.8</w:t>
                                    </w:r>
                                  </w:p>
                                </w:tc>
                                <w:tc>
                                  <w:tcPr>
                                    <w:tcW w:w="775" w:type="dxa"/>
                                    <w:vAlign w:val="center"/>
                                  </w:tcPr>
                                  <w:p w14:paraId="3CF69AC3" w14:textId="65BC0C0D" w:rsidR="00990716" w:rsidRPr="006C6D67" w:rsidRDefault="00990716" w:rsidP="00990716">
                                    <w:pPr>
                                      <w:rPr>
                                        <w:rFonts w:ascii="Segoe UI" w:hAnsi="Segoe UI" w:cs="Segoe UI"/>
                                        <w:sz w:val="14"/>
                                        <w:szCs w:val="14"/>
                                      </w:rPr>
                                    </w:pPr>
                                    <w:r>
                                      <w:rPr>
                                        <w:rFonts w:ascii="Segoe UI" w:hAnsi="Segoe UI" w:cs="Segoe UI"/>
                                        <w:color w:val="000000"/>
                                        <w:sz w:val="14"/>
                                        <w:szCs w:val="14"/>
                                      </w:rPr>
                                      <w:t>0.00374</w:t>
                                    </w:r>
                                  </w:p>
                                </w:tc>
                                <w:tc>
                                  <w:tcPr>
                                    <w:tcW w:w="775" w:type="dxa"/>
                                    <w:vAlign w:val="center"/>
                                  </w:tcPr>
                                  <w:p w14:paraId="5B9C0AD2" w14:textId="4F510B26" w:rsidR="00990716" w:rsidRPr="006C6D67" w:rsidRDefault="00990716" w:rsidP="00990716">
                                    <w:pPr>
                                      <w:rPr>
                                        <w:rFonts w:ascii="Segoe UI" w:hAnsi="Segoe UI" w:cs="Segoe UI"/>
                                        <w:sz w:val="14"/>
                                        <w:szCs w:val="14"/>
                                      </w:rPr>
                                    </w:pPr>
                                    <w:r>
                                      <w:rPr>
                                        <w:rFonts w:ascii="Segoe UI" w:hAnsi="Segoe UI" w:cs="Segoe UI"/>
                                        <w:color w:val="000000"/>
                                        <w:sz w:val="14"/>
                                        <w:szCs w:val="14"/>
                                      </w:rPr>
                                      <w:t>0.028189</w:t>
                                    </w:r>
                                  </w:p>
                                </w:tc>
                              </w:tr>
                              <w:tr w:rsidR="00990716" w14:paraId="78E2E5AD" w14:textId="77777777" w:rsidTr="00990716">
                                <w:trPr>
                                  <w:trHeight w:val="39"/>
                                </w:trPr>
                                <w:tc>
                                  <w:tcPr>
                                    <w:tcW w:w="441" w:type="dxa"/>
                                    <w:vAlign w:val="center"/>
                                  </w:tcPr>
                                  <w:p w14:paraId="29289A87" w14:textId="0421D826"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15BCF3A1" w14:textId="0FB4DA7C"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398" w:type="dxa"/>
                                    <w:vAlign w:val="center"/>
                                  </w:tcPr>
                                  <w:p w14:paraId="0CDB1F03" w14:textId="1C63DE3B" w:rsidR="00990716" w:rsidRPr="006C6D67" w:rsidRDefault="00990716" w:rsidP="00990716">
                                    <w:pPr>
                                      <w:rPr>
                                        <w:rFonts w:ascii="Segoe UI" w:hAnsi="Segoe UI" w:cs="Segoe UI"/>
                                        <w:sz w:val="14"/>
                                        <w:szCs w:val="14"/>
                                      </w:rPr>
                                    </w:pPr>
                                    <w:r>
                                      <w:rPr>
                                        <w:rFonts w:ascii="Segoe UI" w:hAnsi="Segoe UI" w:cs="Segoe UI"/>
                                        <w:color w:val="000000"/>
                                        <w:sz w:val="14"/>
                                        <w:szCs w:val="14"/>
                                      </w:rPr>
                                      <w:t>6</w:t>
                                    </w:r>
                                  </w:p>
                                </w:tc>
                                <w:tc>
                                  <w:tcPr>
                                    <w:tcW w:w="549" w:type="dxa"/>
                                    <w:vAlign w:val="center"/>
                                  </w:tcPr>
                                  <w:p w14:paraId="4D41806B" w14:textId="4D77992D" w:rsidR="00990716" w:rsidRPr="006C6D67" w:rsidRDefault="00990716" w:rsidP="00990716">
                                    <w:pPr>
                                      <w:rPr>
                                        <w:rFonts w:ascii="Segoe UI" w:hAnsi="Segoe UI" w:cs="Segoe UI"/>
                                        <w:sz w:val="14"/>
                                        <w:szCs w:val="14"/>
                                      </w:rPr>
                                    </w:pPr>
                                    <w:r>
                                      <w:rPr>
                                        <w:rFonts w:ascii="Segoe UI" w:hAnsi="Segoe UI" w:cs="Segoe UI"/>
                                        <w:color w:val="000000"/>
                                        <w:sz w:val="14"/>
                                        <w:szCs w:val="14"/>
                                      </w:rPr>
                                      <w:t>16.33</w:t>
                                    </w:r>
                                  </w:p>
                                </w:tc>
                                <w:tc>
                                  <w:tcPr>
                                    <w:tcW w:w="473" w:type="dxa"/>
                                    <w:vAlign w:val="center"/>
                                  </w:tcPr>
                                  <w:p w14:paraId="64E869E7" w14:textId="2022962A"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524" w:type="dxa"/>
                                    <w:vAlign w:val="center"/>
                                  </w:tcPr>
                                  <w:p w14:paraId="4333A560" w14:textId="70EE1540"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2F5C2147" w14:textId="64107B38"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373" w:type="dxa"/>
                                    <w:vAlign w:val="center"/>
                                  </w:tcPr>
                                  <w:p w14:paraId="7C756C9E" w14:textId="1C8D956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3FD4E2B5" w14:textId="5660E83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650A1697" w14:textId="011223D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F117AB8" w14:textId="2C6BA272"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6C9DB2D7" w14:textId="195D7D71" w:rsidR="00990716" w:rsidRPr="006C6D67" w:rsidRDefault="00990716" w:rsidP="00990716">
                                    <w:pPr>
                                      <w:rPr>
                                        <w:rFonts w:ascii="Segoe UI" w:hAnsi="Segoe UI" w:cs="Segoe UI"/>
                                        <w:sz w:val="14"/>
                                        <w:szCs w:val="14"/>
                                      </w:rPr>
                                    </w:pPr>
                                    <w:r>
                                      <w:rPr>
                                        <w:rFonts w:ascii="Segoe UI" w:hAnsi="Segoe UI" w:cs="Segoe UI"/>
                                        <w:color w:val="000000"/>
                                        <w:sz w:val="14"/>
                                        <w:szCs w:val="14"/>
                                      </w:rPr>
                                      <w:t>0.030089</w:t>
                                    </w:r>
                                  </w:p>
                                </w:tc>
                              </w:tr>
                              <w:tr w:rsidR="00990716" w14:paraId="2BCB5854" w14:textId="77777777" w:rsidTr="00990716">
                                <w:trPr>
                                  <w:trHeight w:val="39"/>
                                </w:trPr>
                                <w:tc>
                                  <w:tcPr>
                                    <w:tcW w:w="441" w:type="dxa"/>
                                    <w:vAlign w:val="center"/>
                                  </w:tcPr>
                                  <w:p w14:paraId="33921C8D" w14:textId="0FD19280"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075E2D0F" w14:textId="43BF04C7" w:rsidR="00990716" w:rsidRPr="006C6D67" w:rsidRDefault="00990716" w:rsidP="00990716">
                                    <w:pPr>
                                      <w:rPr>
                                        <w:rFonts w:ascii="Segoe UI" w:hAnsi="Segoe UI" w:cs="Segoe UI"/>
                                        <w:sz w:val="14"/>
                                        <w:szCs w:val="14"/>
                                      </w:rPr>
                                    </w:pPr>
                                    <w:r>
                                      <w:rPr>
                                        <w:rFonts w:ascii="Segoe UI" w:hAnsi="Segoe UI" w:cs="Segoe UI"/>
                                        <w:color w:val="000000"/>
                                        <w:sz w:val="14"/>
                                        <w:szCs w:val="14"/>
                                      </w:rPr>
                                      <w:t>23</w:t>
                                    </w:r>
                                  </w:p>
                                </w:tc>
                                <w:tc>
                                  <w:tcPr>
                                    <w:tcW w:w="398" w:type="dxa"/>
                                    <w:vAlign w:val="center"/>
                                  </w:tcPr>
                                  <w:p w14:paraId="42F35823" w14:textId="00819B9E" w:rsidR="00990716" w:rsidRPr="006C6D67" w:rsidRDefault="00990716" w:rsidP="00990716">
                                    <w:pPr>
                                      <w:rPr>
                                        <w:rFonts w:ascii="Segoe UI" w:hAnsi="Segoe UI" w:cs="Segoe UI"/>
                                        <w:sz w:val="14"/>
                                        <w:szCs w:val="14"/>
                                      </w:rPr>
                                    </w:pPr>
                                    <w:r>
                                      <w:rPr>
                                        <w:rFonts w:ascii="Segoe UI" w:hAnsi="Segoe UI" w:cs="Segoe UI"/>
                                        <w:color w:val="000000"/>
                                        <w:sz w:val="14"/>
                                        <w:szCs w:val="14"/>
                                      </w:rPr>
                                      <w:t>5.5</w:t>
                                    </w:r>
                                  </w:p>
                                </w:tc>
                                <w:tc>
                                  <w:tcPr>
                                    <w:tcW w:w="549" w:type="dxa"/>
                                    <w:vAlign w:val="center"/>
                                  </w:tcPr>
                                  <w:p w14:paraId="0C891FB1" w14:textId="1586D0B1" w:rsidR="00990716" w:rsidRPr="006C6D67" w:rsidRDefault="00990716" w:rsidP="00990716">
                                    <w:pPr>
                                      <w:rPr>
                                        <w:rFonts w:ascii="Segoe UI" w:hAnsi="Segoe UI" w:cs="Segoe UI"/>
                                        <w:sz w:val="14"/>
                                        <w:szCs w:val="14"/>
                                      </w:rPr>
                                    </w:pPr>
                                    <w:r>
                                      <w:rPr>
                                        <w:rFonts w:ascii="Segoe UI" w:hAnsi="Segoe UI" w:cs="Segoe UI"/>
                                        <w:color w:val="000000"/>
                                        <w:sz w:val="14"/>
                                        <w:szCs w:val="14"/>
                                      </w:rPr>
                                      <w:t>27.67</w:t>
                                    </w:r>
                                  </w:p>
                                </w:tc>
                                <w:tc>
                                  <w:tcPr>
                                    <w:tcW w:w="473" w:type="dxa"/>
                                    <w:vAlign w:val="center"/>
                                  </w:tcPr>
                                  <w:p w14:paraId="03918F23" w14:textId="6BAF5D5A"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524" w:type="dxa"/>
                                    <w:vAlign w:val="center"/>
                                  </w:tcPr>
                                  <w:p w14:paraId="022CF049" w14:textId="46FFF7CA" w:rsidR="00990716" w:rsidRPr="006C6D67" w:rsidRDefault="00990716" w:rsidP="00990716">
                                    <w:pPr>
                                      <w:rPr>
                                        <w:rFonts w:ascii="Segoe UI" w:hAnsi="Segoe UI" w:cs="Segoe UI"/>
                                        <w:sz w:val="14"/>
                                        <w:szCs w:val="14"/>
                                      </w:rPr>
                                    </w:pPr>
                                    <w:r>
                                      <w:rPr>
                                        <w:rFonts w:ascii="Segoe UI" w:hAnsi="Segoe UI" w:cs="Segoe UI"/>
                                        <w:color w:val="000000"/>
                                        <w:sz w:val="14"/>
                                        <w:szCs w:val="14"/>
                                      </w:rPr>
                                      <w:t>34</w:t>
                                    </w:r>
                                  </w:p>
                                </w:tc>
                                <w:tc>
                                  <w:tcPr>
                                    <w:tcW w:w="398" w:type="dxa"/>
                                    <w:vAlign w:val="center"/>
                                  </w:tcPr>
                                  <w:p w14:paraId="110AC756" w14:textId="5FBC44C0"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373" w:type="dxa"/>
                                    <w:vAlign w:val="center"/>
                                  </w:tcPr>
                                  <w:p w14:paraId="658DE52A" w14:textId="0F2BD3A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0F9D7293" w14:textId="2E87A0F6"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6411D9D" w14:textId="6566CF62" w:rsidR="00990716" w:rsidRPr="006C6D67" w:rsidRDefault="00990716" w:rsidP="00990716">
                                    <w:pPr>
                                      <w:rPr>
                                        <w:rFonts w:ascii="Segoe UI" w:hAnsi="Segoe UI" w:cs="Segoe UI"/>
                                        <w:sz w:val="14"/>
                                        <w:szCs w:val="14"/>
                                      </w:rPr>
                                    </w:pPr>
                                    <w:r>
                                      <w:rPr>
                                        <w:rFonts w:ascii="Segoe UI" w:hAnsi="Segoe UI" w:cs="Segoe UI"/>
                                        <w:color w:val="000000"/>
                                        <w:sz w:val="14"/>
                                        <w:szCs w:val="14"/>
                                      </w:rPr>
                                      <w:t>500.1</w:t>
                                    </w:r>
                                  </w:p>
                                </w:tc>
                                <w:tc>
                                  <w:tcPr>
                                    <w:tcW w:w="775" w:type="dxa"/>
                                    <w:vAlign w:val="center"/>
                                  </w:tcPr>
                                  <w:p w14:paraId="2B19C9F5" w14:textId="02D18C4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17657F24" w14:textId="3744D4B4" w:rsidR="00990716" w:rsidRPr="006C6D67" w:rsidRDefault="00990716" w:rsidP="00990716">
                                    <w:pPr>
                                      <w:rPr>
                                        <w:rFonts w:ascii="Segoe UI" w:hAnsi="Segoe UI" w:cs="Segoe UI"/>
                                        <w:sz w:val="14"/>
                                        <w:szCs w:val="14"/>
                                      </w:rPr>
                                    </w:pPr>
                                    <w:r>
                                      <w:rPr>
                                        <w:rFonts w:ascii="Segoe UI" w:hAnsi="Segoe UI" w:cs="Segoe UI"/>
                                        <w:color w:val="000000"/>
                                        <w:sz w:val="14"/>
                                        <w:szCs w:val="14"/>
                                      </w:rPr>
                                      <w:t>0.031289</w:t>
                                    </w:r>
                                  </w:p>
                                </w:tc>
                              </w:tr>
                              <w:tr w:rsidR="00990716" w14:paraId="2534CF86" w14:textId="77777777" w:rsidTr="00990716">
                                <w:trPr>
                                  <w:trHeight w:val="39"/>
                                </w:trPr>
                                <w:tc>
                                  <w:tcPr>
                                    <w:tcW w:w="441" w:type="dxa"/>
                                    <w:vAlign w:val="center"/>
                                  </w:tcPr>
                                  <w:p w14:paraId="33085699" w14:textId="4487776E"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61EEFB61" w14:textId="6C4F3B9F"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398" w:type="dxa"/>
                                    <w:vAlign w:val="center"/>
                                  </w:tcPr>
                                  <w:p w14:paraId="282EA33D" w14:textId="7A922787" w:rsidR="00990716" w:rsidRPr="006C6D67" w:rsidRDefault="00990716" w:rsidP="00990716">
                                    <w:pPr>
                                      <w:rPr>
                                        <w:rFonts w:ascii="Segoe UI" w:hAnsi="Segoe UI" w:cs="Segoe UI"/>
                                        <w:sz w:val="14"/>
                                        <w:szCs w:val="14"/>
                                      </w:rPr>
                                    </w:pPr>
                                    <w:r>
                                      <w:rPr>
                                        <w:rFonts w:ascii="Segoe UI" w:hAnsi="Segoe UI" w:cs="Segoe UI"/>
                                        <w:color w:val="000000"/>
                                        <w:sz w:val="14"/>
                                        <w:szCs w:val="14"/>
                                      </w:rPr>
                                      <w:t>6</w:t>
                                    </w:r>
                                  </w:p>
                                </w:tc>
                                <w:tc>
                                  <w:tcPr>
                                    <w:tcW w:w="549" w:type="dxa"/>
                                    <w:vAlign w:val="center"/>
                                  </w:tcPr>
                                  <w:p w14:paraId="20391D53" w14:textId="2253A69A" w:rsidR="00990716" w:rsidRPr="006C6D67" w:rsidRDefault="00990716" w:rsidP="00990716">
                                    <w:pPr>
                                      <w:rPr>
                                        <w:rFonts w:ascii="Segoe UI" w:hAnsi="Segoe UI" w:cs="Segoe UI"/>
                                        <w:sz w:val="14"/>
                                        <w:szCs w:val="14"/>
                                      </w:rPr>
                                    </w:pPr>
                                    <w:r>
                                      <w:rPr>
                                        <w:rFonts w:ascii="Segoe UI" w:hAnsi="Segoe UI" w:cs="Segoe UI"/>
                                        <w:color w:val="000000"/>
                                        <w:sz w:val="14"/>
                                        <w:szCs w:val="14"/>
                                      </w:rPr>
                                      <w:t>29.67</w:t>
                                    </w:r>
                                  </w:p>
                                </w:tc>
                                <w:tc>
                                  <w:tcPr>
                                    <w:tcW w:w="473" w:type="dxa"/>
                                    <w:vAlign w:val="center"/>
                                  </w:tcPr>
                                  <w:p w14:paraId="4A26BB8A" w14:textId="5A009271"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524" w:type="dxa"/>
                                    <w:vAlign w:val="center"/>
                                  </w:tcPr>
                                  <w:p w14:paraId="4AF5746D" w14:textId="682EE0FE" w:rsidR="00990716" w:rsidRPr="006C6D67" w:rsidRDefault="00990716" w:rsidP="00990716">
                                    <w:pPr>
                                      <w:rPr>
                                        <w:rFonts w:ascii="Segoe UI" w:hAnsi="Segoe UI" w:cs="Segoe UI"/>
                                        <w:sz w:val="14"/>
                                        <w:szCs w:val="14"/>
                                      </w:rPr>
                                    </w:pPr>
                                    <w:r>
                                      <w:rPr>
                                        <w:rFonts w:ascii="Segoe UI" w:hAnsi="Segoe UI" w:cs="Segoe UI"/>
                                        <w:color w:val="000000"/>
                                        <w:sz w:val="14"/>
                                        <w:szCs w:val="14"/>
                                      </w:rPr>
                                      <w:t>31</w:t>
                                    </w:r>
                                  </w:p>
                                </w:tc>
                                <w:tc>
                                  <w:tcPr>
                                    <w:tcW w:w="398" w:type="dxa"/>
                                    <w:vAlign w:val="center"/>
                                  </w:tcPr>
                                  <w:p w14:paraId="45804487" w14:textId="184854DC"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373" w:type="dxa"/>
                                    <w:vAlign w:val="center"/>
                                  </w:tcPr>
                                  <w:p w14:paraId="64D1BB18" w14:textId="64F46CF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5D036F91" w14:textId="19ADB9D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67DC046F" w14:textId="6F8C4FD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7EA312B4" w14:textId="784E9862" w:rsidR="00990716" w:rsidRPr="006C6D67" w:rsidRDefault="00990716" w:rsidP="00990716">
                                    <w:pPr>
                                      <w:rPr>
                                        <w:rFonts w:ascii="Segoe UI" w:hAnsi="Segoe UI" w:cs="Segoe UI"/>
                                        <w:sz w:val="14"/>
                                        <w:szCs w:val="14"/>
                                      </w:rPr>
                                    </w:pPr>
                                    <w:r>
                                      <w:rPr>
                                        <w:rFonts w:ascii="Segoe UI" w:hAnsi="Segoe UI" w:cs="Segoe UI"/>
                                        <w:color w:val="000000"/>
                                        <w:sz w:val="14"/>
                                        <w:szCs w:val="14"/>
                                      </w:rPr>
                                      <w:t>0.003388</w:t>
                                    </w:r>
                                  </w:p>
                                </w:tc>
                                <w:tc>
                                  <w:tcPr>
                                    <w:tcW w:w="775" w:type="dxa"/>
                                    <w:vAlign w:val="center"/>
                                  </w:tcPr>
                                  <w:p w14:paraId="5111714F" w14:textId="73E81E2B" w:rsidR="00990716" w:rsidRPr="006C6D67" w:rsidRDefault="00990716" w:rsidP="00990716">
                                    <w:pPr>
                                      <w:rPr>
                                        <w:rFonts w:ascii="Segoe UI" w:hAnsi="Segoe UI" w:cs="Segoe UI"/>
                                        <w:sz w:val="14"/>
                                        <w:szCs w:val="14"/>
                                      </w:rPr>
                                    </w:pPr>
                                    <w:r>
                                      <w:rPr>
                                        <w:rFonts w:ascii="Segoe UI" w:hAnsi="Segoe UI" w:cs="Segoe UI"/>
                                        <w:color w:val="000000"/>
                                        <w:sz w:val="14"/>
                                        <w:szCs w:val="14"/>
                                      </w:rPr>
                                      <w:t>0.035363</w:t>
                                    </w:r>
                                  </w:p>
                                </w:tc>
                              </w:tr>
                            </w:tbl>
                            <w:p w14:paraId="760A09C3" w14:textId="77777777" w:rsidR="003677BD" w:rsidRDefault="003677BD" w:rsidP="003677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E92600" id="_x0000_s1051" style="position:absolute;margin-left:-.5pt;margin-top:9.75pt;width:506.85pt;height:103.35pt;z-index:251839488;mso-width-relative:margin;mso-height-relative:margin" coordsize="58590,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">
                <v:shape id="Text Box 67" o:spid="_x0000_s1052" type="#_x0000_t202" style="position:absolute;width:58590;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" fillcolor="white [3201]" strokeweight=".5pt">
                  <v:textbox>
                    <w:txbxContent>
                      <w:p w14:paraId="666DA4FA" w14:textId="00B6E22A" w:rsidR="003677BD" w:rsidRDefault="0018624C" w:rsidP="003677BD">
                        <w:r>
                          <w:rPr>
                            <w:noProof/>
                          </w:rPr>
                          <w:drawing>
                            <wp:inline distT="0" distB="0" distL="0" distR="0" wp14:anchorId="67C05F0F" wp14:editId="45D93FC2">
                              <wp:extent cx="2004060" cy="1159473"/>
                              <wp:effectExtent l="19050" t="19050" r="15240" b="22225"/>
                              <wp:docPr id="122997933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5845" cy="1166292"/>
                                      </a:xfrm>
                                      <a:prstGeom prst="rect">
                                        <a:avLst/>
                                      </a:prstGeom>
                                      <a:noFill/>
                                      <a:ln>
                                        <a:solidFill>
                                          <a:schemeClr val="accent1"/>
                                        </a:solidFill>
                                      </a:ln>
                                    </pic:spPr>
                                  </pic:pic>
                                </a:graphicData>
                              </a:graphic>
                            </wp:inline>
                          </w:drawing>
                        </w:r>
                      </w:p>
                    </w:txbxContent>
                  </v:textbox>
                </v:shape>
                <v:shape id="Text Box 65" o:spid="_x0000_s1053" type="#_x0000_t202" style="position:absolute;left:20404;top:133;width:37639;height:12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" fillcolor="white [3201]" stroked="f" strokeweight=".5pt">
                  <v:textbox>
                    <w:txbxContent>
                      <w:tbl>
                        <w:tblPr>
                          <w:tblStyle w:val="TableGrid"/>
                          <w:tblW w:w="6101" w:type="dxa"/>
                          <w:tblInd w:w="-5" w:type="dxa"/>
                          <w:tblLook w:val="04A0" w:firstRow="1" w:lastRow="0" w:firstColumn="1" w:lastColumn="0" w:noHBand="0" w:noVBand="1"/>
                        </w:tblPr>
                        <w:tblGrid>
                          <w:gridCol w:w="441"/>
                          <w:gridCol w:w="473"/>
                          <w:gridCol w:w="398"/>
                          <w:gridCol w:w="549"/>
                          <w:gridCol w:w="473"/>
                          <w:gridCol w:w="524"/>
                          <w:gridCol w:w="398"/>
                          <w:gridCol w:w="373"/>
                          <w:gridCol w:w="373"/>
                          <w:gridCol w:w="549"/>
                          <w:gridCol w:w="775"/>
                          <w:gridCol w:w="775"/>
                        </w:tblGrid>
                        <w:tr w:rsidR="00DE22C8" w14:paraId="72B07081" w14:textId="77777777" w:rsidTr="00990716">
                          <w:trPr>
                            <w:cantSplit/>
                            <w:trHeight w:val="1083"/>
                          </w:trPr>
                          <w:tc>
                            <w:tcPr>
                              <w:tcW w:w="441" w:type="dxa"/>
                              <w:textDirection w:val="btLr"/>
                            </w:tcPr>
                            <w:p w14:paraId="2A761255" w14:textId="77777777" w:rsidR="003677BD" w:rsidRPr="003677BD" w:rsidRDefault="003677BD" w:rsidP="00406DDE">
                              <w:pPr>
                                <w:ind w:left="113" w:right="113"/>
                                <w:rPr>
                                  <w:sz w:val="12"/>
                                  <w:szCs w:val="12"/>
                                </w:rPr>
                              </w:pPr>
                              <w:r w:rsidRPr="003677BD">
                                <w:rPr>
                                  <w:b/>
                                  <w:bCs/>
                                  <w:sz w:val="12"/>
                                  <w:szCs w:val="12"/>
                                </w:rPr>
                                <w:t>Timepoint</w:t>
                              </w:r>
                            </w:p>
                          </w:tc>
                          <w:tc>
                            <w:tcPr>
                              <w:tcW w:w="473" w:type="dxa"/>
                              <w:textDirection w:val="btLr"/>
                            </w:tcPr>
                            <w:p w14:paraId="0EAA0586" w14:textId="77777777" w:rsidR="003677BD" w:rsidRPr="003677BD" w:rsidRDefault="003677BD" w:rsidP="00406DDE">
                              <w:pPr>
                                <w:ind w:left="113" w:right="113"/>
                                <w:rPr>
                                  <w:sz w:val="12"/>
                                  <w:szCs w:val="12"/>
                                </w:rPr>
                              </w:pPr>
                              <w:r w:rsidRPr="003677BD">
                                <w:rPr>
                                  <w:b/>
                                  <w:bCs/>
                                  <w:sz w:val="12"/>
                                  <w:szCs w:val="12"/>
                                </w:rPr>
                                <w:t>MMSE</w:t>
                              </w:r>
                            </w:p>
                          </w:tc>
                          <w:tc>
                            <w:tcPr>
                              <w:tcW w:w="398" w:type="dxa"/>
                              <w:textDirection w:val="btLr"/>
                            </w:tcPr>
                            <w:p w14:paraId="2BA29376" w14:textId="77777777" w:rsidR="003677BD" w:rsidRPr="003677BD" w:rsidRDefault="003677BD" w:rsidP="00406DDE">
                              <w:pPr>
                                <w:ind w:left="113" w:right="113"/>
                                <w:rPr>
                                  <w:sz w:val="12"/>
                                  <w:szCs w:val="12"/>
                                </w:rPr>
                              </w:pPr>
                              <w:r w:rsidRPr="003677BD">
                                <w:rPr>
                                  <w:b/>
                                  <w:bCs/>
                                  <w:sz w:val="12"/>
                                  <w:szCs w:val="12"/>
                                </w:rPr>
                                <w:t>CDRSB</w:t>
                              </w:r>
                            </w:p>
                          </w:tc>
                          <w:tc>
                            <w:tcPr>
                              <w:tcW w:w="549" w:type="dxa"/>
                              <w:textDirection w:val="btLr"/>
                            </w:tcPr>
                            <w:p w14:paraId="16FFEF09" w14:textId="77777777" w:rsidR="003677BD" w:rsidRPr="003677BD" w:rsidRDefault="003677BD" w:rsidP="00406DDE">
                              <w:pPr>
                                <w:ind w:left="113" w:right="113"/>
                                <w:rPr>
                                  <w:sz w:val="12"/>
                                  <w:szCs w:val="12"/>
                                </w:rPr>
                              </w:pPr>
                              <w:r w:rsidRPr="003677BD">
                                <w:rPr>
                                  <w:b/>
                                  <w:bCs/>
                                  <w:sz w:val="12"/>
                                  <w:szCs w:val="12"/>
                                </w:rPr>
                                <w:t>ADAS13</w:t>
                              </w:r>
                            </w:p>
                          </w:tc>
                          <w:tc>
                            <w:tcPr>
                              <w:tcW w:w="473" w:type="dxa"/>
                              <w:textDirection w:val="btLr"/>
                            </w:tcPr>
                            <w:p w14:paraId="7381E596" w14:textId="77777777" w:rsidR="003677BD" w:rsidRPr="003677BD" w:rsidRDefault="003677BD" w:rsidP="00406DDE">
                              <w:pPr>
                                <w:ind w:left="113" w:right="113"/>
                                <w:rPr>
                                  <w:sz w:val="12"/>
                                  <w:szCs w:val="12"/>
                                </w:rPr>
                              </w:pPr>
                              <w:r w:rsidRPr="003677BD">
                                <w:rPr>
                                  <w:b/>
                                  <w:bCs/>
                                  <w:sz w:val="12"/>
                                  <w:szCs w:val="12"/>
                                </w:rPr>
                                <w:t>FAQ</w:t>
                              </w:r>
                            </w:p>
                          </w:tc>
                          <w:tc>
                            <w:tcPr>
                              <w:tcW w:w="524" w:type="dxa"/>
                              <w:textDirection w:val="btLr"/>
                            </w:tcPr>
                            <w:p w14:paraId="5951A9F8" w14:textId="77777777" w:rsidR="003677BD" w:rsidRPr="003677BD" w:rsidRDefault="003677BD" w:rsidP="00406DDE">
                              <w:pPr>
                                <w:ind w:left="113" w:right="113"/>
                                <w:rPr>
                                  <w:b/>
                                  <w:bCs/>
                                  <w:sz w:val="12"/>
                                  <w:szCs w:val="12"/>
                                </w:rPr>
                              </w:pPr>
                              <w:r w:rsidRPr="003677BD">
                                <w:rPr>
                                  <w:b/>
                                  <w:bCs/>
                                  <w:sz w:val="12"/>
                                  <w:szCs w:val="12"/>
                                </w:rPr>
                                <w:t>RAVLT</w:t>
                              </w:r>
                            </w:p>
                            <w:p w14:paraId="2CF28050" w14:textId="77777777" w:rsidR="003677BD" w:rsidRPr="003677BD" w:rsidRDefault="003677BD" w:rsidP="00406DDE">
                              <w:pPr>
                                <w:ind w:left="113" w:right="113"/>
                                <w:rPr>
                                  <w:sz w:val="12"/>
                                  <w:szCs w:val="12"/>
                                </w:rPr>
                              </w:pPr>
                              <w:r w:rsidRPr="003677BD">
                                <w:rPr>
                                  <w:b/>
                                  <w:bCs/>
                                  <w:sz w:val="12"/>
                                  <w:szCs w:val="12"/>
                                </w:rPr>
                                <w:t>Immediate</w:t>
                              </w:r>
                            </w:p>
                          </w:tc>
                          <w:tc>
                            <w:tcPr>
                              <w:tcW w:w="398" w:type="dxa"/>
                              <w:textDirection w:val="btLr"/>
                            </w:tcPr>
                            <w:p w14:paraId="6E314225" w14:textId="77777777" w:rsidR="003677BD" w:rsidRPr="003677BD" w:rsidRDefault="003677BD" w:rsidP="00406DDE">
                              <w:pPr>
                                <w:ind w:left="113" w:right="113"/>
                                <w:rPr>
                                  <w:sz w:val="12"/>
                                  <w:szCs w:val="12"/>
                                </w:rPr>
                              </w:pPr>
                              <w:r w:rsidRPr="003677BD">
                                <w:rPr>
                                  <w:b/>
                                  <w:bCs/>
                                  <w:sz w:val="12"/>
                                  <w:szCs w:val="12"/>
                                </w:rPr>
                                <w:t>APOE4</w:t>
                              </w:r>
                            </w:p>
                          </w:tc>
                          <w:tc>
                            <w:tcPr>
                              <w:tcW w:w="373" w:type="dxa"/>
                              <w:textDirection w:val="btLr"/>
                            </w:tcPr>
                            <w:p w14:paraId="72C37169" w14:textId="77777777" w:rsidR="003677BD" w:rsidRPr="003677BD" w:rsidRDefault="003677BD" w:rsidP="00406DDE">
                              <w:pPr>
                                <w:ind w:left="113" w:right="113"/>
                                <w:rPr>
                                  <w:sz w:val="12"/>
                                  <w:szCs w:val="12"/>
                                </w:rPr>
                              </w:pPr>
                              <w:r w:rsidRPr="003677BD">
                                <w:rPr>
                                  <w:b/>
                                  <w:bCs/>
                                  <w:sz w:val="12"/>
                                  <w:szCs w:val="12"/>
                                </w:rPr>
                                <w:t>FDG</w:t>
                              </w:r>
                            </w:p>
                          </w:tc>
                          <w:tc>
                            <w:tcPr>
                              <w:tcW w:w="373" w:type="dxa"/>
                              <w:textDirection w:val="btLr"/>
                            </w:tcPr>
                            <w:p w14:paraId="4EE2BF9B" w14:textId="77777777" w:rsidR="003677BD" w:rsidRPr="003677BD" w:rsidRDefault="003677BD" w:rsidP="00406DDE">
                              <w:pPr>
                                <w:ind w:left="113" w:right="113"/>
                                <w:rPr>
                                  <w:sz w:val="12"/>
                                  <w:szCs w:val="12"/>
                                </w:rPr>
                              </w:pPr>
                              <w:r w:rsidRPr="003677BD">
                                <w:rPr>
                                  <w:b/>
                                  <w:bCs/>
                                  <w:sz w:val="12"/>
                                  <w:szCs w:val="12"/>
                                </w:rPr>
                                <w:t>AV45</w:t>
                              </w:r>
                            </w:p>
                          </w:tc>
                          <w:tc>
                            <w:tcPr>
                              <w:tcW w:w="549" w:type="dxa"/>
                              <w:textDirection w:val="btLr"/>
                            </w:tcPr>
                            <w:p w14:paraId="6BDD7DE4" w14:textId="77777777" w:rsidR="003677BD" w:rsidRPr="003677BD" w:rsidRDefault="003677BD" w:rsidP="00406DDE">
                              <w:pPr>
                                <w:ind w:left="113" w:right="113"/>
                                <w:rPr>
                                  <w:sz w:val="12"/>
                                  <w:szCs w:val="12"/>
                                </w:rPr>
                              </w:pPr>
                              <w:r w:rsidRPr="003677BD">
                                <w:rPr>
                                  <w:b/>
                                  <w:bCs/>
                                  <w:sz w:val="12"/>
                                  <w:szCs w:val="12"/>
                                </w:rPr>
                                <w:t>ABETA</w:t>
                              </w:r>
                            </w:p>
                          </w:tc>
                          <w:tc>
                            <w:tcPr>
                              <w:tcW w:w="775" w:type="dxa"/>
                              <w:textDirection w:val="btLr"/>
                            </w:tcPr>
                            <w:p w14:paraId="2B3372D7" w14:textId="77777777" w:rsidR="003677BD" w:rsidRPr="003677BD" w:rsidRDefault="003677BD" w:rsidP="00406DDE">
                              <w:pPr>
                                <w:ind w:left="113" w:right="113"/>
                                <w:rPr>
                                  <w:b/>
                                  <w:bCs/>
                                  <w:sz w:val="12"/>
                                  <w:szCs w:val="12"/>
                                </w:rPr>
                              </w:pPr>
                              <w:r w:rsidRPr="003677BD">
                                <w:rPr>
                                  <w:b/>
                                  <w:bCs/>
                                  <w:sz w:val="12"/>
                                  <w:szCs w:val="12"/>
                                </w:rPr>
                                <w:t>Normalized</w:t>
                              </w:r>
                            </w:p>
                            <w:p w14:paraId="6FC961DE" w14:textId="77777777" w:rsidR="003677BD" w:rsidRPr="003677BD" w:rsidRDefault="003677BD" w:rsidP="00406DDE">
                              <w:pPr>
                                <w:ind w:left="113" w:right="113"/>
                                <w:rPr>
                                  <w:sz w:val="12"/>
                                  <w:szCs w:val="12"/>
                                </w:rPr>
                              </w:pPr>
                              <w:r w:rsidRPr="003677BD">
                                <w:rPr>
                                  <w:b/>
                                  <w:bCs/>
                                  <w:sz w:val="12"/>
                                  <w:szCs w:val="12"/>
                                </w:rPr>
                                <w:t>Hippocampus</w:t>
                              </w:r>
                            </w:p>
                          </w:tc>
                          <w:tc>
                            <w:tcPr>
                              <w:tcW w:w="775" w:type="dxa"/>
                              <w:textDirection w:val="btLr"/>
                            </w:tcPr>
                            <w:p w14:paraId="1BBC7198" w14:textId="77777777" w:rsidR="003677BD" w:rsidRPr="003677BD" w:rsidRDefault="003677BD" w:rsidP="00406DDE">
                              <w:pPr>
                                <w:ind w:left="113" w:right="113"/>
                                <w:rPr>
                                  <w:b/>
                                  <w:bCs/>
                                  <w:sz w:val="12"/>
                                  <w:szCs w:val="12"/>
                                </w:rPr>
                              </w:pPr>
                              <w:r w:rsidRPr="003677BD">
                                <w:rPr>
                                  <w:b/>
                                  <w:bCs/>
                                  <w:sz w:val="12"/>
                                  <w:szCs w:val="12"/>
                                </w:rPr>
                                <w:t>Normalized</w:t>
                              </w:r>
                            </w:p>
                            <w:p w14:paraId="275E9615" w14:textId="77777777" w:rsidR="003677BD" w:rsidRPr="003677BD" w:rsidRDefault="003677BD" w:rsidP="00406DDE">
                              <w:pPr>
                                <w:ind w:left="113" w:right="113"/>
                                <w:rPr>
                                  <w:sz w:val="12"/>
                                  <w:szCs w:val="12"/>
                                </w:rPr>
                              </w:pPr>
                              <w:r w:rsidRPr="003677BD">
                                <w:rPr>
                                  <w:b/>
                                  <w:bCs/>
                                  <w:sz w:val="12"/>
                                  <w:szCs w:val="12"/>
                                </w:rPr>
                                <w:t>Ventricles</w:t>
                              </w:r>
                            </w:p>
                          </w:tc>
                        </w:tr>
                        <w:tr w:rsidR="00990716" w14:paraId="0C580E48" w14:textId="77777777" w:rsidTr="00990716">
                          <w:trPr>
                            <w:trHeight w:val="93"/>
                          </w:trPr>
                          <w:tc>
                            <w:tcPr>
                              <w:tcW w:w="441" w:type="dxa"/>
                              <w:vAlign w:val="center"/>
                            </w:tcPr>
                            <w:p w14:paraId="75D8ECA3" w14:textId="7012EFF6"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1DFB1916" w14:textId="2B3C7B5C"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44FE1BD0" w14:textId="43D7A1D1"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549" w:type="dxa"/>
                              <w:vAlign w:val="center"/>
                            </w:tcPr>
                            <w:p w14:paraId="637DC497" w14:textId="1E3DD351" w:rsidR="00990716" w:rsidRPr="006C6D67" w:rsidRDefault="00990716" w:rsidP="00990716">
                              <w:pPr>
                                <w:rPr>
                                  <w:rFonts w:ascii="Segoe UI" w:hAnsi="Segoe UI" w:cs="Segoe UI"/>
                                  <w:sz w:val="14"/>
                                  <w:szCs w:val="14"/>
                                </w:rPr>
                              </w:pPr>
                              <w:r>
                                <w:rPr>
                                  <w:rFonts w:ascii="Segoe UI" w:hAnsi="Segoe UI" w:cs="Segoe UI"/>
                                  <w:color w:val="000000"/>
                                  <w:sz w:val="14"/>
                                  <w:szCs w:val="14"/>
                                </w:rPr>
                                <w:t>20.67</w:t>
                              </w:r>
                            </w:p>
                          </w:tc>
                          <w:tc>
                            <w:tcPr>
                              <w:tcW w:w="473" w:type="dxa"/>
                              <w:vAlign w:val="center"/>
                            </w:tcPr>
                            <w:p w14:paraId="6AEBC060" w14:textId="756A2025" w:rsidR="00990716" w:rsidRPr="006C6D67" w:rsidRDefault="00990716" w:rsidP="00990716">
                              <w:pPr>
                                <w:rPr>
                                  <w:rFonts w:ascii="Segoe UI" w:hAnsi="Segoe UI" w:cs="Segoe UI"/>
                                  <w:sz w:val="14"/>
                                  <w:szCs w:val="14"/>
                                </w:rPr>
                              </w:pPr>
                              <w:r>
                                <w:rPr>
                                  <w:rFonts w:ascii="Segoe UI" w:hAnsi="Segoe UI" w:cs="Segoe UI"/>
                                  <w:color w:val="000000"/>
                                  <w:sz w:val="14"/>
                                  <w:szCs w:val="14"/>
                                </w:rPr>
                                <w:t>18</w:t>
                              </w:r>
                            </w:p>
                          </w:tc>
                          <w:tc>
                            <w:tcPr>
                              <w:tcW w:w="524" w:type="dxa"/>
                              <w:vAlign w:val="center"/>
                            </w:tcPr>
                            <w:p w14:paraId="714015D0" w14:textId="19A85F96"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4291BEFA" w14:textId="07B460F6"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373" w:type="dxa"/>
                              <w:vAlign w:val="center"/>
                            </w:tcPr>
                            <w:p w14:paraId="6C5864BE" w14:textId="318C036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161DCAC2" w14:textId="5265BCD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0FF8202A" w14:textId="32B91234" w:rsidR="00990716" w:rsidRPr="006C6D67" w:rsidRDefault="00990716" w:rsidP="00990716">
                              <w:pPr>
                                <w:rPr>
                                  <w:rFonts w:ascii="Segoe UI" w:hAnsi="Segoe UI" w:cs="Segoe UI"/>
                                  <w:sz w:val="14"/>
                                  <w:szCs w:val="14"/>
                                </w:rPr>
                              </w:pPr>
                              <w:r>
                                <w:rPr>
                                  <w:rFonts w:ascii="Segoe UI" w:hAnsi="Segoe UI" w:cs="Segoe UI"/>
                                  <w:color w:val="000000"/>
                                  <w:sz w:val="14"/>
                                  <w:szCs w:val="14"/>
                                </w:rPr>
                                <w:t>576.8</w:t>
                              </w:r>
                            </w:p>
                          </w:tc>
                          <w:tc>
                            <w:tcPr>
                              <w:tcW w:w="775" w:type="dxa"/>
                              <w:vAlign w:val="center"/>
                            </w:tcPr>
                            <w:p w14:paraId="3CF69AC3" w14:textId="65BC0C0D" w:rsidR="00990716" w:rsidRPr="006C6D67" w:rsidRDefault="00990716" w:rsidP="00990716">
                              <w:pPr>
                                <w:rPr>
                                  <w:rFonts w:ascii="Segoe UI" w:hAnsi="Segoe UI" w:cs="Segoe UI"/>
                                  <w:sz w:val="14"/>
                                  <w:szCs w:val="14"/>
                                </w:rPr>
                              </w:pPr>
                              <w:r>
                                <w:rPr>
                                  <w:rFonts w:ascii="Segoe UI" w:hAnsi="Segoe UI" w:cs="Segoe UI"/>
                                  <w:color w:val="000000"/>
                                  <w:sz w:val="14"/>
                                  <w:szCs w:val="14"/>
                                </w:rPr>
                                <w:t>0.00374</w:t>
                              </w:r>
                            </w:p>
                          </w:tc>
                          <w:tc>
                            <w:tcPr>
                              <w:tcW w:w="775" w:type="dxa"/>
                              <w:vAlign w:val="center"/>
                            </w:tcPr>
                            <w:p w14:paraId="5B9C0AD2" w14:textId="4F510B26" w:rsidR="00990716" w:rsidRPr="006C6D67" w:rsidRDefault="00990716" w:rsidP="00990716">
                              <w:pPr>
                                <w:rPr>
                                  <w:rFonts w:ascii="Segoe UI" w:hAnsi="Segoe UI" w:cs="Segoe UI"/>
                                  <w:sz w:val="14"/>
                                  <w:szCs w:val="14"/>
                                </w:rPr>
                              </w:pPr>
                              <w:r>
                                <w:rPr>
                                  <w:rFonts w:ascii="Segoe UI" w:hAnsi="Segoe UI" w:cs="Segoe UI"/>
                                  <w:color w:val="000000"/>
                                  <w:sz w:val="14"/>
                                  <w:szCs w:val="14"/>
                                </w:rPr>
                                <w:t>0.028189</w:t>
                              </w:r>
                            </w:p>
                          </w:tc>
                        </w:tr>
                        <w:tr w:rsidR="00990716" w14:paraId="78E2E5AD" w14:textId="77777777" w:rsidTr="00990716">
                          <w:trPr>
                            <w:trHeight w:val="39"/>
                          </w:trPr>
                          <w:tc>
                            <w:tcPr>
                              <w:tcW w:w="441" w:type="dxa"/>
                              <w:vAlign w:val="center"/>
                            </w:tcPr>
                            <w:p w14:paraId="29289A87" w14:textId="0421D826"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15BCF3A1" w14:textId="0FB4DA7C"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398" w:type="dxa"/>
                              <w:vAlign w:val="center"/>
                            </w:tcPr>
                            <w:p w14:paraId="0CDB1F03" w14:textId="1C63DE3B" w:rsidR="00990716" w:rsidRPr="006C6D67" w:rsidRDefault="00990716" w:rsidP="00990716">
                              <w:pPr>
                                <w:rPr>
                                  <w:rFonts w:ascii="Segoe UI" w:hAnsi="Segoe UI" w:cs="Segoe UI"/>
                                  <w:sz w:val="14"/>
                                  <w:szCs w:val="14"/>
                                </w:rPr>
                              </w:pPr>
                              <w:r>
                                <w:rPr>
                                  <w:rFonts w:ascii="Segoe UI" w:hAnsi="Segoe UI" w:cs="Segoe UI"/>
                                  <w:color w:val="000000"/>
                                  <w:sz w:val="14"/>
                                  <w:szCs w:val="14"/>
                                </w:rPr>
                                <w:t>6</w:t>
                              </w:r>
                            </w:p>
                          </w:tc>
                          <w:tc>
                            <w:tcPr>
                              <w:tcW w:w="549" w:type="dxa"/>
                              <w:vAlign w:val="center"/>
                            </w:tcPr>
                            <w:p w14:paraId="4D41806B" w14:textId="4D77992D" w:rsidR="00990716" w:rsidRPr="006C6D67" w:rsidRDefault="00990716" w:rsidP="00990716">
                              <w:pPr>
                                <w:rPr>
                                  <w:rFonts w:ascii="Segoe UI" w:hAnsi="Segoe UI" w:cs="Segoe UI"/>
                                  <w:sz w:val="14"/>
                                  <w:szCs w:val="14"/>
                                </w:rPr>
                              </w:pPr>
                              <w:r>
                                <w:rPr>
                                  <w:rFonts w:ascii="Segoe UI" w:hAnsi="Segoe UI" w:cs="Segoe UI"/>
                                  <w:color w:val="000000"/>
                                  <w:sz w:val="14"/>
                                  <w:szCs w:val="14"/>
                                </w:rPr>
                                <w:t>16.33</w:t>
                              </w:r>
                            </w:p>
                          </w:tc>
                          <w:tc>
                            <w:tcPr>
                              <w:tcW w:w="473" w:type="dxa"/>
                              <w:vAlign w:val="center"/>
                            </w:tcPr>
                            <w:p w14:paraId="64E869E7" w14:textId="2022962A"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524" w:type="dxa"/>
                              <w:vAlign w:val="center"/>
                            </w:tcPr>
                            <w:p w14:paraId="4333A560" w14:textId="70EE1540"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2F5C2147" w14:textId="64107B38"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373" w:type="dxa"/>
                              <w:vAlign w:val="center"/>
                            </w:tcPr>
                            <w:p w14:paraId="7C756C9E" w14:textId="1C8D956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3FD4E2B5" w14:textId="5660E83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650A1697" w14:textId="011223D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F117AB8" w14:textId="2C6BA272"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6C9DB2D7" w14:textId="195D7D71" w:rsidR="00990716" w:rsidRPr="006C6D67" w:rsidRDefault="00990716" w:rsidP="00990716">
                              <w:pPr>
                                <w:rPr>
                                  <w:rFonts w:ascii="Segoe UI" w:hAnsi="Segoe UI" w:cs="Segoe UI"/>
                                  <w:sz w:val="14"/>
                                  <w:szCs w:val="14"/>
                                </w:rPr>
                              </w:pPr>
                              <w:r>
                                <w:rPr>
                                  <w:rFonts w:ascii="Segoe UI" w:hAnsi="Segoe UI" w:cs="Segoe UI"/>
                                  <w:color w:val="000000"/>
                                  <w:sz w:val="14"/>
                                  <w:szCs w:val="14"/>
                                </w:rPr>
                                <w:t>0.030089</w:t>
                              </w:r>
                            </w:p>
                          </w:tc>
                        </w:tr>
                        <w:tr w:rsidR="00990716" w14:paraId="2BCB5854" w14:textId="77777777" w:rsidTr="00990716">
                          <w:trPr>
                            <w:trHeight w:val="39"/>
                          </w:trPr>
                          <w:tc>
                            <w:tcPr>
                              <w:tcW w:w="441" w:type="dxa"/>
                              <w:vAlign w:val="center"/>
                            </w:tcPr>
                            <w:p w14:paraId="33921C8D" w14:textId="0FD19280"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075E2D0F" w14:textId="43BF04C7" w:rsidR="00990716" w:rsidRPr="006C6D67" w:rsidRDefault="00990716" w:rsidP="00990716">
                              <w:pPr>
                                <w:rPr>
                                  <w:rFonts w:ascii="Segoe UI" w:hAnsi="Segoe UI" w:cs="Segoe UI"/>
                                  <w:sz w:val="14"/>
                                  <w:szCs w:val="14"/>
                                </w:rPr>
                              </w:pPr>
                              <w:r>
                                <w:rPr>
                                  <w:rFonts w:ascii="Segoe UI" w:hAnsi="Segoe UI" w:cs="Segoe UI"/>
                                  <w:color w:val="000000"/>
                                  <w:sz w:val="14"/>
                                  <w:szCs w:val="14"/>
                                </w:rPr>
                                <w:t>23</w:t>
                              </w:r>
                            </w:p>
                          </w:tc>
                          <w:tc>
                            <w:tcPr>
                              <w:tcW w:w="398" w:type="dxa"/>
                              <w:vAlign w:val="center"/>
                            </w:tcPr>
                            <w:p w14:paraId="42F35823" w14:textId="00819B9E" w:rsidR="00990716" w:rsidRPr="006C6D67" w:rsidRDefault="00990716" w:rsidP="00990716">
                              <w:pPr>
                                <w:rPr>
                                  <w:rFonts w:ascii="Segoe UI" w:hAnsi="Segoe UI" w:cs="Segoe UI"/>
                                  <w:sz w:val="14"/>
                                  <w:szCs w:val="14"/>
                                </w:rPr>
                              </w:pPr>
                              <w:r>
                                <w:rPr>
                                  <w:rFonts w:ascii="Segoe UI" w:hAnsi="Segoe UI" w:cs="Segoe UI"/>
                                  <w:color w:val="000000"/>
                                  <w:sz w:val="14"/>
                                  <w:szCs w:val="14"/>
                                </w:rPr>
                                <w:t>5.5</w:t>
                              </w:r>
                            </w:p>
                          </w:tc>
                          <w:tc>
                            <w:tcPr>
                              <w:tcW w:w="549" w:type="dxa"/>
                              <w:vAlign w:val="center"/>
                            </w:tcPr>
                            <w:p w14:paraId="0C891FB1" w14:textId="1586D0B1" w:rsidR="00990716" w:rsidRPr="006C6D67" w:rsidRDefault="00990716" w:rsidP="00990716">
                              <w:pPr>
                                <w:rPr>
                                  <w:rFonts w:ascii="Segoe UI" w:hAnsi="Segoe UI" w:cs="Segoe UI"/>
                                  <w:sz w:val="14"/>
                                  <w:szCs w:val="14"/>
                                </w:rPr>
                              </w:pPr>
                              <w:r>
                                <w:rPr>
                                  <w:rFonts w:ascii="Segoe UI" w:hAnsi="Segoe UI" w:cs="Segoe UI"/>
                                  <w:color w:val="000000"/>
                                  <w:sz w:val="14"/>
                                  <w:szCs w:val="14"/>
                                </w:rPr>
                                <w:t>27.67</w:t>
                              </w:r>
                            </w:p>
                          </w:tc>
                          <w:tc>
                            <w:tcPr>
                              <w:tcW w:w="473" w:type="dxa"/>
                              <w:vAlign w:val="center"/>
                            </w:tcPr>
                            <w:p w14:paraId="03918F23" w14:textId="6BAF5D5A"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524" w:type="dxa"/>
                              <w:vAlign w:val="center"/>
                            </w:tcPr>
                            <w:p w14:paraId="022CF049" w14:textId="46FFF7CA" w:rsidR="00990716" w:rsidRPr="006C6D67" w:rsidRDefault="00990716" w:rsidP="00990716">
                              <w:pPr>
                                <w:rPr>
                                  <w:rFonts w:ascii="Segoe UI" w:hAnsi="Segoe UI" w:cs="Segoe UI"/>
                                  <w:sz w:val="14"/>
                                  <w:szCs w:val="14"/>
                                </w:rPr>
                              </w:pPr>
                              <w:r>
                                <w:rPr>
                                  <w:rFonts w:ascii="Segoe UI" w:hAnsi="Segoe UI" w:cs="Segoe UI"/>
                                  <w:color w:val="000000"/>
                                  <w:sz w:val="14"/>
                                  <w:szCs w:val="14"/>
                                </w:rPr>
                                <w:t>34</w:t>
                              </w:r>
                            </w:p>
                          </w:tc>
                          <w:tc>
                            <w:tcPr>
                              <w:tcW w:w="398" w:type="dxa"/>
                              <w:vAlign w:val="center"/>
                            </w:tcPr>
                            <w:p w14:paraId="110AC756" w14:textId="5FBC44C0"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373" w:type="dxa"/>
                              <w:vAlign w:val="center"/>
                            </w:tcPr>
                            <w:p w14:paraId="658DE52A" w14:textId="0F2BD3A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0F9D7293" w14:textId="2E87A0F6"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6411D9D" w14:textId="6566CF62" w:rsidR="00990716" w:rsidRPr="006C6D67" w:rsidRDefault="00990716" w:rsidP="00990716">
                              <w:pPr>
                                <w:rPr>
                                  <w:rFonts w:ascii="Segoe UI" w:hAnsi="Segoe UI" w:cs="Segoe UI"/>
                                  <w:sz w:val="14"/>
                                  <w:szCs w:val="14"/>
                                </w:rPr>
                              </w:pPr>
                              <w:r>
                                <w:rPr>
                                  <w:rFonts w:ascii="Segoe UI" w:hAnsi="Segoe UI" w:cs="Segoe UI"/>
                                  <w:color w:val="000000"/>
                                  <w:sz w:val="14"/>
                                  <w:szCs w:val="14"/>
                                </w:rPr>
                                <w:t>500.1</w:t>
                              </w:r>
                            </w:p>
                          </w:tc>
                          <w:tc>
                            <w:tcPr>
                              <w:tcW w:w="775" w:type="dxa"/>
                              <w:vAlign w:val="center"/>
                            </w:tcPr>
                            <w:p w14:paraId="2B19C9F5" w14:textId="02D18C4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17657F24" w14:textId="3744D4B4" w:rsidR="00990716" w:rsidRPr="006C6D67" w:rsidRDefault="00990716" w:rsidP="00990716">
                              <w:pPr>
                                <w:rPr>
                                  <w:rFonts w:ascii="Segoe UI" w:hAnsi="Segoe UI" w:cs="Segoe UI"/>
                                  <w:sz w:val="14"/>
                                  <w:szCs w:val="14"/>
                                </w:rPr>
                              </w:pPr>
                              <w:r>
                                <w:rPr>
                                  <w:rFonts w:ascii="Segoe UI" w:hAnsi="Segoe UI" w:cs="Segoe UI"/>
                                  <w:color w:val="000000"/>
                                  <w:sz w:val="14"/>
                                  <w:szCs w:val="14"/>
                                </w:rPr>
                                <w:t>0.031289</w:t>
                              </w:r>
                            </w:p>
                          </w:tc>
                        </w:tr>
                        <w:tr w:rsidR="00990716" w14:paraId="2534CF86" w14:textId="77777777" w:rsidTr="00990716">
                          <w:trPr>
                            <w:trHeight w:val="39"/>
                          </w:trPr>
                          <w:tc>
                            <w:tcPr>
                              <w:tcW w:w="441" w:type="dxa"/>
                              <w:vAlign w:val="center"/>
                            </w:tcPr>
                            <w:p w14:paraId="33085699" w14:textId="4487776E"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61EEFB61" w14:textId="6C4F3B9F"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398" w:type="dxa"/>
                              <w:vAlign w:val="center"/>
                            </w:tcPr>
                            <w:p w14:paraId="282EA33D" w14:textId="7A922787" w:rsidR="00990716" w:rsidRPr="006C6D67" w:rsidRDefault="00990716" w:rsidP="00990716">
                              <w:pPr>
                                <w:rPr>
                                  <w:rFonts w:ascii="Segoe UI" w:hAnsi="Segoe UI" w:cs="Segoe UI"/>
                                  <w:sz w:val="14"/>
                                  <w:szCs w:val="14"/>
                                </w:rPr>
                              </w:pPr>
                              <w:r>
                                <w:rPr>
                                  <w:rFonts w:ascii="Segoe UI" w:hAnsi="Segoe UI" w:cs="Segoe UI"/>
                                  <w:color w:val="000000"/>
                                  <w:sz w:val="14"/>
                                  <w:szCs w:val="14"/>
                                </w:rPr>
                                <w:t>6</w:t>
                              </w:r>
                            </w:p>
                          </w:tc>
                          <w:tc>
                            <w:tcPr>
                              <w:tcW w:w="549" w:type="dxa"/>
                              <w:vAlign w:val="center"/>
                            </w:tcPr>
                            <w:p w14:paraId="20391D53" w14:textId="2253A69A" w:rsidR="00990716" w:rsidRPr="006C6D67" w:rsidRDefault="00990716" w:rsidP="00990716">
                              <w:pPr>
                                <w:rPr>
                                  <w:rFonts w:ascii="Segoe UI" w:hAnsi="Segoe UI" w:cs="Segoe UI"/>
                                  <w:sz w:val="14"/>
                                  <w:szCs w:val="14"/>
                                </w:rPr>
                              </w:pPr>
                              <w:r>
                                <w:rPr>
                                  <w:rFonts w:ascii="Segoe UI" w:hAnsi="Segoe UI" w:cs="Segoe UI"/>
                                  <w:color w:val="000000"/>
                                  <w:sz w:val="14"/>
                                  <w:szCs w:val="14"/>
                                </w:rPr>
                                <w:t>29.67</w:t>
                              </w:r>
                            </w:p>
                          </w:tc>
                          <w:tc>
                            <w:tcPr>
                              <w:tcW w:w="473" w:type="dxa"/>
                              <w:vAlign w:val="center"/>
                            </w:tcPr>
                            <w:p w14:paraId="4A26BB8A" w14:textId="5A009271"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524" w:type="dxa"/>
                              <w:vAlign w:val="center"/>
                            </w:tcPr>
                            <w:p w14:paraId="4AF5746D" w14:textId="682EE0FE" w:rsidR="00990716" w:rsidRPr="006C6D67" w:rsidRDefault="00990716" w:rsidP="00990716">
                              <w:pPr>
                                <w:rPr>
                                  <w:rFonts w:ascii="Segoe UI" w:hAnsi="Segoe UI" w:cs="Segoe UI"/>
                                  <w:sz w:val="14"/>
                                  <w:szCs w:val="14"/>
                                </w:rPr>
                              </w:pPr>
                              <w:r>
                                <w:rPr>
                                  <w:rFonts w:ascii="Segoe UI" w:hAnsi="Segoe UI" w:cs="Segoe UI"/>
                                  <w:color w:val="000000"/>
                                  <w:sz w:val="14"/>
                                  <w:szCs w:val="14"/>
                                </w:rPr>
                                <w:t>31</w:t>
                              </w:r>
                            </w:p>
                          </w:tc>
                          <w:tc>
                            <w:tcPr>
                              <w:tcW w:w="398" w:type="dxa"/>
                              <w:vAlign w:val="center"/>
                            </w:tcPr>
                            <w:p w14:paraId="45804487" w14:textId="184854DC"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373" w:type="dxa"/>
                              <w:vAlign w:val="center"/>
                            </w:tcPr>
                            <w:p w14:paraId="64D1BB18" w14:textId="64F46CF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5D036F91" w14:textId="19ADB9D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67DC046F" w14:textId="6F8C4FD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7EA312B4" w14:textId="784E9862" w:rsidR="00990716" w:rsidRPr="006C6D67" w:rsidRDefault="00990716" w:rsidP="00990716">
                              <w:pPr>
                                <w:rPr>
                                  <w:rFonts w:ascii="Segoe UI" w:hAnsi="Segoe UI" w:cs="Segoe UI"/>
                                  <w:sz w:val="14"/>
                                  <w:szCs w:val="14"/>
                                </w:rPr>
                              </w:pPr>
                              <w:r>
                                <w:rPr>
                                  <w:rFonts w:ascii="Segoe UI" w:hAnsi="Segoe UI" w:cs="Segoe UI"/>
                                  <w:color w:val="000000"/>
                                  <w:sz w:val="14"/>
                                  <w:szCs w:val="14"/>
                                </w:rPr>
                                <w:t>0.003388</w:t>
                              </w:r>
                            </w:p>
                          </w:tc>
                          <w:tc>
                            <w:tcPr>
                              <w:tcW w:w="775" w:type="dxa"/>
                              <w:vAlign w:val="center"/>
                            </w:tcPr>
                            <w:p w14:paraId="5111714F" w14:textId="73E81E2B" w:rsidR="00990716" w:rsidRPr="006C6D67" w:rsidRDefault="00990716" w:rsidP="00990716">
                              <w:pPr>
                                <w:rPr>
                                  <w:rFonts w:ascii="Segoe UI" w:hAnsi="Segoe UI" w:cs="Segoe UI"/>
                                  <w:sz w:val="14"/>
                                  <w:szCs w:val="14"/>
                                </w:rPr>
                              </w:pPr>
                              <w:r>
                                <w:rPr>
                                  <w:rFonts w:ascii="Segoe UI" w:hAnsi="Segoe UI" w:cs="Segoe UI"/>
                                  <w:color w:val="000000"/>
                                  <w:sz w:val="14"/>
                                  <w:szCs w:val="14"/>
                                </w:rPr>
                                <w:t>0.035363</w:t>
                              </w:r>
                            </w:p>
                          </w:tc>
                        </w:tr>
                      </w:tbl>
                      <w:p w14:paraId="760A09C3" w14:textId="77777777" w:rsidR="003677BD" w:rsidRDefault="003677BD" w:rsidP="003677BD"/>
                    </w:txbxContent>
                  </v:textbox>
                </v:shape>
              </v:group>
            </w:pict>
          </mc:Fallback>
        </mc:AlternateContent>
      </w:r>
    </w:p>
    <w:p w14:paraId="5BCE7943" w14:textId="74E543D6" w:rsidR="004D2979" w:rsidRDefault="004D2979" w:rsidP="00061C5F">
      <w:pPr>
        <w:rPr>
          <w:sz w:val="20"/>
          <w:szCs w:val="20"/>
        </w:rPr>
      </w:pPr>
    </w:p>
    <w:p w14:paraId="2477C255" w14:textId="4BE653EF" w:rsidR="004D2979" w:rsidRDefault="004D2979" w:rsidP="00061C5F">
      <w:pPr>
        <w:rPr>
          <w:sz w:val="20"/>
          <w:szCs w:val="20"/>
        </w:rPr>
      </w:pPr>
    </w:p>
    <w:p w14:paraId="06EB57B2" w14:textId="0662FBE4" w:rsidR="004D2979" w:rsidRDefault="004D2979" w:rsidP="00061C5F">
      <w:pPr>
        <w:rPr>
          <w:sz w:val="20"/>
          <w:szCs w:val="20"/>
        </w:rPr>
      </w:pPr>
    </w:p>
    <w:p w14:paraId="5F0AD37A" w14:textId="10A7B35D" w:rsidR="00A2698E" w:rsidRDefault="00A2698E" w:rsidP="00061C5F">
      <w:pPr>
        <w:rPr>
          <w:sz w:val="20"/>
          <w:szCs w:val="20"/>
        </w:rPr>
      </w:pPr>
    </w:p>
    <w:p w14:paraId="66FA70CE" w14:textId="79D7D811" w:rsidR="00A2698E" w:rsidRDefault="00A70CCD" w:rsidP="00061C5F">
      <w:pPr>
        <w:rPr>
          <w:sz w:val="20"/>
          <w:szCs w:val="20"/>
        </w:rPr>
      </w:pPr>
      <w:r>
        <w:rPr>
          <w:noProof/>
          <w:sz w:val="20"/>
          <w:szCs w:val="20"/>
        </w:rPr>
        <mc:AlternateContent>
          <mc:Choice Requires="wps">
            <w:drawing>
              <wp:anchor distT="0" distB="0" distL="114300" distR="114300" simplePos="0" relativeHeight="251943936" behindDoc="0" locked="0" layoutInCell="1" allowOverlap="1" wp14:anchorId="39AF6D6E" wp14:editId="7D901BD0">
                <wp:simplePos x="0" y="0"/>
                <wp:positionH relativeFrom="column">
                  <wp:posOffset>-4445</wp:posOffset>
                </wp:positionH>
                <wp:positionV relativeFrom="paragraph">
                  <wp:posOffset>97790</wp:posOffset>
                </wp:positionV>
                <wp:extent cx="247650" cy="158750"/>
                <wp:effectExtent l="0" t="0" r="16510" b="12700"/>
                <wp:wrapNone/>
                <wp:docPr id="2035240354"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6B288369" w14:textId="34D55949" w:rsidR="00A70CCD" w:rsidRPr="00603F99" w:rsidRDefault="00A70CCD" w:rsidP="00A70CCD">
                            <w:pPr>
                              <w:jc w:val="center"/>
                              <w:rPr>
                                <w:sz w:val="16"/>
                                <w:szCs w:val="16"/>
                              </w:rPr>
                            </w:pPr>
                            <w:r>
                              <w:rPr>
                                <w:sz w:val="16"/>
                                <w:szCs w:val="16"/>
                              </w:rPr>
                              <w:t>11b</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F6D6E" id="_x0000_s1054" style="position:absolute;margin-left:-.35pt;margin-top:7.7pt;width:19.5pt;height:12.5pt;z-index:251943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" fillcolor="white [3201]" strokecolor="black [3200]" strokeweight="1pt">
                <v:textbox inset="1.44pt,0,1.44pt,0">
                  <w:txbxContent>
                    <w:p w14:paraId="6B288369" w14:textId="34D55949" w:rsidR="00A70CCD" w:rsidRPr="00603F99" w:rsidRDefault="00A70CCD" w:rsidP="00A70CCD">
                      <w:pPr>
                        <w:jc w:val="center"/>
                        <w:rPr>
                          <w:sz w:val="16"/>
                          <w:szCs w:val="16"/>
                        </w:rPr>
                      </w:pPr>
                      <w:r>
                        <w:rPr>
                          <w:sz w:val="16"/>
                          <w:szCs w:val="16"/>
                        </w:rPr>
                        <w:t>11b</w:t>
                      </w:r>
                    </w:p>
                  </w:txbxContent>
                </v:textbox>
              </v:rect>
            </w:pict>
          </mc:Fallback>
        </mc:AlternateContent>
      </w:r>
      <w:r w:rsidR="007D2F20">
        <w:rPr>
          <w:noProof/>
          <w:sz w:val="20"/>
          <w:szCs w:val="20"/>
        </w:rPr>
        <mc:AlternateContent>
          <mc:Choice Requires="wpg">
            <w:drawing>
              <wp:anchor distT="0" distB="0" distL="114300" distR="114300" simplePos="0" relativeHeight="251842560" behindDoc="0" locked="0" layoutInCell="1" allowOverlap="1" wp14:anchorId="121ADE08" wp14:editId="0FB8F74F">
                <wp:simplePos x="0" y="0"/>
                <wp:positionH relativeFrom="column">
                  <wp:posOffset>-4628</wp:posOffset>
                </wp:positionH>
                <wp:positionV relativeFrom="paragraph">
                  <wp:posOffset>30324</wp:posOffset>
                </wp:positionV>
                <wp:extent cx="6438265" cy="1316990"/>
                <wp:effectExtent l="0" t="0" r="19685" b="16510"/>
                <wp:wrapNone/>
                <wp:docPr id="1451629866" name="Group 71"/>
                <wp:cNvGraphicFramePr/>
                <a:graphic xmlns:a="http://schemas.openxmlformats.org/drawingml/2006/main">
                  <a:graphicData uri="http://schemas.microsoft.com/office/word/2010/wordprocessingGroup">
                    <wpg:wgp>
                      <wpg:cNvGrpSpPr/>
                      <wpg:grpSpPr>
                        <a:xfrm>
                          <a:off x="0" y="0"/>
                          <a:ext cx="6438265" cy="1316990"/>
                          <a:chOff x="0" y="0"/>
                          <a:chExt cx="5873750" cy="1292860"/>
                        </a:xfrm>
                      </wpg:grpSpPr>
                      <wps:wsp>
                        <wps:cNvPr id="1454523851" name="Text Box 67"/>
                        <wps:cNvSpPr txBox="1"/>
                        <wps:spPr>
                          <a:xfrm>
                            <a:off x="0" y="0"/>
                            <a:ext cx="5873750" cy="1292860"/>
                          </a:xfrm>
                          <a:prstGeom prst="rect">
                            <a:avLst/>
                          </a:prstGeom>
                          <a:solidFill>
                            <a:schemeClr val="lt1"/>
                          </a:solidFill>
                          <a:ln w="6350">
                            <a:solidFill>
                              <a:prstClr val="black"/>
                            </a:solidFill>
                          </a:ln>
                        </wps:spPr>
                        <wps:txbx>
                          <w:txbxContent>
                            <w:p w14:paraId="5B022243" w14:textId="70681776" w:rsidR="00DE22C8" w:rsidRDefault="0018624C" w:rsidP="00DE22C8">
                              <w:r>
                                <w:rPr>
                                  <w:noProof/>
                                </w:rPr>
                                <w:drawing>
                                  <wp:inline distT="0" distB="0" distL="0" distR="0" wp14:anchorId="391C5507" wp14:editId="1C80F9A8">
                                    <wp:extent cx="2004060" cy="1159473"/>
                                    <wp:effectExtent l="19050" t="19050" r="15240" b="22225"/>
                                    <wp:docPr id="103385466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4892" cy="1165740"/>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6646112" name="Text Box 65"/>
                        <wps:cNvSpPr txBox="1"/>
                        <wps:spPr>
                          <a:xfrm>
                            <a:off x="2040180" y="4487"/>
                            <a:ext cx="3832615" cy="1279299"/>
                          </a:xfrm>
                          <a:prstGeom prst="rect">
                            <a:avLst/>
                          </a:prstGeom>
                          <a:solidFill>
                            <a:schemeClr val="lt1"/>
                          </a:solidFill>
                          <a:ln w="6350">
                            <a:noFill/>
                          </a:ln>
                        </wps:spPr>
                        <wps:txbx>
                          <w:txbxContent>
                            <w:tbl>
                              <w:tblPr>
                                <w:tblStyle w:val="TableGrid"/>
                                <w:tblW w:w="6068" w:type="dxa"/>
                                <w:tblInd w:w="-5" w:type="dxa"/>
                                <w:tblLook w:val="04A0" w:firstRow="1" w:lastRow="0" w:firstColumn="1" w:lastColumn="0" w:noHBand="0" w:noVBand="1"/>
                              </w:tblPr>
                              <w:tblGrid>
                                <w:gridCol w:w="441"/>
                                <w:gridCol w:w="470"/>
                                <w:gridCol w:w="398"/>
                                <w:gridCol w:w="549"/>
                                <w:gridCol w:w="471"/>
                                <w:gridCol w:w="524"/>
                                <w:gridCol w:w="398"/>
                                <w:gridCol w:w="382"/>
                                <w:gridCol w:w="373"/>
                                <w:gridCol w:w="436"/>
                                <w:gridCol w:w="775"/>
                                <w:gridCol w:w="851"/>
                              </w:tblGrid>
                              <w:tr w:rsidR="00DE22C8" w14:paraId="4A8A948E" w14:textId="77777777" w:rsidTr="00990716">
                                <w:trPr>
                                  <w:cantSplit/>
                                  <w:trHeight w:val="1083"/>
                                </w:trPr>
                                <w:tc>
                                  <w:tcPr>
                                    <w:tcW w:w="441" w:type="dxa"/>
                                    <w:textDirection w:val="btLr"/>
                                  </w:tcPr>
                                  <w:p w14:paraId="2693AC48" w14:textId="77777777" w:rsidR="00DE22C8" w:rsidRPr="003677BD" w:rsidRDefault="00DE22C8" w:rsidP="00406DDE">
                                    <w:pPr>
                                      <w:ind w:left="113" w:right="113"/>
                                      <w:rPr>
                                        <w:sz w:val="12"/>
                                        <w:szCs w:val="12"/>
                                      </w:rPr>
                                    </w:pPr>
                                    <w:r w:rsidRPr="003677BD">
                                      <w:rPr>
                                        <w:b/>
                                        <w:bCs/>
                                        <w:sz w:val="12"/>
                                        <w:szCs w:val="12"/>
                                      </w:rPr>
                                      <w:t>Timepoint</w:t>
                                    </w:r>
                                  </w:p>
                                </w:tc>
                                <w:tc>
                                  <w:tcPr>
                                    <w:tcW w:w="473" w:type="dxa"/>
                                    <w:textDirection w:val="btLr"/>
                                  </w:tcPr>
                                  <w:p w14:paraId="0A45040D" w14:textId="77777777" w:rsidR="00DE22C8" w:rsidRPr="003677BD" w:rsidRDefault="00DE22C8" w:rsidP="00406DDE">
                                    <w:pPr>
                                      <w:ind w:left="113" w:right="113"/>
                                      <w:rPr>
                                        <w:sz w:val="12"/>
                                        <w:szCs w:val="12"/>
                                      </w:rPr>
                                    </w:pPr>
                                    <w:r w:rsidRPr="003677BD">
                                      <w:rPr>
                                        <w:b/>
                                        <w:bCs/>
                                        <w:sz w:val="12"/>
                                        <w:szCs w:val="12"/>
                                      </w:rPr>
                                      <w:t>MMSE</w:t>
                                    </w:r>
                                  </w:p>
                                </w:tc>
                                <w:tc>
                                  <w:tcPr>
                                    <w:tcW w:w="398" w:type="dxa"/>
                                    <w:textDirection w:val="btLr"/>
                                  </w:tcPr>
                                  <w:p w14:paraId="14B91B8D" w14:textId="77777777" w:rsidR="00DE22C8" w:rsidRPr="003677BD" w:rsidRDefault="00DE22C8" w:rsidP="00406DDE">
                                    <w:pPr>
                                      <w:ind w:left="113" w:right="113"/>
                                      <w:rPr>
                                        <w:sz w:val="12"/>
                                        <w:szCs w:val="12"/>
                                      </w:rPr>
                                    </w:pPr>
                                    <w:r w:rsidRPr="003677BD">
                                      <w:rPr>
                                        <w:b/>
                                        <w:bCs/>
                                        <w:sz w:val="12"/>
                                        <w:szCs w:val="12"/>
                                      </w:rPr>
                                      <w:t>CDRSB</w:t>
                                    </w:r>
                                  </w:p>
                                </w:tc>
                                <w:tc>
                                  <w:tcPr>
                                    <w:tcW w:w="549" w:type="dxa"/>
                                    <w:textDirection w:val="btLr"/>
                                  </w:tcPr>
                                  <w:p w14:paraId="1C62A5E0" w14:textId="77777777" w:rsidR="00DE22C8" w:rsidRPr="003677BD" w:rsidRDefault="00DE22C8" w:rsidP="00406DDE">
                                    <w:pPr>
                                      <w:ind w:left="113" w:right="113"/>
                                      <w:rPr>
                                        <w:sz w:val="12"/>
                                        <w:szCs w:val="12"/>
                                      </w:rPr>
                                    </w:pPr>
                                    <w:r w:rsidRPr="003677BD">
                                      <w:rPr>
                                        <w:b/>
                                        <w:bCs/>
                                        <w:sz w:val="12"/>
                                        <w:szCs w:val="12"/>
                                      </w:rPr>
                                      <w:t>ADAS13</w:t>
                                    </w:r>
                                  </w:p>
                                </w:tc>
                                <w:tc>
                                  <w:tcPr>
                                    <w:tcW w:w="473" w:type="dxa"/>
                                    <w:textDirection w:val="btLr"/>
                                  </w:tcPr>
                                  <w:p w14:paraId="0F8237F4" w14:textId="77777777" w:rsidR="00DE22C8" w:rsidRPr="003677BD" w:rsidRDefault="00DE22C8" w:rsidP="00406DDE">
                                    <w:pPr>
                                      <w:ind w:left="113" w:right="113"/>
                                      <w:rPr>
                                        <w:sz w:val="12"/>
                                        <w:szCs w:val="12"/>
                                      </w:rPr>
                                    </w:pPr>
                                    <w:r w:rsidRPr="003677BD">
                                      <w:rPr>
                                        <w:b/>
                                        <w:bCs/>
                                        <w:sz w:val="12"/>
                                        <w:szCs w:val="12"/>
                                      </w:rPr>
                                      <w:t>FAQ</w:t>
                                    </w:r>
                                  </w:p>
                                </w:tc>
                                <w:tc>
                                  <w:tcPr>
                                    <w:tcW w:w="524" w:type="dxa"/>
                                    <w:textDirection w:val="btLr"/>
                                  </w:tcPr>
                                  <w:p w14:paraId="11A93A40" w14:textId="77777777" w:rsidR="00DE22C8" w:rsidRPr="003677BD" w:rsidRDefault="00DE22C8" w:rsidP="00406DDE">
                                    <w:pPr>
                                      <w:ind w:left="113" w:right="113"/>
                                      <w:rPr>
                                        <w:b/>
                                        <w:bCs/>
                                        <w:sz w:val="12"/>
                                        <w:szCs w:val="12"/>
                                      </w:rPr>
                                    </w:pPr>
                                    <w:r w:rsidRPr="003677BD">
                                      <w:rPr>
                                        <w:b/>
                                        <w:bCs/>
                                        <w:sz w:val="12"/>
                                        <w:szCs w:val="12"/>
                                      </w:rPr>
                                      <w:t>RAVLT</w:t>
                                    </w:r>
                                  </w:p>
                                  <w:p w14:paraId="242C5BFA" w14:textId="77777777" w:rsidR="00DE22C8" w:rsidRPr="003677BD" w:rsidRDefault="00DE22C8" w:rsidP="00406DDE">
                                    <w:pPr>
                                      <w:ind w:left="113" w:right="113"/>
                                      <w:rPr>
                                        <w:sz w:val="12"/>
                                        <w:szCs w:val="12"/>
                                      </w:rPr>
                                    </w:pPr>
                                    <w:r w:rsidRPr="003677BD">
                                      <w:rPr>
                                        <w:b/>
                                        <w:bCs/>
                                        <w:sz w:val="12"/>
                                        <w:szCs w:val="12"/>
                                      </w:rPr>
                                      <w:t>Immediate</w:t>
                                    </w:r>
                                  </w:p>
                                </w:tc>
                                <w:tc>
                                  <w:tcPr>
                                    <w:tcW w:w="398" w:type="dxa"/>
                                    <w:textDirection w:val="btLr"/>
                                  </w:tcPr>
                                  <w:p w14:paraId="54D15E89" w14:textId="77777777" w:rsidR="00DE22C8" w:rsidRPr="003677BD" w:rsidRDefault="00DE22C8" w:rsidP="00406DDE">
                                    <w:pPr>
                                      <w:ind w:left="113" w:right="113"/>
                                      <w:rPr>
                                        <w:sz w:val="12"/>
                                        <w:szCs w:val="12"/>
                                      </w:rPr>
                                    </w:pPr>
                                    <w:r w:rsidRPr="003677BD">
                                      <w:rPr>
                                        <w:b/>
                                        <w:bCs/>
                                        <w:sz w:val="12"/>
                                        <w:szCs w:val="12"/>
                                      </w:rPr>
                                      <w:t>APOE4</w:t>
                                    </w:r>
                                  </w:p>
                                </w:tc>
                                <w:tc>
                                  <w:tcPr>
                                    <w:tcW w:w="382" w:type="dxa"/>
                                    <w:textDirection w:val="btLr"/>
                                  </w:tcPr>
                                  <w:p w14:paraId="7F248A01" w14:textId="77777777" w:rsidR="00DE22C8" w:rsidRPr="003677BD" w:rsidRDefault="00DE22C8" w:rsidP="00406DDE">
                                    <w:pPr>
                                      <w:ind w:left="113" w:right="113"/>
                                      <w:rPr>
                                        <w:sz w:val="12"/>
                                        <w:szCs w:val="12"/>
                                      </w:rPr>
                                    </w:pPr>
                                    <w:r w:rsidRPr="003677BD">
                                      <w:rPr>
                                        <w:b/>
                                        <w:bCs/>
                                        <w:sz w:val="12"/>
                                        <w:szCs w:val="12"/>
                                      </w:rPr>
                                      <w:t>FDG</w:t>
                                    </w:r>
                                  </w:p>
                                </w:tc>
                                <w:tc>
                                  <w:tcPr>
                                    <w:tcW w:w="373" w:type="dxa"/>
                                    <w:textDirection w:val="btLr"/>
                                  </w:tcPr>
                                  <w:p w14:paraId="37CF3935" w14:textId="77777777" w:rsidR="00DE22C8" w:rsidRPr="003677BD" w:rsidRDefault="00DE22C8" w:rsidP="00406DDE">
                                    <w:pPr>
                                      <w:ind w:left="113" w:right="113"/>
                                      <w:rPr>
                                        <w:sz w:val="12"/>
                                        <w:szCs w:val="12"/>
                                      </w:rPr>
                                    </w:pPr>
                                    <w:r w:rsidRPr="003677BD">
                                      <w:rPr>
                                        <w:b/>
                                        <w:bCs/>
                                        <w:sz w:val="12"/>
                                        <w:szCs w:val="12"/>
                                      </w:rPr>
                                      <w:t>AV45</w:t>
                                    </w:r>
                                  </w:p>
                                </w:tc>
                                <w:tc>
                                  <w:tcPr>
                                    <w:tcW w:w="437" w:type="dxa"/>
                                    <w:textDirection w:val="btLr"/>
                                  </w:tcPr>
                                  <w:p w14:paraId="23D26F03" w14:textId="77777777" w:rsidR="00DE22C8" w:rsidRPr="003677BD" w:rsidRDefault="00DE22C8" w:rsidP="00406DDE">
                                    <w:pPr>
                                      <w:ind w:left="113" w:right="113"/>
                                      <w:rPr>
                                        <w:sz w:val="12"/>
                                        <w:szCs w:val="12"/>
                                      </w:rPr>
                                    </w:pPr>
                                    <w:r w:rsidRPr="003677BD">
                                      <w:rPr>
                                        <w:b/>
                                        <w:bCs/>
                                        <w:sz w:val="12"/>
                                        <w:szCs w:val="12"/>
                                      </w:rPr>
                                      <w:t>ABETA</w:t>
                                    </w:r>
                                  </w:p>
                                </w:tc>
                                <w:tc>
                                  <w:tcPr>
                                    <w:tcW w:w="775" w:type="dxa"/>
                                    <w:textDirection w:val="btLr"/>
                                  </w:tcPr>
                                  <w:p w14:paraId="5AF987E0" w14:textId="77777777" w:rsidR="00DE22C8" w:rsidRPr="003677BD" w:rsidRDefault="00DE22C8" w:rsidP="00406DDE">
                                    <w:pPr>
                                      <w:ind w:left="113" w:right="113"/>
                                      <w:rPr>
                                        <w:b/>
                                        <w:bCs/>
                                        <w:sz w:val="12"/>
                                        <w:szCs w:val="12"/>
                                      </w:rPr>
                                    </w:pPr>
                                    <w:r w:rsidRPr="003677BD">
                                      <w:rPr>
                                        <w:b/>
                                        <w:bCs/>
                                        <w:sz w:val="12"/>
                                        <w:szCs w:val="12"/>
                                      </w:rPr>
                                      <w:t>Normalized</w:t>
                                    </w:r>
                                  </w:p>
                                  <w:p w14:paraId="31DE88A6" w14:textId="77777777" w:rsidR="00DE22C8" w:rsidRPr="003677BD" w:rsidRDefault="00DE22C8" w:rsidP="00406DDE">
                                    <w:pPr>
                                      <w:ind w:left="113" w:right="113"/>
                                      <w:rPr>
                                        <w:sz w:val="12"/>
                                        <w:szCs w:val="12"/>
                                      </w:rPr>
                                    </w:pPr>
                                    <w:r w:rsidRPr="003677BD">
                                      <w:rPr>
                                        <w:b/>
                                        <w:bCs/>
                                        <w:sz w:val="12"/>
                                        <w:szCs w:val="12"/>
                                      </w:rPr>
                                      <w:t>Hippocampus</w:t>
                                    </w:r>
                                  </w:p>
                                </w:tc>
                                <w:tc>
                                  <w:tcPr>
                                    <w:tcW w:w="845" w:type="dxa"/>
                                    <w:textDirection w:val="btLr"/>
                                  </w:tcPr>
                                  <w:p w14:paraId="412D0DD7" w14:textId="77777777" w:rsidR="00DE22C8" w:rsidRPr="003677BD" w:rsidRDefault="00DE22C8" w:rsidP="00406DDE">
                                    <w:pPr>
                                      <w:ind w:left="113" w:right="113"/>
                                      <w:rPr>
                                        <w:b/>
                                        <w:bCs/>
                                        <w:sz w:val="12"/>
                                        <w:szCs w:val="12"/>
                                      </w:rPr>
                                    </w:pPr>
                                    <w:r w:rsidRPr="003677BD">
                                      <w:rPr>
                                        <w:b/>
                                        <w:bCs/>
                                        <w:sz w:val="12"/>
                                        <w:szCs w:val="12"/>
                                      </w:rPr>
                                      <w:t>Normalized</w:t>
                                    </w:r>
                                  </w:p>
                                  <w:p w14:paraId="7878BA28" w14:textId="77777777" w:rsidR="00DE22C8" w:rsidRPr="003677BD" w:rsidRDefault="00DE22C8" w:rsidP="00406DDE">
                                    <w:pPr>
                                      <w:ind w:left="113" w:right="113"/>
                                      <w:rPr>
                                        <w:sz w:val="12"/>
                                        <w:szCs w:val="12"/>
                                      </w:rPr>
                                    </w:pPr>
                                    <w:r w:rsidRPr="003677BD">
                                      <w:rPr>
                                        <w:b/>
                                        <w:bCs/>
                                        <w:sz w:val="12"/>
                                        <w:szCs w:val="12"/>
                                      </w:rPr>
                                      <w:t>Ventricles</w:t>
                                    </w:r>
                                  </w:p>
                                </w:tc>
                              </w:tr>
                              <w:tr w:rsidR="00715FBA" w14:paraId="35B5ECF4" w14:textId="77777777" w:rsidTr="00990716">
                                <w:trPr>
                                  <w:trHeight w:val="93"/>
                                </w:trPr>
                                <w:tc>
                                  <w:tcPr>
                                    <w:tcW w:w="441" w:type="dxa"/>
                                    <w:vAlign w:val="center"/>
                                  </w:tcPr>
                                  <w:p w14:paraId="4171E786" w14:textId="3973273D" w:rsidR="00715FBA" w:rsidRPr="006C6D67" w:rsidRDefault="00715FBA" w:rsidP="00715FBA">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49CBD4A6" w14:textId="603055C4"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26</w:t>
                                    </w:r>
                                  </w:p>
                                </w:tc>
                                <w:tc>
                                  <w:tcPr>
                                    <w:tcW w:w="398" w:type="dxa"/>
                                    <w:vAlign w:val="center"/>
                                  </w:tcPr>
                                  <w:p w14:paraId="2BA9BD65" w14:textId="395733BE"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4</w:t>
                                    </w:r>
                                  </w:p>
                                </w:tc>
                                <w:tc>
                                  <w:tcPr>
                                    <w:tcW w:w="549" w:type="dxa"/>
                                    <w:vAlign w:val="center"/>
                                  </w:tcPr>
                                  <w:p w14:paraId="29D3A468" w14:textId="6168DD4F"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28.67</w:t>
                                    </w:r>
                                  </w:p>
                                </w:tc>
                                <w:tc>
                                  <w:tcPr>
                                    <w:tcW w:w="473" w:type="dxa"/>
                                    <w:vAlign w:val="center"/>
                                  </w:tcPr>
                                  <w:p w14:paraId="37570605" w14:textId="0EFEFF03"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11</w:t>
                                    </w:r>
                                  </w:p>
                                </w:tc>
                                <w:tc>
                                  <w:tcPr>
                                    <w:tcW w:w="524" w:type="dxa"/>
                                    <w:vAlign w:val="center"/>
                                  </w:tcPr>
                                  <w:p w14:paraId="208EB84C" w14:textId="6789CB5D"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9</w:t>
                                    </w:r>
                                  </w:p>
                                </w:tc>
                                <w:tc>
                                  <w:tcPr>
                                    <w:tcW w:w="398" w:type="dxa"/>
                                    <w:vAlign w:val="center"/>
                                  </w:tcPr>
                                  <w:p w14:paraId="1E410438" w14:textId="2C4B8E3F"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1</w:t>
                                    </w:r>
                                  </w:p>
                                </w:tc>
                                <w:tc>
                                  <w:tcPr>
                                    <w:tcW w:w="382" w:type="dxa"/>
                                    <w:vAlign w:val="center"/>
                                  </w:tcPr>
                                  <w:p w14:paraId="3F4B8C32" w14:textId="699CCA18"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373" w:type="dxa"/>
                                    <w:vAlign w:val="center"/>
                                  </w:tcPr>
                                  <w:p w14:paraId="504E2850" w14:textId="3F01F84D"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437" w:type="dxa"/>
                                    <w:vAlign w:val="center"/>
                                  </w:tcPr>
                                  <w:p w14:paraId="616D7035" w14:textId="499F65EF"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775" w:type="dxa"/>
                                    <w:vAlign w:val="center"/>
                                  </w:tcPr>
                                  <w:p w14:paraId="3E7697B7" w14:textId="03165200"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0.003961</w:t>
                                    </w:r>
                                  </w:p>
                                </w:tc>
                                <w:tc>
                                  <w:tcPr>
                                    <w:tcW w:w="845" w:type="dxa"/>
                                    <w:vAlign w:val="center"/>
                                  </w:tcPr>
                                  <w:p w14:paraId="66A727FC" w14:textId="0A548B1E"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0.049739</w:t>
                                    </w:r>
                                  </w:p>
                                </w:tc>
                              </w:tr>
                              <w:tr w:rsidR="00715FBA" w14:paraId="0FC09E6E" w14:textId="77777777" w:rsidTr="00990716">
                                <w:trPr>
                                  <w:trHeight w:val="39"/>
                                </w:trPr>
                                <w:tc>
                                  <w:tcPr>
                                    <w:tcW w:w="441" w:type="dxa"/>
                                    <w:vAlign w:val="center"/>
                                  </w:tcPr>
                                  <w:p w14:paraId="1F501087" w14:textId="552C3BA1" w:rsidR="00715FBA" w:rsidRPr="006C6D67" w:rsidRDefault="00715FBA" w:rsidP="00715FBA">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5D96D43F" w14:textId="761E505A"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27</w:t>
                                    </w:r>
                                  </w:p>
                                </w:tc>
                                <w:tc>
                                  <w:tcPr>
                                    <w:tcW w:w="398" w:type="dxa"/>
                                    <w:vAlign w:val="center"/>
                                  </w:tcPr>
                                  <w:p w14:paraId="7E59607B" w14:textId="03FD937F"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4</w:t>
                                    </w:r>
                                  </w:p>
                                </w:tc>
                                <w:tc>
                                  <w:tcPr>
                                    <w:tcW w:w="549" w:type="dxa"/>
                                    <w:vAlign w:val="center"/>
                                  </w:tcPr>
                                  <w:p w14:paraId="45D74898" w14:textId="56AC2512"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34.33</w:t>
                                    </w:r>
                                  </w:p>
                                </w:tc>
                                <w:tc>
                                  <w:tcPr>
                                    <w:tcW w:w="473" w:type="dxa"/>
                                    <w:vAlign w:val="center"/>
                                  </w:tcPr>
                                  <w:p w14:paraId="6F08B713" w14:textId="7DAFE7A8"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11</w:t>
                                    </w:r>
                                  </w:p>
                                </w:tc>
                                <w:tc>
                                  <w:tcPr>
                                    <w:tcW w:w="524" w:type="dxa"/>
                                    <w:vAlign w:val="center"/>
                                  </w:tcPr>
                                  <w:p w14:paraId="3C643529" w14:textId="08E1E09E"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19</w:t>
                                    </w:r>
                                  </w:p>
                                </w:tc>
                                <w:tc>
                                  <w:tcPr>
                                    <w:tcW w:w="398" w:type="dxa"/>
                                    <w:vAlign w:val="center"/>
                                  </w:tcPr>
                                  <w:p w14:paraId="6B58370A" w14:textId="76FBD23C"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1</w:t>
                                    </w:r>
                                  </w:p>
                                </w:tc>
                                <w:tc>
                                  <w:tcPr>
                                    <w:tcW w:w="382" w:type="dxa"/>
                                    <w:vAlign w:val="center"/>
                                  </w:tcPr>
                                  <w:p w14:paraId="32446FF9" w14:textId="42CC4C83" w:rsidR="00715FBA" w:rsidRPr="00715FBA" w:rsidRDefault="00715FBA" w:rsidP="00715FBA">
                                    <w:pPr>
                                      <w:rPr>
                                        <w:rFonts w:ascii="Segoe UI" w:hAnsi="Segoe UI" w:cs="Segoe UI"/>
                                        <w:sz w:val="14"/>
                                        <w:szCs w:val="14"/>
                                        <w:highlight w:val="green"/>
                                      </w:rPr>
                                    </w:pPr>
                                  </w:p>
                                </w:tc>
                                <w:tc>
                                  <w:tcPr>
                                    <w:tcW w:w="373" w:type="dxa"/>
                                    <w:vAlign w:val="center"/>
                                  </w:tcPr>
                                  <w:p w14:paraId="06886852" w14:textId="1DD656CA" w:rsidR="00715FBA" w:rsidRPr="00715FBA" w:rsidRDefault="00715FBA" w:rsidP="00715FBA">
                                    <w:pPr>
                                      <w:rPr>
                                        <w:rFonts w:ascii="Segoe UI" w:hAnsi="Segoe UI" w:cs="Segoe UI"/>
                                        <w:sz w:val="14"/>
                                        <w:szCs w:val="14"/>
                                        <w:highlight w:val="green"/>
                                      </w:rPr>
                                    </w:pPr>
                                  </w:p>
                                </w:tc>
                                <w:tc>
                                  <w:tcPr>
                                    <w:tcW w:w="437" w:type="dxa"/>
                                    <w:vAlign w:val="center"/>
                                  </w:tcPr>
                                  <w:p w14:paraId="3A16C27E" w14:textId="0D981124" w:rsidR="00715FBA" w:rsidRPr="00715FBA" w:rsidRDefault="00715FBA" w:rsidP="00715FBA">
                                    <w:pPr>
                                      <w:rPr>
                                        <w:rFonts w:ascii="Segoe UI" w:hAnsi="Segoe UI" w:cs="Segoe UI"/>
                                        <w:sz w:val="14"/>
                                        <w:szCs w:val="14"/>
                                        <w:highlight w:val="green"/>
                                      </w:rPr>
                                    </w:pPr>
                                  </w:p>
                                </w:tc>
                                <w:tc>
                                  <w:tcPr>
                                    <w:tcW w:w="775" w:type="dxa"/>
                                    <w:vAlign w:val="center"/>
                                  </w:tcPr>
                                  <w:p w14:paraId="1630382A" w14:textId="742A26BC"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0.003961</w:t>
                                    </w:r>
                                  </w:p>
                                </w:tc>
                                <w:tc>
                                  <w:tcPr>
                                    <w:tcW w:w="845" w:type="dxa"/>
                                    <w:vAlign w:val="center"/>
                                  </w:tcPr>
                                  <w:p w14:paraId="52E7554F" w14:textId="5FE62FBE"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0.0051827</w:t>
                                    </w:r>
                                  </w:p>
                                </w:tc>
                              </w:tr>
                              <w:tr w:rsidR="00715FBA" w14:paraId="4A2F1C95" w14:textId="77777777" w:rsidTr="00990716">
                                <w:trPr>
                                  <w:trHeight w:val="39"/>
                                </w:trPr>
                                <w:tc>
                                  <w:tcPr>
                                    <w:tcW w:w="441" w:type="dxa"/>
                                    <w:vAlign w:val="center"/>
                                  </w:tcPr>
                                  <w:p w14:paraId="6B8A968F" w14:textId="305ACB9E" w:rsidR="00715FBA" w:rsidRPr="006C6D67" w:rsidRDefault="00715FBA" w:rsidP="00715FBA">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3EBED96B" w14:textId="637D1722"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23</w:t>
                                    </w:r>
                                  </w:p>
                                </w:tc>
                                <w:tc>
                                  <w:tcPr>
                                    <w:tcW w:w="398" w:type="dxa"/>
                                    <w:vAlign w:val="center"/>
                                  </w:tcPr>
                                  <w:p w14:paraId="3AA7C63F" w14:textId="3C522FFB"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5</w:t>
                                    </w:r>
                                  </w:p>
                                </w:tc>
                                <w:tc>
                                  <w:tcPr>
                                    <w:tcW w:w="549" w:type="dxa"/>
                                    <w:vAlign w:val="center"/>
                                  </w:tcPr>
                                  <w:p w14:paraId="516D39B3" w14:textId="38077BB6"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473" w:type="dxa"/>
                                    <w:vAlign w:val="center"/>
                                  </w:tcPr>
                                  <w:p w14:paraId="664B678F" w14:textId="1221D28E"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524" w:type="dxa"/>
                                    <w:vAlign w:val="center"/>
                                  </w:tcPr>
                                  <w:p w14:paraId="75D0C97D" w14:textId="36975878"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398" w:type="dxa"/>
                                    <w:vAlign w:val="center"/>
                                  </w:tcPr>
                                  <w:p w14:paraId="65CEB9DE" w14:textId="48C3B81E"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1</w:t>
                                    </w:r>
                                  </w:p>
                                </w:tc>
                                <w:tc>
                                  <w:tcPr>
                                    <w:tcW w:w="382" w:type="dxa"/>
                                    <w:vAlign w:val="center"/>
                                  </w:tcPr>
                                  <w:p w14:paraId="46BD646C" w14:textId="177B396F"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373" w:type="dxa"/>
                                    <w:vAlign w:val="center"/>
                                  </w:tcPr>
                                  <w:p w14:paraId="6AC256DA" w14:textId="6D570554"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437" w:type="dxa"/>
                                    <w:vAlign w:val="center"/>
                                  </w:tcPr>
                                  <w:p w14:paraId="3C8ADE4F" w14:textId="3E745596"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775" w:type="dxa"/>
                                    <w:vAlign w:val="center"/>
                                  </w:tcPr>
                                  <w:p w14:paraId="367F52DE" w14:textId="0B879AAD"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0.003815</w:t>
                                    </w:r>
                                  </w:p>
                                </w:tc>
                                <w:tc>
                                  <w:tcPr>
                                    <w:tcW w:w="845" w:type="dxa"/>
                                    <w:vAlign w:val="center"/>
                                  </w:tcPr>
                                  <w:p w14:paraId="4D9AE424" w14:textId="4558BCD3"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0.053924</w:t>
                                    </w:r>
                                  </w:p>
                                </w:tc>
                              </w:tr>
                              <w:tr w:rsidR="00715FBA" w14:paraId="4AEB5F29" w14:textId="77777777" w:rsidTr="00D80F8B">
                                <w:trPr>
                                  <w:trHeight w:val="39"/>
                                </w:trPr>
                                <w:tc>
                                  <w:tcPr>
                                    <w:tcW w:w="441" w:type="dxa"/>
                                    <w:vAlign w:val="center"/>
                                  </w:tcPr>
                                  <w:p w14:paraId="0C68625D" w14:textId="17F0925B" w:rsidR="00715FBA" w:rsidRPr="006C6D67" w:rsidRDefault="00715FBA" w:rsidP="00715FBA">
                                    <w:pPr>
                                      <w:rPr>
                                        <w:rFonts w:ascii="Segoe UI" w:hAnsi="Segoe UI" w:cs="Segoe UI"/>
                                        <w:sz w:val="14"/>
                                        <w:szCs w:val="14"/>
                                      </w:rPr>
                                    </w:pPr>
                                    <w:r>
                                      <w:rPr>
                                        <w:rFonts w:ascii="Segoe UI" w:hAnsi="Segoe UI" w:cs="Segoe UI"/>
                                        <w:color w:val="000000"/>
                                        <w:sz w:val="14"/>
                                        <w:szCs w:val="14"/>
                                      </w:rPr>
                                      <w:t>T24</w:t>
                                    </w:r>
                                  </w:p>
                                </w:tc>
                                <w:tc>
                                  <w:tcPr>
                                    <w:tcW w:w="473" w:type="dxa"/>
                                  </w:tcPr>
                                  <w:p w14:paraId="1B924249" w14:textId="74F9A594"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398" w:type="dxa"/>
                                  </w:tcPr>
                                  <w:p w14:paraId="55059C59" w14:textId="28521A06"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549" w:type="dxa"/>
                                  </w:tcPr>
                                  <w:p w14:paraId="534BD427" w14:textId="70BD2A60"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473" w:type="dxa"/>
                                  </w:tcPr>
                                  <w:p w14:paraId="1F16C37F" w14:textId="240F88AE"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524" w:type="dxa"/>
                                  </w:tcPr>
                                  <w:p w14:paraId="4756A51F" w14:textId="02FB52F5"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398" w:type="dxa"/>
                                  </w:tcPr>
                                  <w:p w14:paraId="620962C3" w14:textId="7EAA2903"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382" w:type="dxa"/>
                                  </w:tcPr>
                                  <w:p w14:paraId="1D1EBE24" w14:textId="60F45825"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373" w:type="dxa"/>
                                  </w:tcPr>
                                  <w:p w14:paraId="3F7122C0" w14:textId="18E65E2F"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437" w:type="dxa"/>
                                  </w:tcPr>
                                  <w:p w14:paraId="724EF803" w14:textId="58B7E346"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775" w:type="dxa"/>
                                  </w:tcPr>
                                  <w:p w14:paraId="5A8D8A3E" w14:textId="2196E918"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845" w:type="dxa"/>
                                  </w:tcPr>
                                  <w:p w14:paraId="02FD4FCF" w14:textId="35791071"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r>
                            </w:tbl>
                            <w:p w14:paraId="42AE931F" w14:textId="77777777" w:rsidR="00DE22C8" w:rsidRDefault="00DE22C8" w:rsidP="00DE22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1ADE08" id="_x0000_s1055" style="position:absolute;margin-left:-.35pt;margin-top:2.4pt;width:506.95pt;height:103.7pt;z-index:251842560;mso-width-relative:margin;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">
                <v:shape id="Text Box 67" o:spid="_x0000_s1056"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" fillcolor="white [3201]" strokeweight=".5pt">
                  <v:textbox>
                    <w:txbxContent>
                      <w:p w14:paraId="5B022243" w14:textId="70681776" w:rsidR="00DE22C8" w:rsidRDefault="0018624C" w:rsidP="00DE22C8">
                        <w:r>
                          <w:rPr>
                            <w:noProof/>
                          </w:rPr>
                          <w:drawing>
                            <wp:inline distT="0" distB="0" distL="0" distR="0" wp14:anchorId="391C5507" wp14:editId="1C80F9A8">
                              <wp:extent cx="2004060" cy="1159473"/>
                              <wp:effectExtent l="19050" t="19050" r="15240" b="22225"/>
                              <wp:docPr id="103385466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4892" cy="1165740"/>
                                      </a:xfrm>
                                      <a:prstGeom prst="rect">
                                        <a:avLst/>
                                      </a:prstGeom>
                                      <a:noFill/>
                                      <a:ln>
                                        <a:solidFill>
                                          <a:schemeClr val="accent1"/>
                                        </a:solidFill>
                                      </a:ln>
                                    </pic:spPr>
                                  </pic:pic>
                                </a:graphicData>
                              </a:graphic>
                            </wp:inline>
                          </w:drawing>
                        </w:r>
                      </w:p>
                    </w:txbxContent>
                  </v:textbox>
                </v:shape>
                <v:shape id="Text Box 65" o:spid="_x0000_s1057" type="#_x0000_t202" style="position:absolute;left:20401;top:44;width:38326;height:1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" fillcolor="white [3201]" stroked="f" strokeweight=".5pt">
                  <v:textbox>
                    <w:txbxContent>
                      <w:tbl>
                        <w:tblPr>
                          <w:tblStyle w:val="TableGrid"/>
                          <w:tblW w:w="6068" w:type="dxa"/>
                          <w:tblInd w:w="-5" w:type="dxa"/>
                          <w:tblLook w:val="04A0" w:firstRow="1" w:lastRow="0" w:firstColumn="1" w:lastColumn="0" w:noHBand="0" w:noVBand="1"/>
                        </w:tblPr>
                        <w:tblGrid>
                          <w:gridCol w:w="441"/>
                          <w:gridCol w:w="470"/>
                          <w:gridCol w:w="398"/>
                          <w:gridCol w:w="549"/>
                          <w:gridCol w:w="471"/>
                          <w:gridCol w:w="524"/>
                          <w:gridCol w:w="398"/>
                          <w:gridCol w:w="382"/>
                          <w:gridCol w:w="373"/>
                          <w:gridCol w:w="436"/>
                          <w:gridCol w:w="775"/>
                          <w:gridCol w:w="851"/>
                        </w:tblGrid>
                        <w:tr w:rsidR="00DE22C8" w14:paraId="4A8A948E" w14:textId="77777777" w:rsidTr="00990716">
                          <w:trPr>
                            <w:cantSplit/>
                            <w:trHeight w:val="1083"/>
                          </w:trPr>
                          <w:tc>
                            <w:tcPr>
                              <w:tcW w:w="441" w:type="dxa"/>
                              <w:textDirection w:val="btLr"/>
                            </w:tcPr>
                            <w:p w14:paraId="2693AC48" w14:textId="77777777" w:rsidR="00DE22C8" w:rsidRPr="003677BD" w:rsidRDefault="00DE22C8" w:rsidP="00406DDE">
                              <w:pPr>
                                <w:ind w:left="113" w:right="113"/>
                                <w:rPr>
                                  <w:sz w:val="12"/>
                                  <w:szCs w:val="12"/>
                                </w:rPr>
                              </w:pPr>
                              <w:r w:rsidRPr="003677BD">
                                <w:rPr>
                                  <w:b/>
                                  <w:bCs/>
                                  <w:sz w:val="12"/>
                                  <w:szCs w:val="12"/>
                                </w:rPr>
                                <w:t>Timepoint</w:t>
                              </w:r>
                            </w:p>
                          </w:tc>
                          <w:tc>
                            <w:tcPr>
                              <w:tcW w:w="473" w:type="dxa"/>
                              <w:textDirection w:val="btLr"/>
                            </w:tcPr>
                            <w:p w14:paraId="0A45040D" w14:textId="77777777" w:rsidR="00DE22C8" w:rsidRPr="003677BD" w:rsidRDefault="00DE22C8" w:rsidP="00406DDE">
                              <w:pPr>
                                <w:ind w:left="113" w:right="113"/>
                                <w:rPr>
                                  <w:sz w:val="12"/>
                                  <w:szCs w:val="12"/>
                                </w:rPr>
                              </w:pPr>
                              <w:r w:rsidRPr="003677BD">
                                <w:rPr>
                                  <w:b/>
                                  <w:bCs/>
                                  <w:sz w:val="12"/>
                                  <w:szCs w:val="12"/>
                                </w:rPr>
                                <w:t>MMSE</w:t>
                              </w:r>
                            </w:p>
                          </w:tc>
                          <w:tc>
                            <w:tcPr>
                              <w:tcW w:w="398" w:type="dxa"/>
                              <w:textDirection w:val="btLr"/>
                            </w:tcPr>
                            <w:p w14:paraId="14B91B8D" w14:textId="77777777" w:rsidR="00DE22C8" w:rsidRPr="003677BD" w:rsidRDefault="00DE22C8" w:rsidP="00406DDE">
                              <w:pPr>
                                <w:ind w:left="113" w:right="113"/>
                                <w:rPr>
                                  <w:sz w:val="12"/>
                                  <w:szCs w:val="12"/>
                                </w:rPr>
                              </w:pPr>
                              <w:r w:rsidRPr="003677BD">
                                <w:rPr>
                                  <w:b/>
                                  <w:bCs/>
                                  <w:sz w:val="12"/>
                                  <w:szCs w:val="12"/>
                                </w:rPr>
                                <w:t>CDRSB</w:t>
                              </w:r>
                            </w:p>
                          </w:tc>
                          <w:tc>
                            <w:tcPr>
                              <w:tcW w:w="549" w:type="dxa"/>
                              <w:textDirection w:val="btLr"/>
                            </w:tcPr>
                            <w:p w14:paraId="1C62A5E0" w14:textId="77777777" w:rsidR="00DE22C8" w:rsidRPr="003677BD" w:rsidRDefault="00DE22C8" w:rsidP="00406DDE">
                              <w:pPr>
                                <w:ind w:left="113" w:right="113"/>
                                <w:rPr>
                                  <w:sz w:val="12"/>
                                  <w:szCs w:val="12"/>
                                </w:rPr>
                              </w:pPr>
                              <w:r w:rsidRPr="003677BD">
                                <w:rPr>
                                  <w:b/>
                                  <w:bCs/>
                                  <w:sz w:val="12"/>
                                  <w:szCs w:val="12"/>
                                </w:rPr>
                                <w:t>ADAS13</w:t>
                              </w:r>
                            </w:p>
                          </w:tc>
                          <w:tc>
                            <w:tcPr>
                              <w:tcW w:w="473" w:type="dxa"/>
                              <w:textDirection w:val="btLr"/>
                            </w:tcPr>
                            <w:p w14:paraId="0F8237F4" w14:textId="77777777" w:rsidR="00DE22C8" w:rsidRPr="003677BD" w:rsidRDefault="00DE22C8" w:rsidP="00406DDE">
                              <w:pPr>
                                <w:ind w:left="113" w:right="113"/>
                                <w:rPr>
                                  <w:sz w:val="12"/>
                                  <w:szCs w:val="12"/>
                                </w:rPr>
                              </w:pPr>
                              <w:r w:rsidRPr="003677BD">
                                <w:rPr>
                                  <w:b/>
                                  <w:bCs/>
                                  <w:sz w:val="12"/>
                                  <w:szCs w:val="12"/>
                                </w:rPr>
                                <w:t>FAQ</w:t>
                              </w:r>
                            </w:p>
                          </w:tc>
                          <w:tc>
                            <w:tcPr>
                              <w:tcW w:w="524" w:type="dxa"/>
                              <w:textDirection w:val="btLr"/>
                            </w:tcPr>
                            <w:p w14:paraId="11A93A40" w14:textId="77777777" w:rsidR="00DE22C8" w:rsidRPr="003677BD" w:rsidRDefault="00DE22C8" w:rsidP="00406DDE">
                              <w:pPr>
                                <w:ind w:left="113" w:right="113"/>
                                <w:rPr>
                                  <w:b/>
                                  <w:bCs/>
                                  <w:sz w:val="12"/>
                                  <w:szCs w:val="12"/>
                                </w:rPr>
                              </w:pPr>
                              <w:r w:rsidRPr="003677BD">
                                <w:rPr>
                                  <w:b/>
                                  <w:bCs/>
                                  <w:sz w:val="12"/>
                                  <w:szCs w:val="12"/>
                                </w:rPr>
                                <w:t>RAVLT</w:t>
                              </w:r>
                            </w:p>
                            <w:p w14:paraId="242C5BFA" w14:textId="77777777" w:rsidR="00DE22C8" w:rsidRPr="003677BD" w:rsidRDefault="00DE22C8" w:rsidP="00406DDE">
                              <w:pPr>
                                <w:ind w:left="113" w:right="113"/>
                                <w:rPr>
                                  <w:sz w:val="12"/>
                                  <w:szCs w:val="12"/>
                                </w:rPr>
                              </w:pPr>
                              <w:r w:rsidRPr="003677BD">
                                <w:rPr>
                                  <w:b/>
                                  <w:bCs/>
                                  <w:sz w:val="12"/>
                                  <w:szCs w:val="12"/>
                                </w:rPr>
                                <w:t>Immediate</w:t>
                              </w:r>
                            </w:p>
                          </w:tc>
                          <w:tc>
                            <w:tcPr>
                              <w:tcW w:w="398" w:type="dxa"/>
                              <w:textDirection w:val="btLr"/>
                            </w:tcPr>
                            <w:p w14:paraId="54D15E89" w14:textId="77777777" w:rsidR="00DE22C8" w:rsidRPr="003677BD" w:rsidRDefault="00DE22C8" w:rsidP="00406DDE">
                              <w:pPr>
                                <w:ind w:left="113" w:right="113"/>
                                <w:rPr>
                                  <w:sz w:val="12"/>
                                  <w:szCs w:val="12"/>
                                </w:rPr>
                              </w:pPr>
                              <w:r w:rsidRPr="003677BD">
                                <w:rPr>
                                  <w:b/>
                                  <w:bCs/>
                                  <w:sz w:val="12"/>
                                  <w:szCs w:val="12"/>
                                </w:rPr>
                                <w:t>APOE4</w:t>
                              </w:r>
                            </w:p>
                          </w:tc>
                          <w:tc>
                            <w:tcPr>
                              <w:tcW w:w="382" w:type="dxa"/>
                              <w:textDirection w:val="btLr"/>
                            </w:tcPr>
                            <w:p w14:paraId="7F248A01" w14:textId="77777777" w:rsidR="00DE22C8" w:rsidRPr="003677BD" w:rsidRDefault="00DE22C8" w:rsidP="00406DDE">
                              <w:pPr>
                                <w:ind w:left="113" w:right="113"/>
                                <w:rPr>
                                  <w:sz w:val="12"/>
                                  <w:szCs w:val="12"/>
                                </w:rPr>
                              </w:pPr>
                              <w:r w:rsidRPr="003677BD">
                                <w:rPr>
                                  <w:b/>
                                  <w:bCs/>
                                  <w:sz w:val="12"/>
                                  <w:szCs w:val="12"/>
                                </w:rPr>
                                <w:t>FDG</w:t>
                              </w:r>
                            </w:p>
                          </w:tc>
                          <w:tc>
                            <w:tcPr>
                              <w:tcW w:w="373" w:type="dxa"/>
                              <w:textDirection w:val="btLr"/>
                            </w:tcPr>
                            <w:p w14:paraId="37CF3935" w14:textId="77777777" w:rsidR="00DE22C8" w:rsidRPr="003677BD" w:rsidRDefault="00DE22C8" w:rsidP="00406DDE">
                              <w:pPr>
                                <w:ind w:left="113" w:right="113"/>
                                <w:rPr>
                                  <w:sz w:val="12"/>
                                  <w:szCs w:val="12"/>
                                </w:rPr>
                              </w:pPr>
                              <w:r w:rsidRPr="003677BD">
                                <w:rPr>
                                  <w:b/>
                                  <w:bCs/>
                                  <w:sz w:val="12"/>
                                  <w:szCs w:val="12"/>
                                </w:rPr>
                                <w:t>AV45</w:t>
                              </w:r>
                            </w:p>
                          </w:tc>
                          <w:tc>
                            <w:tcPr>
                              <w:tcW w:w="437" w:type="dxa"/>
                              <w:textDirection w:val="btLr"/>
                            </w:tcPr>
                            <w:p w14:paraId="23D26F03" w14:textId="77777777" w:rsidR="00DE22C8" w:rsidRPr="003677BD" w:rsidRDefault="00DE22C8" w:rsidP="00406DDE">
                              <w:pPr>
                                <w:ind w:left="113" w:right="113"/>
                                <w:rPr>
                                  <w:sz w:val="12"/>
                                  <w:szCs w:val="12"/>
                                </w:rPr>
                              </w:pPr>
                              <w:r w:rsidRPr="003677BD">
                                <w:rPr>
                                  <w:b/>
                                  <w:bCs/>
                                  <w:sz w:val="12"/>
                                  <w:szCs w:val="12"/>
                                </w:rPr>
                                <w:t>ABETA</w:t>
                              </w:r>
                            </w:p>
                          </w:tc>
                          <w:tc>
                            <w:tcPr>
                              <w:tcW w:w="775" w:type="dxa"/>
                              <w:textDirection w:val="btLr"/>
                            </w:tcPr>
                            <w:p w14:paraId="5AF987E0" w14:textId="77777777" w:rsidR="00DE22C8" w:rsidRPr="003677BD" w:rsidRDefault="00DE22C8" w:rsidP="00406DDE">
                              <w:pPr>
                                <w:ind w:left="113" w:right="113"/>
                                <w:rPr>
                                  <w:b/>
                                  <w:bCs/>
                                  <w:sz w:val="12"/>
                                  <w:szCs w:val="12"/>
                                </w:rPr>
                              </w:pPr>
                              <w:r w:rsidRPr="003677BD">
                                <w:rPr>
                                  <w:b/>
                                  <w:bCs/>
                                  <w:sz w:val="12"/>
                                  <w:szCs w:val="12"/>
                                </w:rPr>
                                <w:t>Normalized</w:t>
                              </w:r>
                            </w:p>
                            <w:p w14:paraId="31DE88A6" w14:textId="77777777" w:rsidR="00DE22C8" w:rsidRPr="003677BD" w:rsidRDefault="00DE22C8" w:rsidP="00406DDE">
                              <w:pPr>
                                <w:ind w:left="113" w:right="113"/>
                                <w:rPr>
                                  <w:sz w:val="12"/>
                                  <w:szCs w:val="12"/>
                                </w:rPr>
                              </w:pPr>
                              <w:r w:rsidRPr="003677BD">
                                <w:rPr>
                                  <w:b/>
                                  <w:bCs/>
                                  <w:sz w:val="12"/>
                                  <w:szCs w:val="12"/>
                                </w:rPr>
                                <w:t>Hippocampus</w:t>
                              </w:r>
                            </w:p>
                          </w:tc>
                          <w:tc>
                            <w:tcPr>
                              <w:tcW w:w="845" w:type="dxa"/>
                              <w:textDirection w:val="btLr"/>
                            </w:tcPr>
                            <w:p w14:paraId="412D0DD7" w14:textId="77777777" w:rsidR="00DE22C8" w:rsidRPr="003677BD" w:rsidRDefault="00DE22C8" w:rsidP="00406DDE">
                              <w:pPr>
                                <w:ind w:left="113" w:right="113"/>
                                <w:rPr>
                                  <w:b/>
                                  <w:bCs/>
                                  <w:sz w:val="12"/>
                                  <w:szCs w:val="12"/>
                                </w:rPr>
                              </w:pPr>
                              <w:r w:rsidRPr="003677BD">
                                <w:rPr>
                                  <w:b/>
                                  <w:bCs/>
                                  <w:sz w:val="12"/>
                                  <w:szCs w:val="12"/>
                                </w:rPr>
                                <w:t>Normalized</w:t>
                              </w:r>
                            </w:p>
                            <w:p w14:paraId="7878BA28" w14:textId="77777777" w:rsidR="00DE22C8" w:rsidRPr="003677BD" w:rsidRDefault="00DE22C8" w:rsidP="00406DDE">
                              <w:pPr>
                                <w:ind w:left="113" w:right="113"/>
                                <w:rPr>
                                  <w:sz w:val="12"/>
                                  <w:szCs w:val="12"/>
                                </w:rPr>
                              </w:pPr>
                              <w:r w:rsidRPr="003677BD">
                                <w:rPr>
                                  <w:b/>
                                  <w:bCs/>
                                  <w:sz w:val="12"/>
                                  <w:szCs w:val="12"/>
                                </w:rPr>
                                <w:t>Ventricles</w:t>
                              </w:r>
                            </w:p>
                          </w:tc>
                        </w:tr>
                        <w:tr w:rsidR="00715FBA" w14:paraId="35B5ECF4" w14:textId="77777777" w:rsidTr="00990716">
                          <w:trPr>
                            <w:trHeight w:val="93"/>
                          </w:trPr>
                          <w:tc>
                            <w:tcPr>
                              <w:tcW w:w="441" w:type="dxa"/>
                              <w:vAlign w:val="center"/>
                            </w:tcPr>
                            <w:p w14:paraId="4171E786" w14:textId="3973273D" w:rsidR="00715FBA" w:rsidRPr="006C6D67" w:rsidRDefault="00715FBA" w:rsidP="00715FBA">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49CBD4A6" w14:textId="603055C4"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26</w:t>
                              </w:r>
                            </w:p>
                          </w:tc>
                          <w:tc>
                            <w:tcPr>
                              <w:tcW w:w="398" w:type="dxa"/>
                              <w:vAlign w:val="center"/>
                            </w:tcPr>
                            <w:p w14:paraId="2BA9BD65" w14:textId="395733BE"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4</w:t>
                              </w:r>
                            </w:p>
                          </w:tc>
                          <w:tc>
                            <w:tcPr>
                              <w:tcW w:w="549" w:type="dxa"/>
                              <w:vAlign w:val="center"/>
                            </w:tcPr>
                            <w:p w14:paraId="29D3A468" w14:textId="6168DD4F"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28.67</w:t>
                              </w:r>
                            </w:p>
                          </w:tc>
                          <w:tc>
                            <w:tcPr>
                              <w:tcW w:w="473" w:type="dxa"/>
                              <w:vAlign w:val="center"/>
                            </w:tcPr>
                            <w:p w14:paraId="37570605" w14:textId="0EFEFF03"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11</w:t>
                              </w:r>
                            </w:p>
                          </w:tc>
                          <w:tc>
                            <w:tcPr>
                              <w:tcW w:w="524" w:type="dxa"/>
                              <w:vAlign w:val="center"/>
                            </w:tcPr>
                            <w:p w14:paraId="208EB84C" w14:textId="6789CB5D"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9</w:t>
                              </w:r>
                            </w:p>
                          </w:tc>
                          <w:tc>
                            <w:tcPr>
                              <w:tcW w:w="398" w:type="dxa"/>
                              <w:vAlign w:val="center"/>
                            </w:tcPr>
                            <w:p w14:paraId="1E410438" w14:textId="2C4B8E3F"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1</w:t>
                              </w:r>
                            </w:p>
                          </w:tc>
                          <w:tc>
                            <w:tcPr>
                              <w:tcW w:w="382" w:type="dxa"/>
                              <w:vAlign w:val="center"/>
                            </w:tcPr>
                            <w:p w14:paraId="3F4B8C32" w14:textId="699CCA18"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373" w:type="dxa"/>
                              <w:vAlign w:val="center"/>
                            </w:tcPr>
                            <w:p w14:paraId="504E2850" w14:textId="3F01F84D"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437" w:type="dxa"/>
                              <w:vAlign w:val="center"/>
                            </w:tcPr>
                            <w:p w14:paraId="616D7035" w14:textId="499F65EF"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775" w:type="dxa"/>
                              <w:vAlign w:val="center"/>
                            </w:tcPr>
                            <w:p w14:paraId="3E7697B7" w14:textId="03165200"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0.003961</w:t>
                              </w:r>
                            </w:p>
                          </w:tc>
                          <w:tc>
                            <w:tcPr>
                              <w:tcW w:w="845" w:type="dxa"/>
                              <w:vAlign w:val="center"/>
                            </w:tcPr>
                            <w:p w14:paraId="66A727FC" w14:textId="0A548B1E"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0.049739</w:t>
                              </w:r>
                            </w:p>
                          </w:tc>
                        </w:tr>
                        <w:tr w:rsidR="00715FBA" w14:paraId="0FC09E6E" w14:textId="77777777" w:rsidTr="00990716">
                          <w:trPr>
                            <w:trHeight w:val="39"/>
                          </w:trPr>
                          <w:tc>
                            <w:tcPr>
                              <w:tcW w:w="441" w:type="dxa"/>
                              <w:vAlign w:val="center"/>
                            </w:tcPr>
                            <w:p w14:paraId="1F501087" w14:textId="552C3BA1" w:rsidR="00715FBA" w:rsidRPr="006C6D67" w:rsidRDefault="00715FBA" w:rsidP="00715FBA">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5D96D43F" w14:textId="761E505A"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27</w:t>
                              </w:r>
                            </w:p>
                          </w:tc>
                          <w:tc>
                            <w:tcPr>
                              <w:tcW w:w="398" w:type="dxa"/>
                              <w:vAlign w:val="center"/>
                            </w:tcPr>
                            <w:p w14:paraId="7E59607B" w14:textId="03FD937F"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4</w:t>
                              </w:r>
                            </w:p>
                          </w:tc>
                          <w:tc>
                            <w:tcPr>
                              <w:tcW w:w="549" w:type="dxa"/>
                              <w:vAlign w:val="center"/>
                            </w:tcPr>
                            <w:p w14:paraId="45D74898" w14:textId="56AC2512"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34.33</w:t>
                              </w:r>
                            </w:p>
                          </w:tc>
                          <w:tc>
                            <w:tcPr>
                              <w:tcW w:w="473" w:type="dxa"/>
                              <w:vAlign w:val="center"/>
                            </w:tcPr>
                            <w:p w14:paraId="6F08B713" w14:textId="7DAFE7A8"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11</w:t>
                              </w:r>
                            </w:p>
                          </w:tc>
                          <w:tc>
                            <w:tcPr>
                              <w:tcW w:w="524" w:type="dxa"/>
                              <w:vAlign w:val="center"/>
                            </w:tcPr>
                            <w:p w14:paraId="3C643529" w14:textId="08E1E09E"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19</w:t>
                              </w:r>
                            </w:p>
                          </w:tc>
                          <w:tc>
                            <w:tcPr>
                              <w:tcW w:w="398" w:type="dxa"/>
                              <w:vAlign w:val="center"/>
                            </w:tcPr>
                            <w:p w14:paraId="6B58370A" w14:textId="76FBD23C"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1</w:t>
                              </w:r>
                            </w:p>
                          </w:tc>
                          <w:tc>
                            <w:tcPr>
                              <w:tcW w:w="382" w:type="dxa"/>
                              <w:vAlign w:val="center"/>
                            </w:tcPr>
                            <w:p w14:paraId="32446FF9" w14:textId="42CC4C83" w:rsidR="00715FBA" w:rsidRPr="00715FBA" w:rsidRDefault="00715FBA" w:rsidP="00715FBA">
                              <w:pPr>
                                <w:rPr>
                                  <w:rFonts w:ascii="Segoe UI" w:hAnsi="Segoe UI" w:cs="Segoe UI"/>
                                  <w:sz w:val="14"/>
                                  <w:szCs w:val="14"/>
                                  <w:highlight w:val="green"/>
                                </w:rPr>
                              </w:pPr>
                            </w:p>
                          </w:tc>
                          <w:tc>
                            <w:tcPr>
                              <w:tcW w:w="373" w:type="dxa"/>
                              <w:vAlign w:val="center"/>
                            </w:tcPr>
                            <w:p w14:paraId="06886852" w14:textId="1DD656CA" w:rsidR="00715FBA" w:rsidRPr="00715FBA" w:rsidRDefault="00715FBA" w:rsidP="00715FBA">
                              <w:pPr>
                                <w:rPr>
                                  <w:rFonts w:ascii="Segoe UI" w:hAnsi="Segoe UI" w:cs="Segoe UI"/>
                                  <w:sz w:val="14"/>
                                  <w:szCs w:val="14"/>
                                  <w:highlight w:val="green"/>
                                </w:rPr>
                              </w:pPr>
                            </w:p>
                          </w:tc>
                          <w:tc>
                            <w:tcPr>
                              <w:tcW w:w="437" w:type="dxa"/>
                              <w:vAlign w:val="center"/>
                            </w:tcPr>
                            <w:p w14:paraId="3A16C27E" w14:textId="0D981124" w:rsidR="00715FBA" w:rsidRPr="00715FBA" w:rsidRDefault="00715FBA" w:rsidP="00715FBA">
                              <w:pPr>
                                <w:rPr>
                                  <w:rFonts w:ascii="Segoe UI" w:hAnsi="Segoe UI" w:cs="Segoe UI"/>
                                  <w:sz w:val="14"/>
                                  <w:szCs w:val="14"/>
                                  <w:highlight w:val="green"/>
                                </w:rPr>
                              </w:pPr>
                            </w:p>
                          </w:tc>
                          <w:tc>
                            <w:tcPr>
                              <w:tcW w:w="775" w:type="dxa"/>
                              <w:vAlign w:val="center"/>
                            </w:tcPr>
                            <w:p w14:paraId="1630382A" w14:textId="742A26BC"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0.003961</w:t>
                              </w:r>
                            </w:p>
                          </w:tc>
                          <w:tc>
                            <w:tcPr>
                              <w:tcW w:w="845" w:type="dxa"/>
                              <w:vAlign w:val="center"/>
                            </w:tcPr>
                            <w:p w14:paraId="52E7554F" w14:textId="5FE62FBE" w:rsidR="00715FBA" w:rsidRPr="00715FBA" w:rsidRDefault="00715FBA" w:rsidP="00715FBA">
                              <w:pPr>
                                <w:rPr>
                                  <w:rFonts w:ascii="Segoe UI" w:hAnsi="Segoe UI" w:cs="Segoe UI"/>
                                  <w:sz w:val="14"/>
                                  <w:szCs w:val="14"/>
                                  <w:highlight w:val="green"/>
                                </w:rPr>
                              </w:pPr>
                              <w:r w:rsidRPr="00715FBA">
                                <w:rPr>
                                  <w:rFonts w:ascii="Segoe UI" w:hAnsi="Segoe UI" w:cs="Segoe UI"/>
                                  <w:sz w:val="14"/>
                                  <w:szCs w:val="14"/>
                                  <w:highlight w:val="green"/>
                                </w:rPr>
                                <w:t>0.0051827</w:t>
                              </w:r>
                            </w:p>
                          </w:tc>
                        </w:tr>
                        <w:tr w:rsidR="00715FBA" w14:paraId="4A2F1C95" w14:textId="77777777" w:rsidTr="00990716">
                          <w:trPr>
                            <w:trHeight w:val="39"/>
                          </w:trPr>
                          <w:tc>
                            <w:tcPr>
                              <w:tcW w:w="441" w:type="dxa"/>
                              <w:vAlign w:val="center"/>
                            </w:tcPr>
                            <w:p w14:paraId="6B8A968F" w14:textId="305ACB9E" w:rsidR="00715FBA" w:rsidRPr="006C6D67" w:rsidRDefault="00715FBA" w:rsidP="00715FBA">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3EBED96B" w14:textId="637D1722"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23</w:t>
                              </w:r>
                            </w:p>
                          </w:tc>
                          <w:tc>
                            <w:tcPr>
                              <w:tcW w:w="398" w:type="dxa"/>
                              <w:vAlign w:val="center"/>
                            </w:tcPr>
                            <w:p w14:paraId="3AA7C63F" w14:textId="3C522FFB"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5</w:t>
                              </w:r>
                            </w:p>
                          </w:tc>
                          <w:tc>
                            <w:tcPr>
                              <w:tcW w:w="549" w:type="dxa"/>
                              <w:vAlign w:val="center"/>
                            </w:tcPr>
                            <w:p w14:paraId="516D39B3" w14:textId="38077BB6"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473" w:type="dxa"/>
                              <w:vAlign w:val="center"/>
                            </w:tcPr>
                            <w:p w14:paraId="664B678F" w14:textId="1221D28E"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524" w:type="dxa"/>
                              <w:vAlign w:val="center"/>
                            </w:tcPr>
                            <w:p w14:paraId="75D0C97D" w14:textId="36975878"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398" w:type="dxa"/>
                              <w:vAlign w:val="center"/>
                            </w:tcPr>
                            <w:p w14:paraId="65CEB9DE" w14:textId="48C3B81E"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1</w:t>
                              </w:r>
                            </w:p>
                          </w:tc>
                          <w:tc>
                            <w:tcPr>
                              <w:tcW w:w="382" w:type="dxa"/>
                              <w:vAlign w:val="center"/>
                            </w:tcPr>
                            <w:p w14:paraId="46BD646C" w14:textId="177B396F"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373" w:type="dxa"/>
                              <w:vAlign w:val="center"/>
                            </w:tcPr>
                            <w:p w14:paraId="6AC256DA" w14:textId="6D570554"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437" w:type="dxa"/>
                              <w:vAlign w:val="center"/>
                            </w:tcPr>
                            <w:p w14:paraId="3C8ADE4F" w14:textId="3E745596"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w:t>
                              </w:r>
                            </w:p>
                          </w:tc>
                          <w:tc>
                            <w:tcPr>
                              <w:tcW w:w="775" w:type="dxa"/>
                              <w:vAlign w:val="center"/>
                            </w:tcPr>
                            <w:p w14:paraId="367F52DE" w14:textId="0B879AAD"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0.003815</w:t>
                              </w:r>
                            </w:p>
                          </w:tc>
                          <w:tc>
                            <w:tcPr>
                              <w:tcW w:w="845" w:type="dxa"/>
                              <w:vAlign w:val="center"/>
                            </w:tcPr>
                            <w:p w14:paraId="4D9AE424" w14:textId="4558BCD3" w:rsidR="00715FBA" w:rsidRPr="00715FBA" w:rsidRDefault="00715FBA" w:rsidP="00715FBA">
                              <w:pPr>
                                <w:rPr>
                                  <w:rFonts w:ascii="Segoe UI" w:hAnsi="Segoe UI" w:cs="Segoe UI"/>
                                  <w:sz w:val="14"/>
                                  <w:szCs w:val="14"/>
                                  <w:highlight w:val="green"/>
                                </w:rPr>
                              </w:pPr>
                              <w:r w:rsidRPr="00715FBA">
                                <w:rPr>
                                  <w:rFonts w:ascii="Segoe UI" w:hAnsi="Segoe UI" w:cs="Segoe UI"/>
                                  <w:color w:val="000000"/>
                                  <w:sz w:val="14"/>
                                  <w:szCs w:val="14"/>
                                  <w:highlight w:val="green"/>
                                </w:rPr>
                                <w:t>0.053924</w:t>
                              </w:r>
                            </w:p>
                          </w:tc>
                        </w:tr>
                        <w:tr w:rsidR="00715FBA" w14:paraId="4AEB5F29" w14:textId="77777777" w:rsidTr="00D80F8B">
                          <w:trPr>
                            <w:trHeight w:val="39"/>
                          </w:trPr>
                          <w:tc>
                            <w:tcPr>
                              <w:tcW w:w="441" w:type="dxa"/>
                              <w:vAlign w:val="center"/>
                            </w:tcPr>
                            <w:p w14:paraId="0C68625D" w14:textId="17F0925B" w:rsidR="00715FBA" w:rsidRPr="006C6D67" w:rsidRDefault="00715FBA" w:rsidP="00715FBA">
                              <w:pPr>
                                <w:rPr>
                                  <w:rFonts w:ascii="Segoe UI" w:hAnsi="Segoe UI" w:cs="Segoe UI"/>
                                  <w:sz w:val="14"/>
                                  <w:szCs w:val="14"/>
                                </w:rPr>
                              </w:pPr>
                              <w:r>
                                <w:rPr>
                                  <w:rFonts w:ascii="Segoe UI" w:hAnsi="Segoe UI" w:cs="Segoe UI"/>
                                  <w:color w:val="000000"/>
                                  <w:sz w:val="14"/>
                                  <w:szCs w:val="14"/>
                                </w:rPr>
                                <w:t>T24</w:t>
                              </w:r>
                            </w:p>
                          </w:tc>
                          <w:tc>
                            <w:tcPr>
                              <w:tcW w:w="473" w:type="dxa"/>
                            </w:tcPr>
                            <w:p w14:paraId="1B924249" w14:textId="74F9A594"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398" w:type="dxa"/>
                            </w:tcPr>
                            <w:p w14:paraId="55059C59" w14:textId="28521A06"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549" w:type="dxa"/>
                            </w:tcPr>
                            <w:p w14:paraId="534BD427" w14:textId="70BD2A60"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473" w:type="dxa"/>
                            </w:tcPr>
                            <w:p w14:paraId="1F16C37F" w14:textId="240F88AE"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524" w:type="dxa"/>
                            </w:tcPr>
                            <w:p w14:paraId="4756A51F" w14:textId="02FB52F5"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398" w:type="dxa"/>
                            </w:tcPr>
                            <w:p w14:paraId="620962C3" w14:textId="7EAA2903"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382" w:type="dxa"/>
                            </w:tcPr>
                            <w:p w14:paraId="1D1EBE24" w14:textId="60F45825"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373" w:type="dxa"/>
                            </w:tcPr>
                            <w:p w14:paraId="3F7122C0" w14:textId="18E65E2F"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437" w:type="dxa"/>
                            </w:tcPr>
                            <w:p w14:paraId="724EF803" w14:textId="58B7E346"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775" w:type="dxa"/>
                            </w:tcPr>
                            <w:p w14:paraId="5A8D8A3E" w14:textId="2196E918"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c>
                            <w:tcPr>
                              <w:tcW w:w="845" w:type="dxa"/>
                            </w:tcPr>
                            <w:p w14:paraId="02FD4FCF" w14:textId="35791071" w:rsidR="00715FBA" w:rsidRPr="00DF13D0" w:rsidRDefault="00715FBA" w:rsidP="00715FBA">
                              <w:pPr>
                                <w:rPr>
                                  <w:rFonts w:ascii="Segoe UI" w:hAnsi="Segoe UI" w:cs="Segoe UI"/>
                                  <w:sz w:val="14"/>
                                  <w:szCs w:val="14"/>
                                  <w:highlight w:val="green"/>
                                </w:rPr>
                              </w:pPr>
                              <w:r w:rsidRPr="00DF13D0">
                                <w:rPr>
                                  <w:rFonts w:ascii="Segoe UI" w:hAnsi="Segoe UI" w:cs="Segoe UI"/>
                                  <w:color w:val="000000"/>
                                  <w:sz w:val="14"/>
                                  <w:szCs w:val="14"/>
                                  <w:highlight w:val="green"/>
                                </w:rPr>
                                <w:t>-</w:t>
                              </w:r>
                            </w:p>
                          </w:tc>
                        </w:tr>
                      </w:tbl>
                      <w:p w14:paraId="42AE931F" w14:textId="77777777" w:rsidR="00DE22C8" w:rsidRDefault="00DE22C8" w:rsidP="00DE22C8"/>
                    </w:txbxContent>
                  </v:textbox>
                </v:shape>
              </v:group>
            </w:pict>
          </mc:Fallback>
        </mc:AlternateContent>
      </w:r>
    </w:p>
    <w:p w14:paraId="48B2CF1C" w14:textId="61E875F6" w:rsidR="00A2698E" w:rsidRDefault="00A2698E" w:rsidP="00061C5F">
      <w:pPr>
        <w:rPr>
          <w:sz w:val="20"/>
          <w:szCs w:val="20"/>
        </w:rPr>
      </w:pPr>
    </w:p>
    <w:p w14:paraId="68D3180A" w14:textId="525255EB" w:rsidR="004D2979" w:rsidRDefault="004D2979" w:rsidP="00061C5F">
      <w:pPr>
        <w:rPr>
          <w:sz w:val="20"/>
          <w:szCs w:val="20"/>
        </w:rPr>
      </w:pPr>
    </w:p>
    <w:p w14:paraId="43ECE594" w14:textId="3124C4D4" w:rsidR="004D2979" w:rsidRDefault="004D2979" w:rsidP="00061C5F">
      <w:pPr>
        <w:rPr>
          <w:sz w:val="20"/>
          <w:szCs w:val="20"/>
        </w:rPr>
      </w:pPr>
    </w:p>
    <w:p w14:paraId="777762CA" w14:textId="68890FC4" w:rsidR="004D2979" w:rsidRDefault="00A70CCD" w:rsidP="00061C5F">
      <w:pPr>
        <w:rPr>
          <w:sz w:val="20"/>
          <w:szCs w:val="20"/>
        </w:rPr>
      </w:pPr>
      <w:r>
        <w:rPr>
          <w:noProof/>
          <w:sz w:val="20"/>
          <w:szCs w:val="20"/>
        </w:rPr>
        <mc:AlternateContent>
          <mc:Choice Requires="wps">
            <w:drawing>
              <wp:anchor distT="0" distB="0" distL="114300" distR="114300" simplePos="0" relativeHeight="251945984" behindDoc="0" locked="0" layoutInCell="1" allowOverlap="1" wp14:anchorId="6FD831F9" wp14:editId="1C87FC31">
                <wp:simplePos x="0" y="0"/>
                <wp:positionH relativeFrom="column">
                  <wp:posOffset>-4445</wp:posOffset>
                </wp:positionH>
                <wp:positionV relativeFrom="paragraph">
                  <wp:posOffset>279718</wp:posOffset>
                </wp:positionV>
                <wp:extent cx="247650" cy="158750"/>
                <wp:effectExtent l="0" t="0" r="16510" b="12700"/>
                <wp:wrapNone/>
                <wp:docPr id="1227326141"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601EE231" w14:textId="6065D8EB" w:rsidR="00A70CCD" w:rsidRPr="00603F99" w:rsidRDefault="00A70CCD" w:rsidP="00A70CCD">
                            <w:pPr>
                              <w:jc w:val="center"/>
                              <w:rPr>
                                <w:sz w:val="16"/>
                                <w:szCs w:val="16"/>
                              </w:rPr>
                            </w:pPr>
                            <w:r>
                              <w:rPr>
                                <w:sz w:val="16"/>
                                <w:szCs w:val="16"/>
                              </w:rPr>
                              <w:t>11c</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831F9" id="_x0000_s1058" style="position:absolute;margin-left:-.35pt;margin-top:22.05pt;width:19.5pt;height:12.5pt;z-index:251945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" fillcolor="white [3201]" strokecolor="black [3200]" strokeweight="1pt">
                <v:textbox inset="1.44pt,0,1.44pt,0">
                  <w:txbxContent>
                    <w:p w14:paraId="601EE231" w14:textId="6065D8EB" w:rsidR="00A70CCD" w:rsidRPr="00603F99" w:rsidRDefault="00A70CCD" w:rsidP="00A70CCD">
                      <w:pPr>
                        <w:jc w:val="center"/>
                        <w:rPr>
                          <w:sz w:val="16"/>
                          <w:szCs w:val="16"/>
                        </w:rPr>
                      </w:pPr>
                      <w:r>
                        <w:rPr>
                          <w:sz w:val="16"/>
                          <w:szCs w:val="16"/>
                        </w:rPr>
                        <w:t>11c</w:t>
                      </w:r>
                    </w:p>
                  </w:txbxContent>
                </v:textbox>
              </v:rect>
            </w:pict>
          </mc:Fallback>
        </mc:AlternateContent>
      </w:r>
      <w:r w:rsidR="008E60E1">
        <w:rPr>
          <w:noProof/>
          <w:sz w:val="20"/>
          <w:szCs w:val="20"/>
        </w:rPr>
        <mc:AlternateContent>
          <mc:Choice Requires="wpg">
            <w:drawing>
              <wp:anchor distT="0" distB="0" distL="114300" distR="114300" simplePos="0" relativeHeight="251845632" behindDoc="0" locked="0" layoutInCell="1" allowOverlap="1" wp14:anchorId="57B523A1" wp14:editId="45F43D3C">
                <wp:simplePos x="0" y="0"/>
                <wp:positionH relativeFrom="column">
                  <wp:posOffset>-3175</wp:posOffset>
                </wp:positionH>
                <wp:positionV relativeFrom="paragraph">
                  <wp:posOffset>224260</wp:posOffset>
                </wp:positionV>
                <wp:extent cx="6438265" cy="1303020"/>
                <wp:effectExtent l="0" t="0" r="19685" b="11430"/>
                <wp:wrapNone/>
                <wp:docPr id="1749297907" name="Group 71"/>
                <wp:cNvGraphicFramePr/>
                <a:graphic xmlns:a="http://schemas.openxmlformats.org/drawingml/2006/main">
                  <a:graphicData uri="http://schemas.microsoft.com/office/word/2010/wordprocessingGroup">
                    <wpg:wgp>
                      <wpg:cNvGrpSpPr/>
                      <wpg:grpSpPr>
                        <a:xfrm>
                          <a:off x="0" y="0"/>
                          <a:ext cx="6438265" cy="1303020"/>
                          <a:chOff x="0" y="0"/>
                          <a:chExt cx="5873750" cy="1292860"/>
                        </a:xfrm>
                      </wpg:grpSpPr>
                      <wps:wsp>
                        <wps:cNvPr id="121711590" name="Text Box 67"/>
                        <wps:cNvSpPr txBox="1"/>
                        <wps:spPr>
                          <a:xfrm>
                            <a:off x="0" y="0"/>
                            <a:ext cx="5873750" cy="1292860"/>
                          </a:xfrm>
                          <a:prstGeom prst="rect">
                            <a:avLst/>
                          </a:prstGeom>
                          <a:solidFill>
                            <a:schemeClr val="lt1"/>
                          </a:solidFill>
                          <a:ln w="6350">
                            <a:solidFill>
                              <a:prstClr val="black"/>
                            </a:solidFill>
                          </a:ln>
                        </wps:spPr>
                        <wps:txbx>
                          <w:txbxContent>
                            <w:p w14:paraId="3D2E6FA4" w14:textId="10053F35" w:rsidR="00E94972" w:rsidRDefault="009F01D5" w:rsidP="00E94972">
                              <w:r>
                                <w:rPr>
                                  <w:noProof/>
                                </w:rPr>
                                <w:drawing>
                                  <wp:inline distT="0" distB="0" distL="0" distR="0" wp14:anchorId="50C582FD" wp14:editId="05DD2984">
                                    <wp:extent cx="2004060" cy="1159473"/>
                                    <wp:effectExtent l="19050" t="19050" r="15240" b="22225"/>
                                    <wp:docPr id="9135749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22724" cy="1170272"/>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9299005" name="Text Box 65"/>
                        <wps:cNvSpPr txBox="1"/>
                        <wps:spPr>
                          <a:xfrm>
                            <a:off x="2040505" y="8980"/>
                            <a:ext cx="3832615" cy="1283864"/>
                          </a:xfrm>
                          <a:prstGeom prst="rect">
                            <a:avLst/>
                          </a:prstGeom>
                          <a:solidFill>
                            <a:schemeClr val="lt1"/>
                          </a:solidFill>
                          <a:ln w="6350">
                            <a:noFill/>
                          </a:ln>
                        </wps:spPr>
                        <wps:txbx>
                          <w:txbxContent>
                            <w:tbl>
                              <w:tblPr>
                                <w:tblStyle w:val="TableGrid"/>
                                <w:tblW w:w="6068" w:type="dxa"/>
                                <w:tblInd w:w="-5" w:type="dxa"/>
                                <w:tblLook w:val="04A0" w:firstRow="1" w:lastRow="0" w:firstColumn="1" w:lastColumn="0" w:noHBand="0" w:noVBand="1"/>
                              </w:tblPr>
                              <w:tblGrid>
                                <w:gridCol w:w="442"/>
                                <w:gridCol w:w="473"/>
                                <w:gridCol w:w="473"/>
                                <w:gridCol w:w="549"/>
                                <w:gridCol w:w="473"/>
                                <w:gridCol w:w="524"/>
                                <w:gridCol w:w="398"/>
                                <w:gridCol w:w="377"/>
                                <w:gridCol w:w="373"/>
                                <w:gridCol w:w="403"/>
                                <w:gridCol w:w="775"/>
                                <w:gridCol w:w="808"/>
                              </w:tblGrid>
                              <w:tr w:rsidR="00E94972" w14:paraId="6D890DAB" w14:textId="77777777" w:rsidTr="00990716">
                                <w:trPr>
                                  <w:cantSplit/>
                                  <w:trHeight w:val="1083"/>
                                </w:trPr>
                                <w:tc>
                                  <w:tcPr>
                                    <w:tcW w:w="442" w:type="dxa"/>
                                    <w:textDirection w:val="btLr"/>
                                  </w:tcPr>
                                  <w:p w14:paraId="00F71436" w14:textId="77777777" w:rsidR="00E94972" w:rsidRPr="003677BD" w:rsidRDefault="00E94972" w:rsidP="00406DDE">
                                    <w:pPr>
                                      <w:ind w:left="113" w:right="113"/>
                                      <w:rPr>
                                        <w:sz w:val="12"/>
                                        <w:szCs w:val="12"/>
                                      </w:rPr>
                                    </w:pPr>
                                    <w:r w:rsidRPr="003677BD">
                                      <w:rPr>
                                        <w:b/>
                                        <w:bCs/>
                                        <w:sz w:val="12"/>
                                        <w:szCs w:val="12"/>
                                      </w:rPr>
                                      <w:t>Timepoint</w:t>
                                    </w:r>
                                  </w:p>
                                </w:tc>
                                <w:tc>
                                  <w:tcPr>
                                    <w:tcW w:w="473" w:type="dxa"/>
                                    <w:textDirection w:val="btLr"/>
                                  </w:tcPr>
                                  <w:p w14:paraId="21CEFA31" w14:textId="77777777" w:rsidR="00E94972" w:rsidRPr="003677BD" w:rsidRDefault="00E94972" w:rsidP="00406DDE">
                                    <w:pPr>
                                      <w:ind w:left="113" w:right="113"/>
                                      <w:rPr>
                                        <w:sz w:val="12"/>
                                        <w:szCs w:val="12"/>
                                      </w:rPr>
                                    </w:pPr>
                                    <w:r w:rsidRPr="003677BD">
                                      <w:rPr>
                                        <w:b/>
                                        <w:bCs/>
                                        <w:sz w:val="12"/>
                                        <w:szCs w:val="12"/>
                                      </w:rPr>
                                      <w:t>MMSE</w:t>
                                    </w:r>
                                  </w:p>
                                </w:tc>
                                <w:tc>
                                  <w:tcPr>
                                    <w:tcW w:w="473" w:type="dxa"/>
                                    <w:textDirection w:val="btLr"/>
                                  </w:tcPr>
                                  <w:p w14:paraId="1C60E17A" w14:textId="77777777" w:rsidR="00E94972" w:rsidRPr="003677BD" w:rsidRDefault="00E94972" w:rsidP="00406DDE">
                                    <w:pPr>
                                      <w:ind w:left="113" w:right="113"/>
                                      <w:rPr>
                                        <w:sz w:val="12"/>
                                        <w:szCs w:val="12"/>
                                      </w:rPr>
                                    </w:pPr>
                                    <w:r w:rsidRPr="003677BD">
                                      <w:rPr>
                                        <w:b/>
                                        <w:bCs/>
                                        <w:sz w:val="12"/>
                                        <w:szCs w:val="12"/>
                                      </w:rPr>
                                      <w:t>CDRSB</w:t>
                                    </w:r>
                                  </w:p>
                                </w:tc>
                                <w:tc>
                                  <w:tcPr>
                                    <w:tcW w:w="549" w:type="dxa"/>
                                    <w:textDirection w:val="btLr"/>
                                  </w:tcPr>
                                  <w:p w14:paraId="4BB6C2B9" w14:textId="77777777" w:rsidR="00E94972" w:rsidRPr="003677BD" w:rsidRDefault="00E94972" w:rsidP="00406DDE">
                                    <w:pPr>
                                      <w:ind w:left="113" w:right="113"/>
                                      <w:rPr>
                                        <w:sz w:val="12"/>
                                        <w:szCs w:val="12"/>
                                      </w:rPr>
                                    </w:pPr>
                                    <w:r w:rsidRPr="003677BD">
                                      <w:rPr>
                                        <w:b/>
                                        <w:bCs/>
                                        <w:sz w:val="12"/>
                                        <w:szCs w:val="12"/>
                                      </w:rPr>
                                      <w:t>ADAS13</w:t>
                                    </w:r>
                                  </w:p>
                                </w:tc>
                                <w:tc>
                                  <w:tcPr>
                                    <w:tcW w:w="473" w:type="dxa"/>
                                    <w:textDirection w:val="btLr"/>
                                  </w:tcPr>
                                  <w:p w14:paraId="3D591AA5" w14:textId="77777777" w:rsidR="00E94972" w:rsidRPr="003677BD" w:rsidRDefault="00E94972" w:rsidP="00406DDE">
                                    <w:pPr>
                                      <w:ind w:left="113" w:right="113"/>
                                      <w:rPr>
                                        <w:sz w:val="12"/>
                                        <w:szCs w:val="12"/>
                                      </w:rPr>
                                    </w:pPr>
                                    <w:r w:rsidRPr="003677BD">
                                      <w:rPr>
                                        <w:b/>
                                        <w:bCs/>
                                        <w:sz w:val="12"/>
                                        <w:szCs w:val="12"/>
                                      </w:rPr>
                                      <w:t>FAQ</w:t>
                                    </w:r>
                                  </w:p>
                                </w:tc>
                                <w:tc>
                                  <w:tcPr>
                                    <w:tcW w:w="524" w:type="dxa"/>
                                    <w:textDirection w:val="btLr"/>
                                  </w:tcPr>
                                  <w:p w14:paraId="1E600F99" w14:textId="77777777" w:rsidR="00E94972" w:rsidRPr="003677BD" w:rsidRDefault="00E94972" w:rsidP="00406DDE">
                                    <w:pPr>
                                      <w:ind w:left="113" w:right="113"/>
                                      <w:rPr>
                                        <w:b/>
                                        <w:bCs/>
                                        <w:sz w:val="12"/>
                                        <w:szCs w:val="12"/>
                                      </w:rPr>
                                    </w:pPr>
                                    <w:r w:rsidRPr="003677BD">
                                      <w:rPr>
                                        <w:b/>
                                        <w:bCs/>
                                        <w:sz w:val="12"/>
                                        <w:szCs w:val="12"/>
                                      </w:rPr>
                                      <w:t>RAVLT</w:t>
                                    </w:r>
                                  </w:p>
                                  <w:p w14:paraId="66432A62" w14:textId="77777777" w:rsidR="00E94972" w:rsidRPr="003677BD" w:rsidRDefault="00E94972" w:rsidP="00406DDE">
                                    <w:pPr>
                                      <w:ind w:left="113" w:right="113"/>
                                      <w:rPr>
                                        <w:sz w:val="12"/>
                                        <w:szCs w:val="12"/>
                                      </w:rPr>
                                    </w:pPr>
                                    <w:r w:rsidRPr="003677BD">
                                      <w:rPr>
                                        <w:b/>
                                        <w:bCs/>
                                        <w:sz w:val="12"/>
                                        <w:szCs w:val="12"/>
                                      </w:rPr>
                                      <w:t>Immediate</w:t>
                                    </w:r>
                                  </w:p>
                                </w:tc>
                                <w:tc>
                                  <w:tcPr>
                                    <w:tcW w:w="398" w:type="dxa"/>
                                    <w:textDirection w:val="btLr"/>
                                  </w:tcPr>
                                  <w:p w14:paraId="39BDEE95" w14:textId="77777777" w:rsidR="00E94972" w:rsidRPr="003677BD" w:rsidRDefault="00E94972" w:rsidP="00406DDE">
                                    <w:pPr>
                                      <w:ind w:left="113" w:right="113"/>
                                      <w:rPr>
                                        <w:sz w:val="12"/>
                                        <w:szCs w:val="12"/>
                                      </w:rPr>
                                    </w:pPr>
                                    <w:r w:rsidRPr="003677BD">
                                      <w:rPr>
                                        <w:b/>
                                        <w:bCs/>
                                        <w:sz w:val="12"/>
                                        <w:szCs w:val="12"/>
                                      </w:rPr>
                                      <w:t>APOE4</w:t>
                                    </w:r>
                                  </w:p>
                                </w:tc>
                                <w:tc>
                                  <w:tcPr>
                                    <w:tcW w:w="377" w:type="dxa"/>
                                    <w:textDirection w:val="btLr"/>
                                  </w:tcPr>
                                  <w:p w14:paraId="4676A312" w14:textId="77777777" w:rsidR="00E94972" w:rsidRPr="003677BD" w:rsidRDefault="00E94972" w:rsidP="00406DDE">
                                    <w:pPr>
                                      <w:ind w:left="113" w:right="113"/>
                                      <w:rPr>
                                        <w:sz w:val="12"/>
                                        <w:szCs w:val="12"/>
                                      </w:rPr>
                                    </w:pPr>
                                    <w:r w:rsidRPr="003677BD">
                                      <w:rPr>
                                        <w:b/>
                                        <w:bCs/>
                                        <w:sz w:val="12"/>
                                        <w:szCs w:val="12"/>
                                      </w:rPr>
                                      <w:t>FDG</w:t>
                                    </w:r>
                                  </w:p>
                                </w:tc>
                                <w:tc>
                                  <w:tcPr>
                                    <w:tcW w:w="373" w:type="dxa"/>
                                    <w:textDirection w:val="btLr"/>
                                  </w:tcPr>
                                  <w:p w14:paraId="505AB451" w14:textId="77777777" w:rsidR="00E94972" w:rsidRPr="003677BD" w:rsidRDefault="00E94972" w:rsidP="00406DDE">
                                    <w:pPr>
                                      <w:ind w:left="113" w:right="113"/>
                                      <w:rPr>
                                        <w:sz w:val="12"/>
                                        <w:szCs w:val="12"/>
                                      </w:rPr>
                                    </w:pPr>
                                    <w:r w:rsidRPr="003677BD">
                                      <w:rPr>
                                        <w:b/>
                                        <w:bCs/>
                                        <w:sz w:val="12"/>
                                        <w:szCs w:val="12"/>
                                      </w:rPr>
                                      <w:t>AV45</w:t>
                                    </w:r>
                                  </w:p>
                                </w:tc>
                                <w:tc>
                                  <w:tcPr>
                                    <w:tcW w:w="403" w:type="dxa"/>
                                    <w:textDirection w:val="btLr"/>
                                  </w:tcPr>
                                  <w:p w14:paraId="42C46BE8" w14:textId="77777777" w:rsidR="00E94972" w:rsidRPr="003677BD" w:rsidRDefault="00E94972" w:rsidP="00406DDE">
                                    <w:pPr>
                                      <w:ind w:left="113" w:right="113"/>
                                      <w:rPr>
                                        <w:sz w:val="12"/>
                                        <w:szCs w:val="12"/>
                                      </w:rPr>
                                    </w:pPr>
                                    <w:r w:rsidRPr="003677BD">
                                      <w:rPr>
                                        <w:b/>
                                        <w:bCs/>
                                        <w:sz w:val="12"/>
                                        <w:szCs w:val="12"/>
                                      </w:rPr>
                                      <w:t>ABETA</w:t>
                                    </w:r>
                                  </w:p>
                                </w:tc>
                                <w:tc>
                                  <w:tcPr>
                                    <w:tcW w:w="775" w:type="dxa"/>
                                    <w:textDirection w:val="btLr"/>
                                  </w:tcPr>
                                  <w:p w14:paraId="046C6D04" w14:textId="77777777" w:rsidR="00E94972" w:rsidRPr="003677BD" w:rsidRDefault="00E94972" w:rsidP="00406DDE">
                                    <w:pPr>
                                      <w:ind w:left="113" w:right="113"/>
                                      <w:rPr>
                                        <w:b/>
                                        <w:bCs/>
                                        <w:sz w:val="12"/>
                                        <w:szCs w:val="12"/>
                                      </w:rPr>
                                    </w:pPr>
                                    <w:r w:rsidRPr="003677BD">
                                      <w:rPr>
                                        <w:b/>
                                        <w:bCs/>
                                        <w:sz w:val="12"/>
                                        <w:szCs w:val="12"/>
                                      </w:rPr>
                                      <w:t>Normalized</w:t>
                                    </w:r>
                                  </w:p>
                                  <w:p w14:paraId="4E9EDBBD" w14:textId="77777777" w:rsidR="00E94972" w:rsidRPr="003677BD" w:rsidRDefault="00E94972" w:rsidP="00406DDE">
                                    <w:pPr>
                                      <w:ind w:left="113" w:right="113"/>
                                      <w:rPr>
                                        <w:sz w:val="12"/>
                                        <w:szCs w:val="12"/>
                                      </w:rPr>
                                    </w:pPr>
                                    <w:r w:rsidRPr="003677BD">
                                      <w:rPr>
                                        <w:b/>
                                        <w:bCs/>
                                        <w:sz w:val="12"/>
                                        <w:szCs w:val="12"/>
                                      </w:rPr>
                                      <w:t>Hippocampus</w:t>
                                    </w:r>
                                  </w:p>
                                </w:tc>
                                <w:tc>
                                  <w:tcPr>
                                    <w:tcW w:w="808" w:type="dxa"/>
                                    <w:textDirection w:val="btLr"/>
                                  </w:tcPr>
                                  <w:p w14:paraId="3F60BEB9" w14:textId="77777777" w:rsidR="00E94972" w:rsidRPr="003677BD" w:rsidRDefault="00E94972" w:rsidP="00406DDE">
                                    <w:pPr>
                                      <w:ind w:left="113" w:right="113"/>
                                      <w:rPr>
                                        <w:b/>
                                        <w:bCs/>
                                        <w:sz w:val="12"/>
                                        <w:szCs w:val="12"/>
                                      </w:rPr>
                                    </w:pPr>
                                    <w:r w:rsidRPr="003677BD">
                                      <w:rPr>
                                        <w:b/>
                                        <w:bCs/>
                                        <w:sz w:val="12"/>
                                        <w:szCs w:val="12"/>
                                      </w:rPr>
                                      <w:t>Normalized</w:t>
                                    </w:r>
                                  </w:p>
                                  <w:p w14:paraId="7D81899B" w14:textId="77777777" w:rsidR="00E94972" w:rsidRPr="003677BD" w:rsidRDefault="00E94972" w:rsidP="00406DDE">
                                    <w:pPr>
                                      <w:ind w:left="113" w:right="113"/>
                                      <w:rPr>
                                        <w:sz w:val="12"/>
                                        <w:szCs w:val="12"/>
                                      </w:rPr>
                                    </w:pPr>
                                    <w:r w:rsidRPr="003677BD">
                                      <w:rPr>
                                        <w:b/>
                                        <w:bCs/>
                                        <w:sz w:val="12"/>
                                        <w:szCs w:val="12"/>
                                      </w:rPr>
                                      <w:t>Ventricles</w:t>
                                    </w:r>
                                  </w:p>
                                </w:tc>
                              </w:tr>
                              <w:tr w:rsidR="00990716" w14:paraId="08514F70" w14:textId="77777777" w:rsidTr="00990716">
                                <w:trPr>
                                  <w:trHeight w:val="93"/>
                                </w:trPr>
                                <w:tc>
                                  <w:tcPr>
                                    <w:tcW w:w="442" w:type="dxa"/>
                                    <w:vAlign w:val="center"/>
                                  </w:tcPr>
                                  <w:p w14:paraId="3DDE5DD2" w14:textId="0FCA4855"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16C20F24" w14:textId="309EF976" w:rsidR="00990716" w:rsidRPr="006C6D67" w:rsidRDefault="00990716" w:rsidP="00990716">
                                    <w:pPr>
                                      <w:rPr>
                                        <w:rFonts w:ascii="Segoe UI" w:hAnsi="Segoe UI" w:cs="Segoe UI"/>
                                        <w:sz w:val="14"/>
                                        <w:szCs w:val="14"/>
                                      </w:rPr>
                                    </w:pPr>
                                    <w:r>
                                      <w:rPr>
                                        <w:rFonts w:ascii="Segoe UI" w:hAnsi="Segoe UI" w:cs="Segoe UI"/>
                                        <w:color w:val="000000"/>
                                        <w:sz w:val="14"/>
                                        <w:szCs w:val="14"/>
                                      </w:rPr>
                                      <w:t>27</w:t>
                                    </w:r>
                                  </w:p>
                                </w:tc>
                                <w:tc>
                                  <w:tcPr>
                                    <w:tcW w:w="473" w:type="dxa"/>
                                    <w:vAlign w:val="center"/>
                                  </w:tcPr>
                                  <w:p w14:paraId="2DCBA75B" w14:textId="4EFBFB97" w:rsidR="00990716" w:rsidRPr="006C6D67" w:rsidRDefault="00990716" w:rsidP="00990716">
                                    <w:pPr>
                                      <w:rPr>
                                        <w:rFonts w:ascii="Segoe UI" w:hAnsi="Segoe UI" w:cs="Segoe UI"/>
                                        <w:sz w:val="14"/>
                                        <w:szCs w:val="14"/>
                                      </w:rPr>
                                    </w:pPr>
                                    <w:r>
                                      <w:rPr>
                                        <w:rFonts w:ascii="Segoe UI" w:hAnsi="Segoe UI" w:cs="Segoe UI"/>
                                        <w:color w:val="000000"/>
                                        <w:sz w:val="14"/>
                                        <w:szCs w:val="14"/>
                                      </w:rPr>
                                      <w:t>3.5</w:t>
                                    </w:r>
                                  </w:p>
                                </w:tc>
                                <w:tc>
                                  <w:tcPr>
                                    <w:tcW w:w="549" w:type="dxa"/>
                                    <w:vAlign w:val="center"/>
                                  </w:tcPr>
                                  <w:p w14:paraId="78E00846" w14:textId="0C0BC650"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473" w:type="dxa"/>
                                    <w:vAlign w:val="center"/>
                                  </w:tcPr>
                                  <w:p w14:paraId="45AA6ACD" w14:textId="0049676B" w:rsidR="00990716" w:rsidRPr="006C6D67" w:rsidRDefault="00990716" w:rsidP="00990716">
                                    <w:pPr>
                                      <w:rPr>
                                        <w:rFonts w:ascii="Segoe UI" w:hAnsi="Segoe UI" w:cs="Segoe UI"/>
                                        <w:sz w:val="14"/>
                                        <w:szCs w:val="14"/>
                                      </w:rPr>
                                    </w:pPr>
                                    <w:r>
                                      <w:rPr>
                                        <w:rFonts w:ascii="Segoe UI" w:hAnsi="Segoe UI" w:cs="Segoe UI"/>
                                        <w:color w:val="000000"/>
                                        <w:sz w:val="14"/>
                                        <w:szCs w:val="14"/>
                                      </w:rPr>
                                      <w:t>10</w:t>
                                    </w:r>
                                  </w:p>
                                </w:tc>
                                <w:tc>
                                  <w:tcPr>
                                    <w:tcW w:w="524" w:type="dxa"/>
                                    <w:vAlign w:val="center"/>
                                  </w:tcPr>
                                  <w:p w14:paraId="35D0209A" w14:textId="7AA6C3F2"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0C7F7D87" w14:textId="30B66519"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377" w:type="dxa"/>
                                    <w:vAlign w:val="center"/>
                                  </w:tcPr>
                                  <w:p w14:paraId="11FF65C2" w14:textId="26157C5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0DEF826B" w14:textId="3BEB3E8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386B0C87" w14:textId="01DFF26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7DCC5FB8" w14:textId="7E7F5886" w:rsidR="00990716" w:rsidRPr="006C6D67" w:rsidRDefault="00990716" w:rsidP="00990716">
                                    <w:pPr>
                                      <w:rPr>
                                        <w:rFonts w:ascii="Segoe UI" w:hAnsi="Segoe UI" w:cs="Segoe UI"/>
                                        <w:sz w:val="14"/>
                                        <w:szCs w:val="14"/>
                                      </w:rPr>
                                    </w:pPr>
                                    <w:r>
                                      <w:rPr>
                                        <w:rFonts w:ascii="Segoe UI" w:hAnsi="Segoe UI" w:cs="Segoe UI"/>
                                        <w:color w:val="000000"/>
                                        <w:sz w:val="14"/>
                                        <w:szCs w:val="14"/>
                                      </w:rPr>
                                      <w:t>0.004113</w:t>
                                    </w:r>
                                  </w:p>
                                </w:tc>
                                <w:tc>
                                  <w:tcPr>
                                    <w:tcW w:w="808" w:type="dxa"/>
                                    <w:vAlign w:val="center"/>
                                  </w:tcPr>
                                  <w:p w14:paraId="24811D64" w14:textId="5EFBDA5E" w:rsidR="00990716" w:rsidRPr="006C6D67" w:rsidRDefault="00990716" w:rsidP="00990716">
                                    <w:pPr>
                                      <w:rPr>
                                        <w:rFonts w:ascii="Segoe UI" w:hAnsi="Segoe UI" w:cs="Segoe UI"/>
                                        <w:sz w:val="14"/>
                                        <w:szCs w:val="14"/>
                                      </w:rPr>
                                    </w:pPr>
                                    <w:r>
                                      <w:rPr>
                                        <w:rFonts w:ascii="Segoe UI" w:hAnsi="Segoe UI" w:cs="Segoe UI"/>
                                        <w:color w:val="000000"/>
                                        <w:sz w:val="14"/>
                                        <w:szCs w:val="14"/>
                                      </w:rPr>
                                      <w:t>0.021335</w:t>
                                    </w:r>
                                  </w:p>
                                </w:tc>
                              </w:tr>
                              <w:tr w:rsidR="00990716" w14:paraId="69094F05" w14:textId="77777777" w:rsidTr="00990716">
                                <w:trPr>
                                  <w:trHeight w:val="39"/>
                                </w:trPr>
                                <w:tc>
                                  <w:tcPr>
                                    <w:tcW w:w="442" w:type="dxa"/>
                                    <w:vAlign w:val="center"/>
                                  </w:tcPr>
                                  <w:p w14:paraId="32612174" w14:textId="1EC965B4"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534D2798" w14:textId="14914B26"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473" w:type="dxa"/>
                                    <w:vAlign w:val="center"/>
                                  </w:tcPr>
                                  <w:p w14:paraId="51F4E4DC" w14:textId="0C8A6092" w:rsidR="00990716" w:rsidRPr="006C6D67" w:rsidRDefault="00990716" w:rsidP="00990716">
                                    <w:pPr>
                                      <w:rPr>
                                        <w:rFonts w:ascii="Segoe UI" w:hAnsi="Segoe UI" w:cs="Segoe UI"/>
                                        <w:sz w:val="14"/>
                                        <w:szCs w:val="14"/>
                                      </w:rPr>
                                    </w:pPr>
                                    <w:r>
                                      <w:rPr>
                                        <w:rFonts w:ascii="Segoe UI" w:hAnsi="Segoe UI" w:cs="Segoe UI"/>
                                        <w:color w:val="000000"/>
                                        <w:sz w:val="14"/>
                                        <w:szCs w:val="14"/>
                                      </w:rPr>
                                      <w:t>3.5</w:t>
                                    </w:r>
                                  </w:p>
                                </w:tc>
                                <w:tc>
                                  <w:tcPr>
                                    <w:tcW w:w="549" w:type="dxa"/>
                                    <w:vAlign w:val="center"/>
                                  </w:tcPr>
                                  <w:p w14:paraId="3AFCA251" w14:textId="3BF9A8EF" w:rsidR="00990716" w:rsidRPr="006C6D67" w:rsidRDefault="00990716" w:rsidP="00990716">
                                    <w:pPr>
                                      <w:rPr>
                                        <w:rFonts w:ascii="Segoe UI" w:hAnsi="Segoe UI" w:cs="Segoe UI"/>
                                        <w:sz w:val="14"/>
                                        <w:szCs w:val="14"/>
                                      </w:rPr>
                                    </w:pPr>
                                    <w:r>
                                      <w:rPr>
                                        <w:rFonts w:ascii="Segoe UI" w:hAnsi="Segoe UI" w:cs="Segoe UI"/>
                                        <w:color w:val="000000"/>
                                        <w:sz w:val="14"/>
                                        <w:szCs w:val="14"/>
                                      </w:rPr>
                                      <w:t>20.33</w:t>
                                    </w:r>
                                  </w:p>
                                </w:tc>
                                <w:tc>
                                  <w:tcPr>
                                    <w:tcW w:w="473" w:type="dxa"/>
                                    <w:vAlign w:val="center"/>
                                  </w:tcPr>
                                  <w:p w14:paraId="08EBC177" w14:textId="73F7C29E" w:rsidR="00990716" w:rsidRPr="006C6D67" w:rsidRDefault="00990716" w:rsidP="00990716">
                                    <w:pPr>
                                      <w:rPr>
                                        <w:rFonts w:ascii="Segoe UI" w:hAnsi="Segoe UI" w:cs="Segoe UI"/>
                                        <w:sz w:val="14"/>
                                        <w:szCs w:val="14"/>
                                      </w:rPr>
                                    </w:pPr>
                                    <w:r>
                                      <w:rPr>
                                        <w:rFonts w:ascii="Segoe UI" w:hAnsi="Segoe UI" w:cs="Segoe UI"/>
                                        <w:color w:val="000000"/>
                                        <w:sz w:val="14"/>
                                        <w:szCs w:val="14"/>
                                      </w:rPr>
                                      <w:t>16</w:t>
                                    </w:r>
                                  </w:p>
                                </w:tc>
                                <w:tc>
                                  <w:tcPr>
                                    <w:tcW w:w="524" w:type="dxa"/>
                                    <w:vAlign w:val="center"/>
                                  </w:tcPr>
                                  <w:p w14:paraId="5769A302" w14:textId="1E959451" w:rsidR="00990716" w:rsidRPr="006C6D67" w:rsidRDefault="00990716" w:rsidP="00990716">
                                    <w:pPr>
                                      <w:rPr>
                                        <w:rFonts w:ascii="Segoe UI" w:hAnsi="Segoe UI" w:cs="Segoe UI"/>
                                        <w:sz w:val="14"/>
                                        <w:szCs w:val="14"/>
                                      </w:rPr>
                                    </w:pPr>
                                    <w:r>
                                      <w:rPr>
                                        <w:rFonts w:ascii="Segoe UI" w:hAnsi="Segoe UI" w:cs="Segoe UI"/>
                                        <w:color w:val="000000"/>
                                        <w:sz w:val="14"/>
                                        <w:szCs w:val="14"/>
                                      </w:rPr>
                                      <w:t>18</w:t>
                                    </w:r>
                                  </w:p>
                                </w:tc>
                                <w:tc>
                                  <w:tcPr>
                                    <w:tcW w:w="398" w:type="dxa"/>
                                    <w:vAlign w:val="center"/>
                                  </w:tcPr>
                                  <w:p w14:paraId="0A9F6716" w14:textId="01B40CD4"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377" w:type="dxa"/>
                                    <w:vAlign w:val="center"/>
                                  </w:tcPr>
                                  <w:p w14:paraId="204264ED" w14:textId="4B2E390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2E2698D6" w14:textId="04BB67CD"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19C22130" w14:textId="5502913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77FE0F0" w14:textId="796CE1D8" w:rsidR="00990716" w:rsidRPr="006C6D67" w:rsidRDefault="00990716" w:rsidP="00990716">
                                    <w:pPr>
                                      <w:rPr>
                                        <w:rFonts w:ascii="Segoe UI" w:hAnsi="Segoe UI" w:cs="Segoe UI"/>
                                        <w:sz w:val="14"/>
                                        <w:szCs w:val="14"/>
                                      </w:rPr>
                                    </w:pPr>
                                    <w:r>
                                      <w:rPr>
                                        <w:rFonts w:ascii="Segoe UI" w:hAnsi="Segoe UI" w:cs="Segoe UI"/>
                                        <w:color w:val="000000"/>
                                        <w:sz w:val="14"/>
                                        <w:szCs w:val="14"/>
                                      </w:rPr>
                                      <w:t>0.004338</w:t>
                                    </w:r>
                                  </w:p>
                                </w:tc>
                                <w:tc>
                                  <w:tcPr>
                                    <w:tcW w:w="808" w:type="dxa"/>
                                    <w:vAlign w:val="center"/>
                                  </w:tcPr>
                                  <w:p w14:paraId="0FE5415D" w14:textId="4F155CE2" w:rsidR="00990716" w:rsidRPr="006C6D67" w:rsidRDefault="00990716" w:rsidP="00990716">
                                    <w:pPr>
                                      <w:rPr>
                                        <w:rFonts w:ascii="Segoe UI" w:hAnsi="Segoe UI" w:cs="Segoe UI"/>
                                        <w:sz w:val="14"/>
                                        <w:szCs w:val="14"/>
                                      </w:rPr>
                                    </w:pPr>
                                    <w:r>
                                      <w:rPr>
                                        <w:rFonts w:ascii="Segoe UI" w:hAnsi="Segoe UI" w:cs="Segoe UI"/>
                                        <w:color w:val="000000"/>
                                        <w:sz w:val="14"/>
                                        <w:szCs w:val="14"/>
                                      </w:rPr>
                                      <w:t>0.022114</w:t>
                                    </w:r>
                                  </w:p>
                                </w:tc>
                              </w:tr>
                              <w:tr w:rsidR="00990716" w14:paraId="68C55407" w14:textId="77777777" w:rsidTr="00990716">
                                <w:trPr>
                                  <w:trHeight w:val="39"/>
                                </w:trPr>
                                <w:tc>
                                  <w:tcPr>
                                    <w:tcW w:w="442" w:type="dxa"/>
                                    <w:vAlign w:val="center"/>
                                  </w:tcPr>
                                  <w:p w14:paraId="25296289" w14:textId="6E54A012"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3FB5F4F1" w14:textId="3AD2AEAA"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473" w:type="dxa"/>
                                    <w:vAlign w:val="center"/>
                                  </w:tcPr>
                                  <w:p w14:paraId="42828CDB" w14:textId="318803AE" w:rsidR="00990716" w:rsidRPr="006C6D67" w:rsidRDefault="00990716" w:rsidP="00990716">
                                    <w:pPr>
                                      <w:rPr>
                                        <w:rFonts w:ascii="Segoe UI" w:hAnsi="Segoe UI" w:cs="Segoe UI"/>
                                        <w:sz w:val="14"/>
                                        <w:szCs w:val="14"/>
                                      </w:rPr>
                                    </w:pPr>
                                    <w:r>
                                      <w:rPr>
                                        <w:rFonts w:ascii="Segoe UI" w:hAnsi="Segoe UI" w:cs="Segoe UI"/>
                                        <w:color w:val="000000"/>
                                        <w:sz w:val="14"/>
                                        <w:szCs w:val="14"/>
                                      </w:rPr>
                                      <w:t>5.5</w:t>
                                    </w:r>
                                  </w:p>
                                </w:tc>
                                <w:tc>
                                  <w:tcPr>
                                    <w:tcW w:w="549" w:type="dxa"/>
                                    <w:vAlign w:val="center"/>
                                  </w:tcPr>
                                  <w:p w14:paraId="25627617" w14:textId="4AE95251" w:rsidR="00990716" w:rsidRPr="006C6D67" w:rsidRDefault="00990716" w:rsidP="00990716">
                                    <w:pPr>
                                      <w:rPr>
                                        <w:rFonts w:ascii="Segoe UI" w:hAnsi="Segoe UI" w:cs="Segoe UI"/>
                                        <w:sz w:val="14"/>
                                        <w:szCs w:val="14"/>
                                      </w:rPr>
                                    </w:pPr>
                                    <w:r>
                                      <w:rPr>
                                        <w:rFonts w:ascii="Segoe UI" w:hAnsi="Segoe UI" w:cs="Segoe UI"/>
                                        <w:color w:val="000000"/>
                                        <w:sz w:val="14"/>
                                        <w:szCs w:val="14"/>
                                      </w:rPr>
                                      <w:t>27.33</w:t>
                                    </w:r>
                                  </w:p>
                                </w:tc>
                                <w:tc>
                                  <w:tcPr>
                                    <w:tcW w:w="473" w:type="dxa"/>
                                    <w:vAlign w:val="center"/>
                                  </w:tcPr>
                                  <w:p w14:paraId="4D59239A" w14:textId="691B3162"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524" w:type="dxa"/>
                                    <w:vAlign w:val="center"/>
                                  </w:tcPr>
                                  <w:p w14:paraId="6FB79D37" w14:textId="34D26984"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398" w:type="dxa"/>
                                    <w:vAlign w:val="center"/>
                                  </w:tcPr>
                                  <w:p w14:paraId="721731C0" w14:textId="7207950F"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377" w:type="dxa"/>
                                    <w:vAlign w:val="center"/>
                                  </w:tcPr>
                                  <w:p w14:paraId="7EDC8CCE" w14:textId="7C91D459"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6E12B6FD" w14:textId="7CDF551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5F03075D" w14:textId="496D5682"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123E5394" w14:textId="4C49DEC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808" w:type="dxa"/>
                                    <w:vAlign w:val="center"/>
                                  </w:tcPr>
                                  <w:p w14:paraId="7C19119B" w14:textId="5427337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r w:rsidR="00990716" w14:paraId="472FA134" w14:textId="77777777" w:rsidTr="00990716">
                                <w:trPr>
                                  <w:trHeight w:val="39"/>
                                </w:trPr>
                                <w:tc>
                                  <w:tcPr>
                                    <w:tcW w:w="442" w:type="dxa"/>
                                    <w:vAlign w:val="center"/>
                                  </w:tcPr>
                                  <w:p w14:paraId="75357FF5" w14:textId="1415DCC8"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207ADE08" w14:textId="5E6D8277"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473" w:type="dxa"/>
                                    <w:vAlign w:val="center"/>
                                  </w:tcPr>
                                  <w:p w14:paraId="24A48E7B" w14:textId="029C35BE" w:rsidR="00990716" w:rsidRPr="006C6D67" w:rsidRDefault="00990716" w:rsidP="00990716">
                                    <w:pPr>
                                      <w:rPr>
                                        <w:rFonts w:ascii="Segoe UI" w:hAnsi="Segoe UI" w:cs="Segoe UI"/>
                                        <w:sz w:val="14"/>
                                        <w:szCs w:val="14"/>
                                      </w:rPr>
                                    </w:pPr>
                                    <w:r>
                                      <w:rPr>
                                        <w:rFonts w:ascii="Segoe UI" w:hAnsi="Segoe UI" w:cs="Segoe UI"/>
                                        <w:color w:val="000000"/>
                                        <w:sz w:val="14"/>
                                        <w:szCs w:val="14"/>
                                      </w:rPr>
                                      <w:t>10</w:t>
                                    </w:r>
                                  </w:p>
                                </w:tc>
                                <w:tc>
                                  <w:tcPr>
                                    <w:tcW w:w="549" w:type="dxa"/>
                                    <w:vAlign w:val="center"/>
                                  </w:tcPr>
                                  <w:p w14:paraId="57FAD9A7" w14:textId="01BC89A9" w:rsidR="00990716" w:rsidRPr="006C6D67" w:rsidRDefault="00990716" w:rsidP="00990716">
                                    <w:pPr>
                                      <w:rPr>
                                        <w:rFonts w:ascii="Segoe UI" w:hAnsi="Segoe UI" w:cs="Segoe UI"/>
                                        <w:sz w:val="14"/>
                                        <w:szCs w:val="14"/>
                                      </w:rPr>
                                    </w:pPr>
                                    <w:r>
                                      <w:rPr>
                                        <w:rFonts w:ascii="Segoe UI" w:hAnsi="Segoe UI" w:cs="Segoe UI"/>
                                        <w:color w:val="000000"/>
                                        <w:sz w:val="14"/>
                                        <w:szCs w:val="14"/>
                                      </w:rPr>
                                      <w:t>43.67</w:t>
                                    </w:r>
                                  </w:p>
                                </w:tc>
                                <w:tc>
                                  <w:tcPr>
                                    <w:tcW w:w="473" w:type="dxa"/>
                                    <w:vAlign w:val="center"/>
                                  </w:tcPr>
                                  <w:p w14:paraId="4D7CB4C2" w14:textId="60516FBB"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524" w:type="dxa"/>
                                    <w:vAlign w:val="center"/>
                                  </w:tcPr>
                                  <w:p w14:paraId="442F4F31" w14:textId="1B5F57D4" w:rsidR="00990716" w:rsidRPr="006C6D67" w:rsidRDefault="00990716" w:rsidP="00990716">
                                    <w:pPr>
                                      <w:rPr>
                                        <w:rFonts w:ascii="Segoe UI" w:hAnsi="Segoe UI" w:cs="Segoe UI"/>
                                        <w:sz w:val="14"/>
                                        <w:szCs w:val="14"/>
                                      </w:rPr>
                                    </w:pPr>
                                    <w:r>
                                      <w:rPr>
                                        <w:rFonts w:ascii="Segoe UI" w:hAnsi="Segoe UI" w:cs="Segoe UI"/>
                                        <w:color w:val="000000"/>
                                        <w:sz w:val="14"/>
                                        <w:szCs w:val="14"/>
                                      </w:rPr>
                                      <w:t>9</w:t>
                                    </w:r>
                                  </w:p>
                                </w:tc>
                                <w:tc>
                                  <w:tcPr>
                                    <w:tcW w:w="398" w:type="dxa"/>
                                    <w:vAlign w:val="center"/>
                                  </w:tcPr>
                                  <w:p w14:paraId="65FDE709" w14:textId="5D812234"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377" w:type="dxa"/>
                                    <w:vAlign w:val="center"/>
                                  </w:tcPr>
                                  <w:p w14:paraId="5895351C" w14:textId="22FC40E6"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6F236223" w14:textId="6FAFDA4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3B78D94B" w14:textId="0A76216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2634E066" w14:textId="5CBC269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808" w:type="dxa"/>
                                    <w:vAlign w:val="center"/>
                                  </w:tcPr>
                                  <w:p w14:paraId="55916DD6" w14:textId="28C6C6C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bl>
                            <w:p w14:paraId="09482867" w14:textId="77777777" w:rsidR="00E94972" w:rsidRDefault="00E94972" w:rsidP="00E949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7B523A1" id="_x0000_s1059" style="position:absolute;margin-left:-.25pt;margin-top:17.65pt;width:506.95pt;height:102.6pt;z-index:251845632;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">
                <v:shape id="Text Box 67" o:spid="_x0000_s1060"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" fillcolor="white [3201]" strokeweight=".5pt">
                  <v:textbox>
                    <w:txbxContent>
                      <w:p w14:paraId="3D2E6FA4" w14:textId="10053F35" w:rsidR="00E94972" w:rsidRDefault="009F01D5" w:rsidP="00E94972">
                        <w:r>
                          <w:rPr>
                            <w:noProof/>
                          </w:rPr>
                          <w:drawing>
                            <wp:inline distT="0" distB="0" distL="0" distR="0" wp14:anchorId="50C582FD" wp14:editId="05DD2984">
                              <wp:extent cx="2004060" cy="1159473"/>
                              <wp:effectExtent l="19050" t="19050" r="15240" b="22225"/>
                              <wp:docPr id="9135749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22724" cy="1170272"/>
                                      </a:xfrm>
                                      <a:prstGeom prst="rect">
                                        <a:avLst/>
                                      </a:prstGeom>
                                      <a:noFill/>
                                      <a:ln>
                                        <a:solidFill>
                                          <a:schemeClr val="accent1"/>
                                        </a:solidFill>
                                      </a:ln>
                                    </pic:spPr>
                                  </pic:pic>
                                </a:graphicData>
                              </a:graphic>
                            </wp:inline>
                          </w:drawing>
                        </w:r>
                      </w:p>
                    </w:txbxContent>
                  </v:textbox>
                </v:shape>
                <v:shape id="Text Box 65" o:spid="_x0000_s1061" type="#_x0000_t202" style="position:absolute;left:20405;top:89;width:38326;height:1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" fillcolor="white [3201]" stroked="f" strokeweight=".5pt">
                  <v:textbox>
                    <w:txbxContent>
                      <w:tbl>
                        <w:tblPr>
                          <w:tblStyle w:val="TableGrid"/>
                          <w:tblW w:w="6068" w:type="dxa"/>
                          <w:tblInd w:w="-5" w:type="dxa"/>
                          <w:tblLook w:val="04A0" w:firstRow="1" w:lastRow="0" w:firstColumn="1" w:lastColumn="0" w:noHBand="0" w:noVBand="1"/>
                        </w:tblPr>
                        <w:tblGrid>
                          <w:gridCol w:w="442"/>
                          <w:gridCol w:w="473"/>
                          <w:gridCol w:w="473"/>
                          <w:gridCol w:w="549"/>
                          <w:gridCol w:w="473"/>
                          <w:gridCol w:w="524"/>
                          <w:gridCol w:w="398"/>
                          <w:gridCol w:w="377"/>
                          <w:gridCol w:w="373"/>
                          <w:gridCol w:w="403"/>
                          <w:gridCol w:w="775"/>
                          <w:gridCol w:w="808"/>
                        </w:tblGrid>
                        <w:tr w:rsidR="00E94972" w14:paraId="6D890DAB" w14:textId="77777777" w:rsidTr="00990716">
                          <w:trPr>
                            <w:cantSplit/>
                            <w:trHeight w:val="1083"/>
                          </w:trPr>
                          <w:tc>
                            <w:tcPr>
                              <w:tcW w:w="442" w:type="dxa"/>
                              <w:textDirection w:val="btLr"/>
                            </w:tcPr>
                            <w:p w14:paraId="00F71436" w14:textId="77777777" w:rsidR="00E94972" w:rsidRPr="003677BD" w:rsidRDefault="00E94972" w:rsidP="00406DDE">
                              <w:pPr>
                                <w:ind w:left="113" w:right="113"/>
                                <w:rPr>
                                  <w:sz w:val="12"/>
                                  <w:szCs w:val="12"/>
                                </w:rPr>
                              </w:pPr>
                              <w:r w:rsidRPr="003677BD">
                                <w:rPr>
                                  <w:b/>
                                  <w:bCs/>
                                  <w:sz w:val="12"/>
                                  <w:szCs w:val="12"/>
                                </w:rPr>
                                <w:t>Timepoint</w:t>
                              </w:r>
                            </w:p>
                          </w:tc>
                          <w:tc>
                            <w:tcPr>
                              <w:tcW w:w="473" w:type="dxa"/>
                              <w:textDirection w:val="btLr"/>
                            </w:tcPr>
                            <w:p w14:paraId="21CEFA31" w14:textId="77777777" w:rsidR="00E94972" w:rsidRPr="003677BD" w:rsidRDefault="00E94972" w:rsidP="00406DDE">
                              <w:pPr>
                                <w:ind w:left="113" w:right="113"/>
                                <w:rPr>
                                  <w:sz w:val="12"/>
                                  <w:szCs w:val="12"/>
                                </w:rPr>
                              </w:pPr>
                              <w:r w:rsidRPr="003677BD">
                                <w:rPr>
                                  <w:b/>
                                  <w:bCs/>
                                  <w:sz w:val="12"/>
                                  <w:szCs w:val="12"/>
                                </w:rPr>
                                <w:t>MMSE</w:t>
                              </w:r>
                            </w:p>
                          </w:tc>
                          <w:tc>
                            <w:tcPr>
                              <w:tcW w:w="473" w:type="dxa"/>
                              <w:textDirection w:val="btLr"/>
                            </w:tcPr>
                            <w:p w14:paraId="1C60E17A" w14:textId="77777777" w:rsidR="00E94972" w:rsidRPr="003677BD" w:rsidRDefault="00E94972" w:rsidP="00406DDE">
                              <w:pPr>
                                <w:ind w:left="113" w:right="113"/>
                                <w:rPr>
                                  <w:sz w:val="12"/>
                                  <w:szCs w:val="12"/>
                                </w:rPr>
                              </w:pPr>
                              <w:r w:rsidRPr="003677BD">
                                <w:rPr>
                                  <w:b/>
                                  <w:bCs/>
                                  <w:sz w:val="12"/>
                                  <w:szCs w:val="12"/>
                                </w:rPr>
                                <w:t>CDRSB</w:t>
                              </w:r>
                            </w:p>
                          </w:tc>
                          <w:tc>
                            <w:tcPr>
                              <w:tcW w:w="549" w:type="dxa"/>
                              <w:textDirection w:val="btLr"/>
                            </w:tcPr>
                            <w:p w14:paraId="4BB6C2B9" w14:textId="77777777" w:rsidR="00E94972" w:rsidRPr="003677BD" w:rsidRDefault="00E94972" w:rsidP="00406DDE">
                              <w:pPr>
                                <w:ind w:left="113" w:right="113"/>
                                <w:rPr>
                                  <w:sz w:val="12"/>
                                  <w:szCs w:val="12"/>
                                </w:rPr>
                              </w:pPr>
                              <w:r w:rsidRPr="003677BD">
                                <w:rPr>
                                  <w:b/>
                                  <w:bCs/>
                                  <w:sz w:val="12"/>
                                  <w:szCs w:val="12"/>
                                </w:rPr>
                                <w:t>ADAS13</w:t>
                              </w:r>
                            </w:p>
                          </w:tc>
                          <w:tc>
                            <w:tcPr>
                              <w:tcW w:w="473" w:type="dxa"/>
                              <w:textDirection w:val="btLr"/>
                            </w:tcPr>
                            <w:p w14:paraId="3D591AA5" w14:textId="77777777" w:rsidR="00E94972" w:rsidRPr="003677BD" w:rsidRDefault="00E94972" w:rsidP="00406DDE">
                              <w:pPr>
                                <w:ind w:left="113" w:right="113"/>
                                <w:rPr>
                                  <w:sz w:val="12"/>
                                  <w:szCs w:val="12"/>
                                </w:rPr>
                              </w:pPr>
                              <w:r w:rsidRPr="003677BD">
                                <w:rPr>
                                  <w:b/>
                                  <w:bCs/>
                                  <w:sz w:val="12"/>
                                  <w:szCs w:val="12"/>
                                </w:rPr>
                                <w:t>FAQ</w:t>
                              </w:r>
                            </w:p>
                          </w:tc>
                          <w:tc>
                            <w:tcPr>
                              <w:tcW w:w="524" w:type="dxa"/>
                              <w:textDirection w:val="btLr"/>
                            </w:tcPr>
                            <w:p w14:paraId="1E600F99" w14:textId="77777777" w:rsidR="00E94972" w:rsidRPr="003677BD" w:rsidRDefault="00E94972" w:rsidP="00406DDE">
                              <w:pPr>
                                <w:ind w:left="113" w:right="113"/>
                                <w:rPr>
                                  <w:b/>
                                  <w:bCs/>
                                  <w:sz w:val="12"/>
                                  <w:szCs w:val="12"/>
                                </w:rPr>
                              </w:pPr>
                              <w:r w:rsidRPr="003677BD">
                                <w:rPr>
                                  <w:b/>
                                  <w:bCs/>
                                  <w:sz w:val="12"/>
                                  <w:szCs w:val="12"/>
                                </w:rPr>
                                <w:t>RAVLT</w:t>
                              </w:r>
                            </w:p>
                            <w:p w14:paraId="66432A62" w14:textId="77777777" w:rsidR="00E94972" w:rsidRPr="003677BD" w:rsidRDefault="00E94972" w:rsidP="00406DDE">
                              <w:pPr>
                                <w:ind w:left="113" w:right="113"/>
                                <w:rPr>
                                  <w:sz w:val="12"/>
                                  <w:szCs w:val="12"/>
                                </w:rPr>
                              </w:pPr>
                              <w:r w:rsidRPr="003677BD">
                                <w:rPr>
                                  <w:b/>
                                  <w:bCs/>
                                  <w:sz w:val="12"/>
                                  <w:szCs w:val="12"/>
                                </w:rPr>
                                <w:t>Immediate</w:t>
                              </w:r>
                            </w:p>
                          </w:tc>
                          <w:tc>
                            <w:tcPr>
                              <w:tcW w:w="398" w:type="dxa"/>
                              <w:textDirection w:val="btLr"/>
                            </w:tcPr>
                            <w:p w14:paraId="39BDEE95" w14:textId="77777777" w:rsidR="00E94972" w:rsidRPr="003677BD" w:rsidRDefault="00E94972" w:rsidP="00406DDE">
                              <w:pPr>
                                <w:ind w:left="113" w:right="113"/>
                                <w:rPr>
                                  <w:sz w:val="12"/>
                                  <w:szCs w:val="12"/>
                                </w:rPr>
                              </w:pPr>
                              <w:r w:rsidRPr="003677BD">
                                <w:rPr>
                                  <w:b/>
                                  <w:bCs/>
                                  <w:sz w:val="12"/>
                                  <w:szCs w:val="12"/>
                                </w:rPr>
                                <w:t>APOE4</w:t>
                              </w:r>
                            </w:p>
                          </w:tc>
                          <w:tc>
                            <w:tcPr>
                              <w:tcW w:w="377" w:type="dxa"/>
                              <w:textDirection w:val="btLr"/>
                            </w:tcPr>
                            <w:p w14:paraId="4676A312" w14:textId="77777777" w:rsidR="00E94972" w:rsidRPr="003677BD" w:rsidRDefault="00E94972" w:rsidP="00406DDE">
                              <w:pPr>
                                <w:ind w:left="113" w:right="113"/>
                                <w:rPr>
                                  <w:sz w:val="12"/>
                                  <w:szCs w:val="12"/>
                                </w:rPr>
                              </w:pPr>
                              <w:r w:rsidRPr="003677BD">
                                <w:rPr>
                                  <w:b/>
                                  <w:bCs/>
                                  <w:sz w:val="12"/>
                                  <w:szCs w:val="12"/>
                                </w:rPr>
                                <w:t>FDG</w:t>
                              </w:r>
                            </w:p>
                          </w:tc>
                          <w:tc>
                            <w:tcPr>
                              <w:tcW w:w="373" w:type="dxa"/>
                              <w:textDirection w:val="btLr"/>
                            </w:tcPr>
                            <w:p w14:paraId="505AB451" w14:textId="77777777" w:rsidR="00E94972" w:rsidRPr="003677BD" w:rsidRDefault="00E94972" w:rsidP="00406DDE">
                              <w:pPr>
                                <w:ind w:left="113" w:right="113"/>
                                <w:rPr>
                                  <w:sz w:val="12"/>
                                  <w:szCs w:val="12"/>
                                </w:rPr>
                              </w:pPr>
                              <w:r w:rsidRPr="003677BD">
                                <w:rPr>
                                  <w:b/>
                                  <w:bCs/>
                                  <w:sz w:val="12"/>
                                  <w:szCs w:val="12"/>
                                </w:rPr>
                                <w:t>AV45</w:t>
                              </w:r>
                            </w:p>
                          </w:tc>
                          <w:tc>
                            <w:tcPr>
                              <w:tcW w:w="403" w:type="dxa"/>
                              <w:textDirection w:val="btLr"/>
                            </w:tcPr>
                            <w:p w14:paraId="42C46BE8" w14:textId="77777777" w:rsidR="00E94972" w:rsidRPr="003677BD" w:rsidRDefault="00E94972" w:rsidP="00406DDE">
                              <w:pPr>
                                <w:ind w:left="113" w:right="113"/>
                                <w:rPr>
                                  <w:sz w:val="12"/>
                                  <w:szCs w:val="12"/>
                                </w:rPr>
                              </w:pPr>
                              <w:r w:rsidRPr="003677BD">
                                <w:rPr>
                                  <w:b/>
                                  <w:bCs/>
                                  <w:sz w:val="12"/>
                                  <w:szCs w:val="12"/>
                                </w:rPr>
                                <w:t>ABETA</w:t>
                              </w:r>
                            </w:p>
                          </w:tc>
                          <w:tc>
                            <w:tcPr>
                              <w:tcW w:w="775" w:type="dxa"/>
                              <w:textDirection w:val="btLr"/>
                            </w:tcPr>
                            <w:p w14:paraId="046C6D04" w14:textId="77777777" w:rsidR="00E94972" w:rsidRPr="003677BD" w:rsidRDefault="00E94972" w:rsidP="00406DDE">
                              <w:pPr>
                                <w:ind w:left="113" w:right="113"/>
                                <w:rPr>
                                  <w:b/>
                                  <w:bCs/>
                                  <w:sz w:val="12"/>
                                  <w:szCs w:val="12"/>
                                </w:rPr>
                              </w:pPr>
                              <w:r w:rsidRPr="003677BD">
                                <w:rPr>
                                  <w:b/>
                                  <w:bCs/>
                                  <w:sz w:val="12"/>
                                  <w:szCs w:val="12"/>
                                </w:rPr>
                                <w:t>Normalized</w:t>
                              </w:r>
                            </w:p>
                            <w:p w14:paraId="4E9EDBBD" w14:textId="77777777" w:rsidR="00E94972" w:rsidRPr="003677BD" w:rsidRDefault="00E94972" w:rsidP="00406DDE">
                              <w:pPr>
                                <w:ind w:left="113" w:right="113"/>
                                <w:rPr>
                                  <w:sz w:val="12"/>
                                  <w:szCs w:val="12"/>
                                </w:rPr>
                              </w:pPr>
                              <w:r w:rsidRPr="003677BD">
                                <w:rPr>
                                  <w:b/>
                                  <w:bCs/>
                                  <w:sz w:val="12"/>
                                  <w:szCs w:val="12"/>
                                </w:rPr>
                                <w:t>Hippocampus</w:t>
                              </w:r>
                            </w:p>
                          </w:tc>
                          <w:tc>
                            <w:tcPr>
                              <w:tcW w:w="808" w:type="dxa"/>
                              <w:textDirection w:val="btLr"/>
                            </w:tcPr>
                            <w:p w14:paraId="3F60BEB9" w14:textId="77777777" w:rsidR="00E94972" w:rsidRPr="003677BD" w:rsidRDefault="00E94972" w:rsidP="00406DDE">
                              <w:pPr>
                                <w:ind w:left="113" w:right="113"/>
                                <w:rPr>
                                  <w:b/>
                                  <w:bCs/>
                                  <w:sz w:val="12"/>
                                  <w:szCs w:val="12"/>
                                </w:rPr>
                              </w:pPr>
                              <w:r w:rsidRPr="003677BD">
                                <w:rPr>
                                  <w:b/>
                                  <w:bCs/>
                                  <w:sz w:val="12"/>
                                  <w:szCs w:val="12"/>
                                </w:rPr>
                                <w:t>Normalized</w:t>
                              </w:r>
                            </w:p>
                            <w:p w14:paraId="7D81899B" w14:textId="77777777" w:rsidR="00E94972" w:rsidRPr="003677BD" w:rsidRDefault="00E94972" w:rsidP="00406DDE">
                              <w:pPr>
                                <w:ind w:left="113" w:right="113"/>
                                <w:rPr>
                                  <w:sz w:val="12"/>
                                  <w:szCs w:val="12"/>
                                </w:rPr>
                              </w:pPr>
                              <w:r w:rsidRPr="003677BD">
                                <w:rPr>
                                  <w:b/>
                                  <w:bCs/>
                                  <w:sz w:val="12"/>
                                  <w:szCs w:val="12"/>
                                </w:rPr>
                                <w:t>Ventricles</w:t>
                              </w:r>
                            </w:p>
                          </w:tc>
                        </w:tr>
                        <w:tr w:rsidR="00990716" w14:paraId="08514F70" w14:textId="77777777" w:rsidTr="00990716">
                          <w:trPr>
                            <w:trHeight w:val="93"/>
                          </w:trPr>
                          <w:tc>
                            <w:tcPr>
                              <w:tcW w:w="442" w:type="dxa"/>
                              <w:vAlign w:val="center"/>
                            </w:tcPr>
                            <w:p w14:paraId="3DDE5DD2" w14:textId="0FCA4855"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16C20F24" w14:textId="309EF976" w:rsidR="00990716" w:rsidRPr="006C6D67" w:rsidRDefault="00990716" w:rsidP="00990716">
                              <w:pPr>
                                <w:rPr>
                                  <w:rFonts w:ascii="Segoe UI" w:hAnsi="Segoe UI" w:cs="Segoe UI"/>
                                  <w:sz w:val="14"/>
                                  <w:szCs w:val="14"/>
                                </w:rPr>
                              </w:pPr>
                              <w:r>
                                <w:rPr>
                                  <w:rFonts w:ascii="Segoe UI" w:hAnsi="Segoe UI" w:cs="Segoe UI"/>
                                  <w:color w:val="000000"/>
                                  <w:sz w:val="14"/>
                                  <w:szCs w:val="14"/>
                                </w:rPr>
                                <w:t>27</w:t>
                              </w:r>
                            </w:p>
                          </w:tc>
                          <w:tc>
                            <w:tcPr>
                              <w:tcW w:w="473" w:type="dxa"/>
                              <w:vAlign w:val="center"/>
                            </w:tcPr>
                            <w:p w14:paraId="2DCBA75B" w14:textId="4EFBFB97" w:rsidR="00990716" w:rsidRPr="006C6D67" w:rsidRDefault="00990716" w:rsidP="00990716">
                              <w:pPr>
                                <w:rPr>
                                  <w:rFonts w:ascii="Segoe UI" w:hAnsi="Segoe UI" w:cs="Segoe UI"/>
                                  <w:sz w:val="14"/>
                                  <w:szCs w:val="14"/>
                                </w:rPr>
                              </w:pPr>
                              <w:r>
                                <w:rPr>
                                  <w:rFonts w:ascii="Segoe UI" w:hAnsi="Segoe UI" w:cs="Segoe UI"/>
                                  <w:color w:val="000000"/>
                                  <w:sz w:val="14"/>
                                  <w:szCs w:val="14"/>
                                </w:rPr>
                                <w:t>3.5</w:t>
                              </w:r>
                            </w:p>
                          </w:tc>
                          <w:tc>
                            <w:tcPr>
                              <w:tcW w:w="549" w:type="dxa"/>
                              <w:vAlign w:val="center"/>
                            </w:tcPr>
                            <w:p w14:paraId="78E00846" w14:textId="0C0BC650"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473" w:type="dxa"/>
                              <w:vAlign w:val="center"/>
                            </w:tcPr>
                            <w:p w14:paraId="45AA6ACD" w14:textId="0049676B" w:rsidR="00990716" w:rsidRPr="006C6D67" w:rsidRDefault="00990716" w:rsidP="00990716">
                              <w:pPr>
                                <w:rPr>
                                  <w:rFonts w:ascii="Segoe UI" w:hAnsi="Segoe UI" w:cs="Segoe UI"/>
                                  <w:sz w:val="14"/>
                                  <w:szCs w:val="14"/>
                                </w:rPr>
                              </w:pPr>
                              <w:r>
                                <w:rPr>
                                  <w:rFonts w:ascii="Segoe UI" w:hAnsi="Segoe UI" w:cs="Segoe UI"/>
                                  <w:color w:val="000000"/>
                                  <w:sz w:val="14"/>
                                  <w:szCs w:val="14"/>
                                </w:rPr>
                                <w:t>10</w:t>
                              </w:r>
                            </w:p>
                          </w:tc>
                          <w:tc>
                            <w:tcPr>
                              <w:tcW w:w="524" w:type="dxa"/>
                              <w:vAlign w:val="center"/>
                            </w:tcPr>
                            <w:p w14:paraId="35D0209A" w14:textId="7AA6C3F2"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0C7F7D87" w14:textId="30B66519"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377" w:type="dxa"/>
                              <w:vAlign w:val="center"/>
                            </w:tcPr>
                            <w:p w14:paraId="11FF65C2" w14:textId="26157C5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0DEF826B" w14:textId="3BEB3E8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386B0C87" w14:textId="01DFF26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7DCC5FB8" w14:textId="7E7F5886" w:rsidR="00990716" w:rsidRPr="006C6D67" w:rsidRDefault="00990716" w:rsidP="00990716">
                              <w:pPr>
                                <w:rPr>
                                  <w:rFonts w:ascii="Segoe UI" w:hAnsi="Segoe UI" w:cs="Segoe UI"/>
                                  <w:sz w:val="14"/>
                                  <w:szCs w:val="14"/>
                                </w:rPr>
                              </w:pPr>
                              <w:r>
                                <w:rPr>
                                  <w:rFonts w:ascii="Segoe UI" w:hAnsi="Segoe UI" w:cs="Segoe UI"/>
                                  <w:color w:val="000000"/>
                                  <w:sz w:val="14"/>
                                  <w:szCs w:val="14"/>
                                </w:rPr>
                                <w:t>0.004113</w:t>
                              </w:r>
                            </w:p>
                          </w:tc>
                          <w:tc>
                            <w:tcPr>
                              <w:tcW w:w="808" w:type="dxa"/>
                              <w:vAlign w:val="center"/>
                            </w:tcPr>
                            <w:p w14:paraId="24811D64" w14:textId="5EFBDA5E" w:rsidR="00990716" w:rsidRPr="006C6D67" w:rsidRDefault="00990716" w:rsidP="00990716">
                              <w:pPr>
                                <w:rPr>
                                  <w:rFonts w:ascii="Segoe UI" w:hAnsi="Segoe UI" w:cs="Segoe UI"/>
                                  <w:sz w:val="14"/>
                                  <w:szCs w:val="14"/>
                                </w:rPr>
                              </w:pPr>
                              <w:r>
                                <w:rPr>
                                  <w:rFonts w:ascii="Segoe UI" w:hAnsi="Segoe UI" w:cs="Segoe UI"/>
                                  <w:color w:val="000000"/>
                                  <w:sz w:val="14"/>
                                  <w:szCs w:val="14"/>
                                </w:rPr>
                                <w:t>0.021335</w:t>
                              </w:r>
                            </w:p>
                          </w:tc>
                        </w:tr>
                        <w:tr w:rsidR="00990716" w14:paraId="69094F05" w14:textId="77777777" w:rsidTr="00990716">
                          <w:trPr>
                            <w:trHeight w:val="39"/>
                          </w:trPr>
                          <w:tc>
                            <w:tcPr>
                              <w:tcW w:w="442" w:type="dxa"/>
                              <w:vAlign w:val="center"/>
                            </w:tcPr>
                            <w:p w14:paraId="32612174" w14:textId="1EC965B4"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534D2798" w14:textId="14914B26"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473" w:type="dxa"/>
                              <w:vAlign w:val="center"/>
                            </w:tcPr>
                            <w:p w14:paraId="51F4E4DC" w14:textId="0C8A6092" w:rsidR="00990716" w:rsidRPr="006C6D67" w:rsidRDefault="00990716" w:rsidP="00990716">
                              <w:pPr>
                                <w:rPr>
                                  <w:rFonts w:ascii="Segoe UI" w:hAnsi="Segoe UI" w:cs="Segoe UI"/>
                                  <w:sz w:val="14"/>
                                  <w:szCs w:val="14"/>
                                </w:rPr>
                              </w:pPr>
                              <w:r>
                                <w:rPr>
                                  <w:rFonts w:ascii="Segoe UI" w:hAnsi="Segoe UI" w:cs="Segoe UI"/>
                                  <w:color w:val="000000"/>
                                  <w:sz w:val="14"/>
                                  <w:szCs w:val="14"/>
                                </w:rPr>
                                <w:t>3.5</w:t>
                              </w:r>
                            </w:p>
                          </w:tc>
                          <w:tc>
                            <w:tcPr>
                              <w:tcW w:w="549" w:type="dxa"/>
                              <w:vAlign w:val="center"/>
                            </w:tcPr>
                            <w:p w14:paraId="3AFCA251" w14:textId="3BF9A8EF" w:rsidR="00990716" w:rsidRPr="006C6D67" w:rsidRDefault="00990716" w:rsidP="00990716">
                              <w:pPr>
                                <w:rPr>
                                  <w:rFonts w:ascii="Segoe UI" w:hAnsi="Segoe UI" w:cs="Segoe UI"/>
                                  <w:sz w:val="14"/>
                                  <w:szCs w:val="14"/>
                                </w:rPr>
                              </w:pPr>
                              <w:r>
                                <w:rPr>
                                  <w:rFonts w:ascii="Segoe UI" w:hAnsi="Segoe UI" w:cs="Segoe UI"/>
                                  <w:color w:val="000000"/>
                                  <w:sz w:val="14"/>
                                  <w:szCs w:val="14"/>
                                </w:rPr>
                                <w:t>20.33</w:t>
                              </w:r>
                            </w:p>
                          </w:tc>
                          <w:tc>
                            <w:tcPr>
                              <w:tcW w:w="473" w:type="dxa"/>
                              <w:vAlign w:val="center"/>
                            </w:tcPr>
                            <w:p w14:paraId="08EBC177" w14:textId="73F7C29E" w:rsidR="00990716" w:rsidRPr="006C6D67" w:rsidRDefault="00990716" w:rsidP="00990716">
                              <w:pPr>
                                <w:rPr>
                                  <w:rFonts w:ascii="Segoe UI" w:hAnsi="Segoe UI" w:cs="Segoe UI"/>
                                  <w:sz w:val="14"/>
                                  <w:szCs w:val="14"/>
                                </w:rPr>
                              </w:pPr>
                              <w:r>
                                <w:rPr>
                                  <w:rFonts w:ascii="Segoe UI" w:hAnsi="Segoe UI" w:cs="Segoe UI"/>
                                  <w:color w:val="000000"/>
                                  <w:sz w:val="14"/>
                                  <w:szCs w:val="14"/>
                                </w:rPr>
                                <w:t>16</w:t>
                              </w:r>
                            </w:p>
                          </w:tc>
                          <w:tc>
                            <w:tcPr>
                              <w:tcW w:w="524" w:type="dxa"/>
                              <w:vAlign w:val="center"/>
                            </w:tcPr>
                            <w:p w14:paraId="5769A302" w14:textId="1E959451" w:rsidR="00990716" w:rsidRPr="006C6D67" w:rsidRDefault="00990716" w:rsidP="00990716">
                              <w:pPr>
                                <w:rPr>
                                  <w:rFonts w:ascii="Segoe UI" w:hAnsi="Segoe UI" w:cs="Segoe UI"/>
                                  <w:sz w:val="14"/>
                                  <w:szCs w:val="14"/>
                                </w:rPr>
                              </w:pPr>
                              <w:r>
                                <w:rPr>
                                  <w:rFonts w:ascii="Segoe UI" w:hAnsi="Segoe UI" w:cs="Segoe UI"/>
                                  <w:color w:val="000000"/>
                                  <w:sz w:val="14"/>
                                  <w:szCs w:val="14"/>
                                </w:rPr>
                                <w:t>18</w:t>
                              </w:r>
                            </w:p>
                          </w:tc>
                          <w:tc>
                            <w:tcPr>
                              <w:tcW w:w="398" w:type="dxa"/>
                              <w:vAlign w:val="center"/>
                            </w:tcPr>
                            <w:p w14:paraId="0A9F6716" w14:textId="01B40CD4"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377" w:type="dxa"/>
                              <w:vAlign w:val="center"/>
                            </w:tcPr>
                            <w:p w14:paraId="204264ED" w14:textId="4B2E390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2E2698D6" w14:textId="04BB67CD"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19C22130" w14:textId="5502913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77FE0F0" w14:textId="796CE1D8" w:rsidR="00990716" w:rsidRPr="006C6D67" w:rsidRDefault="00990716" w:rsidP="00990716">
                              <w:pPr>
                                <w:rPr>
                                  <w:rFonts w:ascii="Segoe UI" w:hAnsi="Segoe UI" w:cs="Segoe UI"/>
                                  <w:sz w:val="14"/>
                                  <w:szCs w:val="14"/>
                                </w:rPr>
                              </w:pPr>
                              <w:r>
                                <w:rPr>
                                  <w:rFonts w:ascii="Segoe UI" w:hAnsi="Segoe UI" w:cs="Segoe UI"/>
                                  <w:color w:val="000000"/>
                                  <w:sz w:val="14"/>
                                  <w:szCs w:val="14"/>
                                </w:rPr>
                                <w:t>0.004338</w:t>
                              </w:r>
                            </w:p>
                          </w:tc>
                          <w:tc>
                            <w:tcPr>
                              <w:tcW w:w="808" w:type="dxa"/>
                              <w:vAlign w:val="center"/>
                            </w:tcPr>
                            <w:p w14:paraId="0FE5415D" w14:textId="4F155CE2" w:rsidR="00990716" w:rsidRPr="006C6D67" w:rsidRDefault="00990716" w:rsidP="00990716">
                              <w:pPr>
                                <w:rPr>
                                  <w:rFonts w:ascii="Segoe UI" w:hAnsi="Segoe UI" w:cs="Segoe UI"/>
                                  <w:sz w:val="14"/>
                                  <w:szCs w:val="14"/>
                                </w:rPr>
                              </w:pPr>
                              <w:r>
                                <w:rPr>
                                  <w:rFonts w:ascii="Segoe UI" w:hAnsi="Segoe UI" w:cs="Segoe UI"/>
                                  <w:color w:val="000000"/>
                                  <w:sz w:val="14"/>
                                  <w:szCs w:val="14"/>
                                </w:rPr>
                                <w:t>0.022114</w:t>
                              </w:r>
                            </w:p>
                          </w:tc>
                        </w:tr>
                        <w:tr w:rsidR="00990716" w14:paraId="68C55407" w14:textId="77777777" w:rsidTr="00990716">
                          <w:trPr>
                            <w:trHeight w:val="39"/>
                          </w:trPr>
                          <w:tc>
                            <w:tcPr>
                              <w:tcW w:w="442" w:type="dxa"/>
                              <w:vAlign w:val="center"/>
                            </w:tcPr>
                            <w:p w14:paraId="25296289" w14:textId="6E54A012"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3FB5F4F1" w14:textId="3AD2AEAA"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473" w:type="dxa"/>
                              <w:vAlign w:val="center"/>
                            </w:tcPr>
                            <w:p w14:paraId="42828CDB" w14:textId="318803AE" w:rsidR="00990716" w:rsidRPr="006C6D67" w:rsidRDefault="00990716" w:rsidP="00990716">
                              <w:pPr>
                                <w:rPr>
                                  <w:rFonts w:ascii="Segoe UI" w:hAnsi="Segoe UI" w:cs="Segoe UI"/>
                                  <w:sz w:val="14"/>
                                  <w:szCs w:val="14"/>
                                </w:rPr>
                              </w:pPr>
                              <w:r>
                                <w:rPr>
                                  <w:rFonts w:ascii="Segoe UI" w:hAnsi="Segoe UI" w:cs="Segoe UI"/>
                                  <w:color w:val="000000"/>
                                  <w:sz w:val="14"/>
                                  <w:szCs w:val="14"/>
                                </w:rPr>
                                <w:t>5.5</w:t>
                              </w:r>
                            </w:p>
                          </w:tc>
                          <w:tc>
                            <w:tcPr>
                              <w:tcW w:w="549" w:type="dxa"/>
                              <w:vAlign w:val="center"/>
                            </w:tcPr>
                            <w:p w14:paraId="25627617" w14:textId="4AE95251" w:rsidR="00990716" w:rsidRPr="006C6D67" w:rsidRDefault="00990716" w:rsidP="00990716">
                              <w:pPr>
                                <w:rPr>
                                  <w:rFonts w:ascii="Segoe UI" w:hAnsi="Segoe UI" w:cs="Segoe UI"/>
                                  <w:sz w:val="14"/>
                                  <w:szCs w:val="14"/>
                                </w:rPr>
                              </w:pPr>
                              <w:r>
                                <w:rPr>
                                  <w:rFonts w:ascii="Segoe UI" w:hAnsi="Segoe UI" w:cs="Segoe UI"/>
                                  <w:color w:val="000000"/>
                                  <w:sz w:val="14"/>
                                  <w:szCs w:val="14"/>
                                </w:rPr>
                                <w:t>27.33</w:t>
                              </w:r>
                            </w:p>
                          </w:tc>
                          <w:tc>
                            <w:tcPr>
                              <w:tcW w:w="473" w:type="dxa"/>
                              <w:vAlign w:val="center"/>
                            </w:tcPr>
                            <w:p w14:paraId="4D59239A" w14:textId="691B3162"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524" w:type="dxa"/>
                              <w:vAlign w:val="center"/>
                            </w:tcPr>
                            <w:p w14:paraId="6FB79D37" w14:textId="34D26984"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398" w:type="dxa"/>
                              <w:vAlign w:val="center"/>
                            </w:tcPr>
                            <w:p w14:paraId="721731C0" w14:textId="7207950F"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377" w:type="dxa"/>
                              <w:vAlign w:val="center"/>
                            </w:tcPr>
                            <w:p w14:paraId="7EDC8CCE" w14:textId="7C91D459"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6E12B6FD" w14:textId="7CDF551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5F03075D" w14:textId="496D5682"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123E5394" w14:textId="4C49DEC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808" w:type="dxa"/>
                              <w:vAlign w:val="center"/>
                            </w:tcPr>
                            <w:p w14:paraId="7C19119B" w14:textId="5427337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r w:rsidR="00990716" w14:paraId="472FA134" w14:textId="77777777" w:rsidTr="00990716">
                          <w:trPr>
                            <w:trHeight w:val="39"/>
                          </w:trPr>
                          <w:tc>
                            <w:tcPr>
                              <w:tcW w:w="442" w:type="dxa"/>
                              <w:vAlign w:val="center"/>
                            </w:tcPr>
                            <w:p w14:paraId="75357FF5" w14:textId="1415DCC8"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207ADE08" w14:textId="5E6D8277"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473" w:type="dxa"/>
                              <w:vAlign w:val="center"/>
                            </w:tcPr>
                            <w:p w14:paraId="24A48E7B" w14:textId="029C35BE" w:rsidR="00990716" w:rsidRPr="006C6D67" w:rsidRDefault="00990716" w:rsidP="00990716">
                              <w:pPr>
                                <w:rPr>
                                  <w:rFonts w:ascii="Segoe UI" w:hAnsi="Segoe UI" w:cs="Segoe UI"/>
                                  <w:sz w:val="14"/>
                                  <w:szCs w:val="14"/>
                                </w:rPr>
                              </w:pPr>
                              <w:r>
                                <w:rPr>
                                  <w:rFonts w:ascii="Segoe UI" w:hAnsi="Segoe UI" w:cs="Segoe UI"/>
                                  <w:color w:val="000000"/>
                                  <w:sz w:val="14"/>
                                  <w:szCs w:val="14"/>
                                </w:rPr>
                                <w:t>10</w:t>
                              </w:r>
                            </w:p>
                          </w:tc>
                          <w:tc>
                            <w:tcPr>
                              <w:tcW w:w="549" w:type="dxa"/>
                              <w:vAlign w:val="center"/>
                            </w:tcPr>
                            <w:p w14:paraId="57FAD9A7" w14:textId="01BC89A9" w:rsidR="00990716" w:rsidRPr="006C6D67" w:rsidRDefault="00990716" w:rsidP="00990716">
                              <w:pPr>
                                <w:rPr>
                                  <w:rFonts w:ascii="Segoe UI" w:hAnsi="Segoe UI" w:cs="Segoe UI"/>
                                  <w:sz w:val="14"/>
                                  <w:szCs w:val="14"/>
                                </w:rPr>
                              </w:pPr>
                              <w:r>
                                <w:rPr>
                                  <w:rFonts w:ascii="Segoe UI" w:hAnsi="Segoe UI" w:cs="Segoe UI"/>
                                  <w:color w:val="000000"/>
                                  <w:sz w:val="14"/>
                                  <w:szCs w:val="14"/>
                                </w:rPr>
                                <w:t>43.67</w:t>
                              </w:r>
                            </w:p>
                          </w:tc>
                          <w:tc>
                            <w:tcPr>
                              <w:tcW w:w="473" w:type="dxa"/>
                              <w:vAlign w:val="center"/>
                            </w:tcPr>
                            <w:p w14:paraId="4D7CB4C2" w14:textId="60516FBB"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524" w:type="dxa"/>
                              <w:vAlign w:val="center"/>
                            </w:tcPr>
                            <w:p w14:paraId="442F4F31" w14:textId="1B5F57D4" w:rsidR="00990716" w:rsidRPr="006C6D67" w:rsidRDefault="00990716" w:rsidP="00990716">
                              <w:pPr>
                                <w:rPr>
                                  <w:rFonts w:ascii="Segoe UI" w:hAnsi="Segoe UI" w:cs="Segoe UI"/>
                                  <w:sz w:val="14"/>
                                  <w:szCs w:val="14"/>
                                </w:rPr>
                              </w:pPr>
                              <w:r>
                                <w:rPr>
                                  <w:rFonts w:ascii="Segoe UI" w:hAnsi="Segoe UI" w:cs="Segoe UI"/>
                                  <w:color w:val="000000"/>
                                  <w:sz w:val="14"/>
                                  <w:szCs w:val="14"/>
                                </w:rPr>
                                <w:t>9</w:t>
                              </w:r>
                            </w:p>
                          </w:tc>
                          <w:tc>
                            <w:tcPr>
                              <w:tcW w:w="398" w:type="dxa"/>
                              <w:vAlign w:val="center"/>
                            </w:tcPr>
                            <w:p w14:paraId="65FDE709" w14:textId="5D812234"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377" w:type="dxa"/>
                              <w:vAlign w:val="center"/>
                            </w:tcPr>
                            <w:p w14:paraId="5895351C" w14:textId="22FC40E6"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3" w:type="dxa"/>
                              <w:vAlign w:val="center"/>
                            </w:tcPr>
                            <w:p w14:paraId="6F236223" w14:textId="6FAFDA4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3B78D94B" w14:textId="0A76216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2634E066" w14:textId="5CBC269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808" w:type="dxa"/>
                              <w:vAlign w:val="center"/>
                            </w:tcPr>
                            <w:p w14:paraId="55916DD6" w14:textId="28C6C6C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bl>
                      <w:p w14:paraId="09482867" w14:textId="77777777" w:rsidR="00E94972" w:rsidRDefault="00E94972" w:rsidP="00E94972"/>
                    </w:txbxContent>
                  </v:textbox>
                </v:shape>
              </v:group>
            </w:pict>
          </mc:Fallback>
        </mc:AlternateContent>
      </w:r>
    </w:p>
    <w:p w14:paraId="25039BD8" w14:textId="2E0B18B6" w:rsidR="00A95A3C" w:rsidRDefault="00A95A3C">
      <w:pPr>
        <w:rPr>
          <w:noProof/>
          <w:sz w:val="20"/>
          <w:szCs w:val="20"/>
        </w:rPr>
      </w:pPr>
    </w:p>
    <w:p w14:paraId="0ABE658E" w14:textId="2A8B0D32" w:rsidR="00A95A3C" w:rsidRDefault="00A95A3C">
      <w:pPr>
        <w:rPr>
          <w:noProof/>
          <w:sz w:val="20"/>
          <w:szCs w:val="20"/>
        </w:rPr>
      </w:pPr>
    </w:p>
    <w:p w14:paraId="5ACF0978" w14:textId="3DA72902" w:rsidR="00A95A3C" w:rsidRDefault="00A95A3C">
      <w:pPr>
        <w:rPr>
          <w:noProof/>
          <w:sz w:val="20"/>
          <w:szCs w:val="20"/>
        </w:rPr>
      </w:pPr>
    </w:p>
    <w:p w14:paraId="29B058E5" w14:textId="77777777" w:rsidR="00D20FAE" w:rsidRDefault="00D20FAE">
      <w:pPr>
        <w:rPr>
          <w:noProof/>
          <w:sz w:val="20"/>
          <w:szCs w:val="20"/>
        </w:rPr>
      </w:pPr>
    </w:p>
    <w:p w14:paraId="53C065CA" w14:textId="547CAFDF" w:rsidR="00A95A3C" w:rsidRDefault="00C32923">
      <w:pPr>
        <w:rPr>
          <w:noProof/>
          <w:sz w:val="20"/>
          <w:szCs w:val="20"/>
        </w:rPr>
      </w:pPr>
      <w:r>
        <w:rPr>
          <w:noProof/>
          <w:sz w:val="20"/>
          <w:szCs w:val="20"/>
        </w:rPr>
        <w:lastRenderedPageBreak/>
        <mc:AlternateContent>
          <mc:Choice Requires="wpg">
            <w:drawing>
              <wp:anchor distT="0" distB="0" distL="114300" distR="114300" simplePos="0" relativeHeight="251848704" behindDoc="0" locked="0" layoutInCell="1" allowOverlap="1" wp14:anchorId="76D91A50" wp14:editId="45DDEEBA">
                <wp:simplePos x="0" y="0"/>
                <wp:positionH relativeFrom="column">
                  <wp:posOffset>7815</wp:posOffset>
                </wp:positionH>
                <wp:positionV relativeFrom="paragraph">
                  <wp:posOffset>265137</wp:posOffset>
                </wp:positionV>
                <wp:extent cx="6438265" cy="1375508"/>
                <wp:effectExtent l="0" t="0" r="19685" b="15240"/>
                <wp:wrapNone/>
                <wp:docPr id="475063887" name="Group 71"/>
                <wp:cNvGraphicFramePr/>
                <a:graphic xmlns:a="http://schemas.openxmlformats.org/drawingml/2006/main">
                  <a:graphicData uri="http://schemas.microsoft.com/office/word/2010/wordprocessingGroup">
                    <wpg:wgp>
                      <wpg:cNvGrpSpPr/>
                      <wpg:grpSpPr>
                        <a:xfrm>
                          <a:off x="0" y="0"/>
                          <a:ext cx="6438265" cy="1375508"/>
                          <a:chOff x="0" y="0"/>
                          <a:chExt cx="5873750" cy="1301373"/>
                        </a:xfrm>
                      </wpg:grpSpPr>
                      <wps:wsp>
                        <wps:cNvPr id="931888372" name="Text Box 67"/>
                        <wps:cNvSpPr txBox="1"/>
                        <wps:spPr>
                          <a:xfrm>
                            <a:off x="0" y="0"/>
                            <a:ext cx="5873750" cy="1292869"/>
                          </a:xfrm>
                          <a:prstGeom prst="rect">
                            <a:avLst/>
                          </a:prstGeom>
                          <a:solidFill>
                            <a:schemeClr val="lt1"/>
                          </a:solidFill>
                          <a:ln w="6350">
                            <a:solidFill>
                              <a:prstClr val="black"/>
                            </a:solidFill>
                          </a:ln>
                        </wps:spPr>
                        <wps:txbx>
                          <w:txbxContent>
                            <w:p w14:paraId="6DE51C02" w14:textId="68482B34" w:rsidR="000F2456" w:rsidRDefault="00601A8C" w:rsidP="000F2456">
                              <w:r>
                                <w:rPr>
                                  <w:b/>
                                  <w:bCs/>
                                  <w:noProof/>
                                  <w:sz w:val="20"/>
                                  <w:szCs w:val="20"/>
                                </w:rPr>
                                <w:drawing>
                                  <wp:inline distT="0" distB="0" distL="0" distR="0" wp14:anchorId="00E17410" wp14:editId="14B13FD2">
                                    <wp:extent cx="2000780" cy="1157575"/>
                                    <wp:effectExtent l="19050" t="19050" r="19050" b="24130"/>
                                    <wp:docPr id="96091905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8434" cy="1162003"/>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1258394" name="Text Box 65"/>
                        <wps:cNvSpPr txBox="1"/>
                        <wps:spPr>
                          <a:xfrm>
                            <a:off x="2040180" y="13556"/>
                            <a:ext cx="3832615" cy="1287817"/>
                          </a:xfrm>
                          <a:prstGeom prst="rect">
                            <a:avLst/>
                          </a:prstGeom>
                          <a:solidFill>
                            <a:schemeClr val="lt1"/>
                          </a:solidFill>
                          <a:ln w="6350">
                            <a:noFill/>
                          </a:ln>
                        </wps:spPr>
                        <wps:txbx>
                          <w:txbxContent>
                            <w:tbl>
                              <w:tblPr>
                                <w:tblStyle w:val="TableGrid"/>
                                <w:tblW w:w="6354" w:type="dxa"/>
                                <w:tblInd w:w="-5" w:type="dxa"/>
                                <w:tblLook w:val="04A0" w:firstRow="1" w:lastRow="0" w:firstColumn="1" w:lastColumn="0" w:noHBand="0" w:noVBand="1"/>
                              </w:tblPr>
                              <w:tblGrid>
                                <w:gridCol w:w="441"/>
                                <w:gridCol w:w="373"/>
                                <w:gridCol w:w="398"/>
                                <w:gridCol w:w="373"/>
                                <w:gridCol w:w="373"/>
                                <w:gridCol w:w="524"/>
                                <w:gridCol w:w="373"/>
                                <w:gridCol w:w="700"/>
                                <w:gridCol w:w="700"/>
                                <w:gridCol w:w="549"/>
                                <w:gridCol w:w="775"/>
                                <w:gridCol w:w="775"/>
                              </w:tblGrid>
                              <w:tr w:rsidR="00D15F6D" w14:paraId="4FA3DE9A" w14:textId="77777777" w:rsidTr="00C16028">
                                <w:trPr>
                                  <w:cantSplit/>
                                  <w:trHeight w:val="1087"/>
                                </w:trPr>
                                <w:tc>
                                  <w:tcPr>
                                    <w:tcW w:w="441" w:type="dxa"/>
                                    <w:textDirection w:val="btLr"/>
                                  </w:tcPr>
                                  <w:p w14:paraId="10D2ED66" w14:textId="77777777" w:rsidR="000F2456" w:rsidRPr="003677BD" w:rsidRDefault="000F2456" w:rsidP="00406DDE">
                                    <w:pPr>
                                      <w:ind w:left="113" w:right="113"/>
                                      <w:rPr>
                                        <w:sz w:val="12"/>
                                        <w:szCs w:val="12"/>
                                      </w:rPr>
                                    </w:pPr>
                                    <w:r w:rsidRPr="003677BD">
                                      <w:rPr>
                                        <w:b/>
                                        <w:bCs/>
                                        <w:sz w:val="12"/>
                                        <w:szCs w:val="12"/>
                                      </w:rPr>
                                      <w:t>Timepoint</w:t>
                                    </w:r>
                                  </w:p>
                                </w:tc>
                                <w:tc>
                                  <w:tcPr>
                                    <w:tcW w:w="236" w:type="dxa"/>
                                    <w:textDirection w:val="btLr"/>
                                  </w:tcPr>
                                  <w:p w14:paraId="06EA1BFA" w14:textId="77777777" w:rsidR="000F2456" w:rsidRPr="003677BD" w:rsidRDefault="000F2456" w:rsidP="00406DDE">
                                    <w:pPr>
                                      <w:ind w:left="113" w:right="113"/>
                                      <w:rPr>
                                        <w:sz w:val="12"/>
                                        <w:szCs w:val="12"/>
                                      </w:rPr>
                                    </w:pPr>
                                    <w:r w:rsidRPr="003677BD">
                                      <w:rPr>
                                        <w:b/>
                                        <w:bCs/>
                                        <w:sz w:val="12"/>
                                        <w:szCs w:val="12"/>
                                      </w:rPr>
                                      <w:t>MMSE</w:t>
                                    </w:r>
                                  </w:p>
                                </w:tc>
                                <w:tc>
                                  <w:tcPr>
                                    <w:tcW w:w="535" w:type="dxa"/>
                                    <w:textDirection w:val="btLr"/>
                                  </w:tcPr>
                                  <w:p w14:paraId="5E4008F4" w14:textId="77777777" w:rsidR="000F2456" w:rsidRPr="003677BD" w:rsidRDefault="000F2456" w:rsidP="00406DDE">
                                    <w:pPr>
                                      <w:ind w:left="113" w:right="113"/>
                                      <w:rPr>
                                        <w:sz w:val="12"/>
                                        <w:szCs w:val="12"/>
                                      </w:rPr>
                                    </w:pPr>
                                    <w:r w:rsidRPr="003677BD">
                                      <w:rPr>
                                        <w:b/>
                                        <w:bCs/>
                                        <w:sz w:val="12"/>
                                        <w:szCs w:val="12"/>
                                      </w:rPr>
                                      <w:t>CDRSB</w:t>
                                    </w:r>
                                  </w:p>
                                </w:tc>
                                <w:tc>
                                  <w:tcPr>
                                    <w:tcW w:w="373" w:type="dxa"/>
                                    <w:textDirection w:val="btLr"/>
                                  </w:tcPr>
                                  <w:p w14:paraId="59A46F40" w14:textId="77777777" w:rsidR="000F2456" w:rsidRPr="003677BD" w:rsidRDefault="000F2456" w:rsidP="00406DDE">
                                    <w:pPr>
                                      <w:ind w:left="113" w:right="113"/>
                                      <w:rPr>
                                        <w:sz w:val="12"/>
                                        <w:szCs w:val="12"/>
                                      </w:rPr>
                                    </w:pPr>
                                    <w:r w:rsidRPr="003677BD">
                                      <w:rPr>
                                        <w:b/>
                                        <w:bCs/>
                                        <w:sz w:val="12"/>
                                        <w:szCs w:val="12"/>
                                      </w:rPr>
                                      <w:t>ADAS13</w:t>
                                    </w:r>
                                  </w:p>
                                </w:tc>
                                <w:tc>
                                  <w:tcPr>
                                    <w:tcW w:w="373" w:type="dxa"/>
                                    <w:textDirection w:val="btLr"/>
                                  </w:tcPr>
                                  <w:p w14:paraId="144CD8B3" w14:textId="77777777" w:rsidR="000F2456" w:rsidRPr="003677BD" w:rsidRDefault="000F2456" w:rsidP="00406DDE">
                                    <w:pPr>
                                      <w:ind w:left="113" w:right="113"/>
                                      <w:rPr>
                                        <w:sz w:val="12"/>
                                        <w:szCs w:val="12"/>
                                      </w:rPr>
                                    </w:pPr>
                                    <w:r w:rsidRPr="003677BD">
                                      <w:rPr>
                                        <w:b/>
                                        <w:bCs/>
                                        <w:sz w:val="12"/>
                                        <w:szCs w:val="12"/>
                                      </w:rPr>
                                      <w:t>FAQ</w:t>
                                    </w:r>
                                  </w:p>
                                </w:tc>
                                <w:tc>
                                  <w:tcPr>
                                    <w:tcW w:w="524" w:type="dxa"/>
                                    <w:textDirection w:val="btLr"/>
                                  </w:tcPr>
                                  <w:p w14:paraId="6321F476" w14:textId="77777777" w:rsidR="000F2456" w:rsidRPr="003677BD" w:rsidRDefault="000F2456" w:rsidP="00406DDE">
                                    <w:pPr>
                                      <w:ind w:left="113" w:right="113"/>
                                      <w:rPr>
                                        <w:b/>
                                        <w:bCs/>
                                        <w:sz w:val="12"/>
                                        <w:szCs w:val="12"/>
                                      </w:rPr>
                                    </w:pPr>
                                    <w:r w:rsidRPr="003677BD">
                                      <w:rPr>
                                        <w:b/>
                                        <w:bCs/>
                                        <w:sz w:val="12"/>
                                        <w:szCs w:val="12"/>
                                      </w:rPr>
                                      <w:t>RAVLT</w:t>
                                    </w:r>
                                  </w:p>
                                  <w:p w14:paraId="28AC3DDE" w14:textId="77777777" w:rsidR="000F2456" w:rsidRPr="003677BD" w:rsidRDefault="000F2456" w:rsidP="00406DDE">
                                    <w:pPr>
                                      <w:ind w:left="113" w:right="113"/>
                                      <w:rPr>
                                        <w:sz w:val="12"/>
                                        <w:szCs w:val="12"/>
                                      </w:rPr>
                                    </w:pPr>
                                    <w:r w:rsidRPr="003677BD">
                                      <w:rPr>
                                        <w:b/>
                                        <w:bCs/>
                                        <w:sz w:val="12"/>
                                        <w:szCs w:val="12"/>
                                      </w:rPr>
                                      <w:t>Immediate</w:t>
                                    </w:r>
                                  </w:p>
                                </w:tc>
                                <w:tc>
                                  <w:tcPr>
                                    <w:tcW w:w="373" w:type="dxa"/>
                                    <w:textDirection w:val="btLr"/>
                                  </w:tcPr>
                                  <w:p w14:paraId="72CE2FCF" w14:textId="77777777" w:rsidR="000F2456" w:rsidRPr="003677BD" w:rsidRDefault="000F2456" w:rsidP="00406DDE">
                                    <w:pPr>
                                      <w:ind w:left="113" w:right="113"/>
                                      <w:rPr>
                                        <w:sz w:val="12"/>
                                        <w:szCs w:val="12"/>
                                      </w:rPr>
                                    </w:pPr>
                                    <w:r w:rsidRPr="003677BD">
                                      <w:rPr>
                                        <w:b/>
                                        <w:bCs/>
                                        <w:sz w:val="12"/>
                                        <w:szCs w:val="12"/>
                                      </w:rPr>
                                      <w:t>APOE4</w:t>
                                    </w:r>
                                  </w:p>
                                </w:tc>
                                <w:tc>
                                  <w:tcPr>
                                    <w:tcW w:w="700" w:type="dxa"/>
                                    <w:textDirection w:val="btLr"/>
                                  </w:tcPr>
                                  <w:p w14:paraId="6B0D00F2" w14:textId="77777777" w:rsidR="000F2456" w:rsidRPr="003677BD" w:rsidRDefault="000F2456" w:rsidP="00406DDE">
                                    <w:pPr>
                                      <w:ind w:left="113" w:right="113"/>
                                      <w:rPr>
                                        <w:sz w:val="12"/>
                                        <w:szCs w:val="12"/>
                                      </w:rPr>
                                    </w:pPr>
                                    <w:r w:rsidRPr="003677BD">
                                      <w:rPr>
                                        <w:b/>
                                        <w:bCs/>
                                        <w:sz w:val="12"/>
                                        <w:szCs w:val="12"/>
                                      </w:rPr>
                                      <w:t>FDG</w:t>
                                    </w:r>
                                  </w:p>
                                </w:tc>
                                <w:tc>
                                  <w:tcPr>
                                    <w:tcW w:w="700" w:type="dxa"/>
                                    <w:textDirection w:val="btLr"/>
                                  </w:tcPr>
                                  <w:p w14:paraId="6CEA41B7" w14:textId="77777777" w:rsidR="000F2456" w:rsidRPr="003677BD" w:rsidRDefault="000F2456" w:rsidP="00406DDE">
                                    <w:pPr>
                                      <w:ind w:left="113" w:right="113"/>
                                      <w:rPr>
                                        <w:sz w:val="12"/>
                                        <w:szCs w:val="12"/>
                                      </w:rPr>
                                    </w:pPr>
                                    <w:r w:rsidRPr="003677BD">
                                      <w:rPr>
                                        <w:b/>
                                        <w:bCs/>
                                        <w:sz w:val="12"/>
                                        <w:szCs w:val="12"/>
                                      </w:rPr>
                                      <w:t>AV45</w:t>
                                    </w:r>
                                  </w:p>
                                </w:tc>
                                <w:tc>
                                  <w:tcPr>
                                    <w:tcW w:w="549" w:type="dxa"/>
                                    <w:textDirection w:val="btLr"/>
                                  </w:tcPr>
                                  <w:p w14:paraId="71E808C8" w14:textId="77777777" w:rsidR="000F2456" w:rsidRPr="003677BD" w:rsidRDefault="000F2456" w:rsidP="00406DDE">
                                    <w:pPr>
                                      <w:ind w:left="113" w:right="113"/>
                                      <w:rPr>
                                        <w:sz w:val="12"/>
                                        <w:szCs w:val="12"/>
                                      </w:rPr>
                                    </w:pPr>
                                    <w:r w:rsidRPr="003677BD">
                                      <w:rPr>
                                        <w:b/>
                                        <w:bCs/>
                                        <w:sz w:val="12"/>
                                        <w:szCs w:val="12"/>
                                      </w:rPr>
                                      <w:t>ABETA</w:t>
                                    </w:r>
                                  </w:p>
                                </w:tc>
                                <w:tc>
                                  <w:tcPr>
                                    <w:tcW w:w="775" w:type="dxa"/>
                                    <w:textDirection w:val="btLr"/>
                                  </w:tcPr>
                                  <w:p w14:paraId="6DA5D1DF" w14:textId="77777777" w:rsidR="000F2456" w:rsidRPr="003677BD" w:rsidRDefault="000F2456" w:rsidP="00406DDE">
                                    <w:pPr>
                                      <w:ind w:left="113" w:right="113"/>
                                      <w:rPr>
                                        <w:b/>
                                        <w:bCs/>
                                        <w:sz w:val="12"/>
                                        <w:szCs w:val="12"/>
                                      </w:rPr>
                                    </w:pPr>
                                    <w:r w:rsidRPr="003677BD">
                                      <w:rPr>
                                        <w:b/>
                                        <w:bCs/>
                                        <w:sz w:val="12"/>
                                        <w:szCs w:val="12"/>
                                      </w:rPr>
                                      <w:t>Normalized</w:t>
                                    </w:r>
                                  </w:p>
                                  <w:p w14:paraId="0D71438A" w14:textId="77777777" w:rsidR="000F2456" w:rsidRPr="003677BD" w:rsidRDefault="000F2456" w:rsidP="00406DDE">
                                    <w:pPr>
                                      <w:ind w:left="113" w:right="113"/>
                                      <w:rPr>
                                        <w:sz w:val="12"/>
                                        <w:szCs w:val="12"/>
                                      </w:rPr>
                                    </w:pPr>
                                    <w:r w:rsidRPr="003677BD">
                                      <w:rPr>
                                        <w:b/>
                                        <w:bCs/>
                                        <w:sz w:val="12"/>
                                        <w:szCs w:val="12"/>
                                      </w:rPr>
                                      <w:t>Hippocampus</w:t>
                                    </w:r>
                                  </w:p>
                                </w:tc>
                                <w:tc>
                                  <w:tcPr>
                                    <w:tcW w:w="775" w:type="dxa"/>
                                    <w:textDirection w:val="btLr"/>
                                  </w:tcPr>
                                  <w:p w14:paraId="4D38AB6C" w14:textId="77777777" w:rsidR="000F2456" w:rsidRPr="003677BD" w:rsidRDefault="000F2456" w:rsidP="00406DDE">
                                    <w:pPr>
                                      <w:ind w:left="113" w:right="113"/>
                                      <w:rPr>
                                        <w:b/>
                                        <w:bCs/>
                                        <w:sz w:val="12"/>
                                        <w:szCs w:val="12"/>
                                      </w:rPr>
                                    </w:pPr>
                                    <w:r w:rsidRPr="003677BD">
                                      <w:rPr>
                                        <w:b/>
                                        <w:bCs/>
                                        <w:sz w:val="12"/>
                                        <w:szCs w:val="12"/>
                                      </w:rPr>
                                      <w:t>Normalized</w:t>
                                    </w:r>
                                  </w:p>
                                  <w:p w14:paraId="1215211C" w14:textId="77777777" w:rsidR="000F2456" w:rsidRPr="003677BD" w:rsidRDefault="000F2456" w:rsidP="00406DDE">
                                    <w:pPr>
                                      <w:ind w:left="113" w:right="113"/>
                                      <w:rPr>
                                        <w:sz w:val="12"/>
                                        <w:szCs w:val="12"/>
                                      </w:rPr>
                                    </w:pPr>
                                    <w:r w:rsidRPr="003677BD">
                                      <w:rPr>
                                        <w:b/>
                                        <w:bCs/>
                                        <w:sz w:val="12"/>
                                        <w:szCs w:val="12"/>
                                      </w:rPr>
                                      <w:t>Ventricles</w:t>
                                    </w:r>
                                  </w:p>
                                </w:tc>
                              </w:tr>
                              <w:tr w:rsidR="00990716" w14:paraId="5EBBA9B2" w14:textId="77777777" w:rsidTr="00C16028">
                                <w:trPr>
                                  <w:trHeight w:val="93"/>
                                </w:trPr>
                                <w:tc>
                                  <w:tcPr>
                                    <w:tcW w:w="441" w:type="dxa"/>
                                    <w:vAlign w:val="center"/>
                                  </w:tcPr>
                                  <w:p w14:paraId="5C9F92F5" w14:textId="79B7B0AB"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236" w:type="dxa"/>
                                    <w:vAlign w:val="center"/>
                                  </w:tcPr>
                                  <w:p w14:paraId="70D5B91C" w14:textId="33BC9E72"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535" w:type="dxa"/>
                                    <w:vAlign w:val="center"/>
                                  </w:tcPr>
                                  <w:p w14:paraId="522B6DE4" w14:textId="28EF079F"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373" w:type="dxa"/>
                                    <w:vAlign w:val="center"/>
                                  </w:tcPr>
                                  <w:p w14:paraId="6723B471" w14:textId="3CC8AB75"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373" w:type="dxa"/>
                                    <w:vAlign w:val="center"/>
                                  </w:tcPr>
                                  <w:p w14:paraId="5FCE537A" w14:textId="698600C8" w:rsidR="00990716" w:rsidRPr="006C6D67" w:rsidRDefault="00990716" w:rsidP="00990716">
                                    <w:pPr>
                                      <w:rPr>
                                        <w:rFonts w:ascii="Segoe UI" w:hAnsi="Segoe UI" w:cs="Segoe UI"/>
                                        <w:sz w:val="14"/>
                                        <w:szCs w:val="14"/>
                                      </w:rPr>
                                    </w:pPr>
                                    <w:r>
                                      <w:rPr>
                                        <w:rFonts w:ascii="Segoe UI" w:hAnsi="Segoe UI" w:cs="Segoe UI"/>
                                        <w:color w:val="000000"/>
                                        <w:sz w:val="14"/>
                                        <w:szCs w:val="14"/>
                                      </w:rPr>
                                      <w:t>10</w:t>
                                    </w:r>
                                  </w:p>
                                </w:tc>
                                <w:tc>
                                  <w:tcPr>
                                    <w:tcW w:w="524" w:type="dxa"/>
                                    <w:vAlign w:val="center"/>
                                  </w:tcPr>
                                  <w:p w14:paraId="096555E7" w14:textId="1F158C88" w:rsidR="00990716" w:rsidRPr="006C6D67" w:rsidRDefault="00990716" w:rsidP="00990716">
                                    <w:pPr>
                                      <w:rPr>
                                        <w:rFonts w:ascii="Segoe UI" w:hAnsi="Segoe UI" w:cs="Segoe UI"/>
                                        <w:sz w:val="14"/>
                                        <w:szCs w:val="14"/>
                                      </w:rPr>
                                    </w:pPr>
                                    <w:r>
                                      <w:rPr>
                                        <w:rFonts w:ascii="Segoe UI" w:hAnsi="Segoe UI" w:cs="Segoe UI"/>
                                        <w:color w:val="000000"/>
                                        <w:sz w:val="14"/>
                                        <w:szCs w:val="14"/>
                                      </w:rPr>
                                      <w:t>32</w:t>
                                    </w:r>
                                  </w:p>
                                </w:tc>
                                <w:tc>
                                  <w:tcPr>
                                    <w:tcW w:w="373" w:type="dxa"/>
                                    <w:vAlign w:val="center"/>
                                  </w:tcPr>
                                  <w:p w14:paraId="0F9D2596" w14:textId="2731F495"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700" w:type="dxa"/>
                                    <w:vAlign w:val="center"/>
                                  </w:tcPr>
                                  <w:p w14:paraId="1AB7947B" w14:textId="5DE523BD" w:rsidR="00990716" w:rsidRPr="006C6D67" w:rsidRDefault="00990716" w:rsidP="00990716">
                                    <w:pPr>
                                      <w:rPr>
                                        <w:rFonts w:ascii="Segoe UI" w:hAnsi="Segoe UI" w:cs="Segoe UI"/>
                                        <w:sz w:val="14"/>
                                        <w:szCs w:val="14"/>
                                      </w:rPr>
                                    </w:pPr>
                                    <w:r>
                                      <w:rPr>
                                        <w:rFonts w:ascii="Segoe UI" w:hAnsi="Segoe UI" w:cs="Segoe UI"/>
                                        <w:color w:val="000000"/>
                                        <w:sz w:val="14"/>
                                        <w:szCs w:val="14"/>
                                      </w:rPr>
                                      <w:t>1.1001</w:t>
                                    </w:r>
                                  </w:p>
                                </w:tc>
                                <w:tc>
                                  <w:tcPr>
                                    <w:tcW w:w="700" w:type="dxa"/>
                                    <w:vAlign w:val="center"/>
                                  </w:tcPr>
                                  <w:p w14:paraId="0FC7F3E0" w14:textId="163438FC" w:rsidR="00990716" w:rsidRPr="006C6D67" w:rsidRDefault="00990716" w:rsidP="00990716">
                                    <w:pPr>
                                      <w:rPr>
                                        <w:rFonts w:ascii="Segoe UI" w:hAnsi="Segoe UI" w:cs="Segoe UI"/>
                                        <w:sz w:val="14"/>
                                        <w:szCs w:val="14"/>
                                      </w:rPr>
                                    </w:pPr>
                                    <w:r>
                                      <w:rPr>
                                        <w:rFonts w:ascii="Segoe UI" w:hAnsi="Segoe UI" w:cs="Segoe UI"/>
                                        <w:color w:val="000000"/>
                                        <w:sz w:val="14"/>
                                        <w:szCs w:val="14"/>
                                      </w:rPr>
                                      <w:t>1.31279</w:t>
                                    </w:r>
                                  </w:p>
                                </w:tc>
                                <w:tc>
                                  <w:tcPr>
                                    <w:tcW w:w="549" w:type="dxa"/>
                                    <w:vAlign w:val="center"/>
                                  </w:tcPr>
                                  <w:p w14:paraId="04E38CE7" w14:textId="41394A43" w:rsidR="00990716" w:rsidRPr="006C6D67" w:rsidRDefault="00990716" w:rsidP="00990716">
                                    <w:pPr>
                                      <w:rPr>
                                        <w:rFonts w:ascii="Segoe UI" w:hAnsi="Segoe UI" w:cs="Segoe UI"/>
                                        <w:sz w:val="14"/>
                                        <w:szCs w:val="14"/>
                                      </w:rPr>
                                    </w:pPr>
                                    <w:r>
                                      <w:rPr>
                                        <w:rFonts w:ascii="Segoe UI" w:hAnsi="Segoe UI" w:cs="Segoe UI"/>
                                        <w:color w:val="000000"/>
                                        <w:sz w:val="14"/>
                                        <w:szCs w:val="14"/>
                                      </w:rPr>
                                      <w:t>757.1</w:t>
                                    </w:r>
                                  </w:p>
                                </w:tc>
                                <w:tc>
                                  <w:tcPr>
                                    <w:tcW w:w="775" w:type="dxa"/>
                                    <w:vAlign w:val="center"/>
                                  </w:tcPr>
                                  <w:p w14:paraId="28A13A0F" w14:textId="0F66A98F" w:rsidR="00990716" w:rsidRPr="006C6D67" w:rsidRDefault="00990716" w:rsidP="00990716">
                                    <w:pPr>
                                      <w:rPr>
                                        <w:rFonts w:ascii="Segoe UI" w:hAnsi="Segoe UI" w:cs="Segoe UI"/>
                                        <w:sz w:val="14"/>
                                        <w:szCs w:val="14"/>
                                      </w:rPr>
                                    </w:pPr>
                                    <w:r>
                                      <w:rPr>
                                        <w:rFonts w:ascii="Segoe UI" w:hAnsi="Segoe UI" w:cs="Segoe UI"/>
                                        <w:color w:val="000000"/>
                                        <w:sz w:val="14"/>
                                        <w:szCs w:val="14"/>
                                      </w:rPr>
                                      <w:t>0.004178</w:t>
                                    </w:r>
                                  </w:p>
                                </w:tc>
                                <w:tc>
                                  <w:tcPr>
                                    <w:tcW w:w="775" w:type="dxa"/>
                                    <w:vAlign w:val="center"/>
                                  </w:tcPr>
                                  <w:p w14:paraId="4C3D1782" w14:textId="026C8264" w:rsidR="00990716" w:rsidRPr="006C6D67" w:rsidRDefault="00990716" w:rsidP="00990716">
                                    <w:pPr>
                                      <w:rPr>
                                        <w:rFonts w:ascii="Segoe UI" w:hAnsi="Segoe UI" w:cs="Segoe UI"/>
                                        <w:sz w:val="14"/>
                                        <w:szCs w:val="14"/>
                                      </w:rPr>
                                    </w:pPr>
                                    <w:r>
                                      <w:rPr>
                                        <w:rFonts w:ascii="Segoe UI" w:hAnsi="Segoe UI" w:cs="Segoe UI"/>
                                        <w:color w:val="000000"/>
                                        <w:sz w:val="14"/>
                                        <w:szCs w:val="14"/>
                                      </w:rPr>
                                      <w:t>0.027849</w:t>
                                    </w:r>
                                  </w:p>
                                </w:tc>
                              </w:tr>
                              <w:tr w:rsidR="00990716" w14:paraId="08FA59AF" w14:textId="77777777" w:rsidTr="00C16028">
                                <w:trPr>
                                  <w:trHeight w:val="39"/>
                                </w:trPr>
                                <w:tc>
                                  <w:tcPr>
                                    <w:tcW w:w="441" w:type="dxa"/>
                                    <w:vAlign w:val="center"/>
                                  </w:tcPr>
                                  <w:p w14:paraId="6069F8D7" w14:textId="1320C157"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236" w:type="dxa"/>
                                    <w:vAlign w:val="center"/>
                                  </w:tcPr>
                                  <w:p w14:paraId="5C7C2E84" w14:textId="76B2148D" w:rsidR="00990716" w:rsidRPr="006C6D67" w:rsidRDefault="00990716" w:rsidP="00990716">
                                    <w:pPr>
                                      <w:rPr>
                                        <w:rFonts w:ascii="Segoe UI" w:hAnsi="Segoe UI" w:cs="Segoe UI"/>
                                        <w:sz w:val="14"/>
                                        <w:szCs w:val="14"/>
                                      </w:rPr>
                                    </w:pPr>
                                    <w:r>
                                      <w:rPr>
                                        <w:rFonts w:ascii="Segoe UI" w:hAnsi="Segoe UI" w:cs="Segoe UI"/>
                                        <w:color w:val="000000"/>
                                        <w:sz w:val="14"/>
                                        <w:szCs w:val="14"/>
                                      </w:rPr>
                                      <w:t>26</w:t>
                                    </w:r>
                                  </w:p>
                                </w:tc>
                                <w:tc>
                                  <w:tcPr>
                                    <w:tcW w:w="535" w:type="dxa"/>
                                    <w:vAlign w:val="center"/>
                                  </w:tcPr>
                                  <w:p w14:paraId="231152B3" w14:textId="1A2AA486" w:rsidR="00990716" w:rsidRPr="006C6D67" w:rsidRDefault="00990716" w:rsidP="00990716">
                                    <w:pPr>
                                      <w:rPr>
                                        <w:rFonts w:ascii="Segoe UI" w:hAnsi="Segoe UI" w:cs="Segoe UI"/>
                                        <w:sz w:val="14"/>
                                        <w:szCs w:val="14"/>
                                      </w:rPr>
                                    </w:pPr>
                                    <w:r>
                                      <w:rPr>
                                        <w:rFonts w:ascii="Segoe UI" w:hAnsi="Segoe UI" w:cs="Segoe UI"/>
                                        <w:color w:val="000000"/>
                                        <w:sz w:val="14"/>
                                        <w:szCs w:val="14"/>
                                      </w:rPr>
                                      <w:t>1.5</w:t>
                                    </w:r>
                                  </w:p>
                                </w:tc>
                                <w:tc>
                                  <w:tcPr>
                                    <w:tcW w:w="373" w:type="dxa"/>
                                    <w:vAlign w:val="center"/>
                                  </w:tcPr>
                                  <w:p w14:paraId="6A9E6136" w14:textId="36205D5E" w:rsidR="00990716" w:rsidRPr="006C6D67" w:rsidRDefault="00990716" w:rsidP="00990716">
                                    <w:pPr>
                                      <w:rPr>
                                        <w:rFonts w:ascii="Segoe UI" w:hAnsi="Segoe UI" w:cs="Segoe UI"/>
                                        <w:sz w:val="14"/>
                                        <w:szCs w:val="14"/>
                                      </w:rPr>
                                    </w:pPr>
                                    <w:r>
                                      <w:rPr>
                                        <w:rFonts w:ascii="Segoe UI" w:hAnsi="Segoe UI" w:cs="Segoe UI"/>
                                        <w:color w:val="000000"/>
                                        <w:sz w:val="14"/>
                                        <w:szCs w:val="14"/>
                                      </w:rPr>
                                      <w:t>26</w:t>
                                    </w:r>
                                  </w:p>
                                </w:tc>
                                <w:tc>
                                  <w:tcPr>
                                    <w:tcW w:w="373" w:type="dxa"/>
                                    <w:vAlign w:val="center"/>
                                  </w:tcPr>
                                  <w:p w14:paraId="590439B2" w14:textId="3A48566E" w:rsidR="00990716" w:rsidRPr="006C6D67" w:rsidRDefault="00990716" w:rsidP="00990716">
                                    <w:pPr>
                                      <w:rPr>
                                        <w:rFonts w:ascii="Segoe UI" w:hAnsi="Segoe UI" w:cs="Segoe UI"/>
                                        <w:sz w:val="14"/>
                                        <w:szCs w:val="14"/>
                                      </w:rPr>
                                    </w:pPr>
                                    <w:r>
                                      <w:rPr>
                                        <w:rFonts w:ascii="Segoe UI" w:hAnsi="Segoe UI" w:cs="Segoe UI"/>
                                        <w:color w:val="000000"/>
                                        <w:sz w:val="14"/>
                                        <w:szCs w:val="14"/>
                                      </w:rPr>
                                      <w:t>11</w:t>
                                    </w:r>
                                  </w:p>
                                </w:tc>
                                <w:tc>
                                  <w:tcPr>
                                    <w:tcW w:w="524" w:type="dxa"/>
                                    <w:vAlign w:val="center"/>
                                  </w:tcPr>
                                  <w:p w14:paraId="12263CC8" w14:textId="20009C15"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73" w:type="dxa"/>
                                    <w:vAlign w:val="center"/>
                                  </w:tcPr>
                                  <w:p w14:paraId="5FF67356" w14:textId="456F4349"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700" w:type="dxa"/>
                                    <w:vAlign w:val="center"/>
                                  </w:tcPr>
                                  <w:p w14:paraId="0CB38A4E" w14:textId="212E90D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5ECD8091" w14:textId="1A0C4DC1"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0CCA174A" w14:textId="253209F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3FEC38D7" w14:textId="164521A6" w:rsidR="00990716" w:rsidRPr="006C6D67" w:rsidRDefault="00990716" w:rsidP="00990716">
                                    <w:pPr>
                                      <w:rPr>
                                        <w:rFonts w:ascii="Segoe UI" w:hAnsi="Segoe UI" w:cs="Segoe UI"/>
                                        <w:sz w:val="14"/>
                                        <w:szCs w:val="14"/>
                                      </w:rPr>
                                    </w:pPr>
                                    <w:r>
                                      <w:rPr>
                                        <w:rFonts w:ascii="Segoe UI" w:hAnsi="Segoe UI" w:cs="Segoe UI"/>
                                        <w:color w:val="000000"/>
                                        <w:sz w:val="14"/>
                                        <w:szCs w:val="14"/>
                                      </w:rPr>
                                      <w:t>0.003967</w:t>
                                    </w:r>
                                  </w:p>
                                </w:tc>
                                <w:tc>
                                  <w:tcPr>
                                    <w:tcW w:w="775" w:type="dxa"/>
                                    <w:vAlign w:val="center"/>
                                  </w:tcPr>
                                  <w:p w14:paraId="644D6A78" w14:textId="3326F939" w:rsidR="00990716" w:rsidRPr="006C6D67" w:rsidRDefault="00990716" w:rsidP="00990716">
                                    <w:pPr>
                                      <w:rPr>
                                        <w:rFonts w:ascii="Segoe UI" w:hAnsi="Segoe UI" w:cs="Segoe UI"/>
                                        <w:sz w:val="14"/>
                                        <w:szCs w:val="14"/>
                                      </w:rPr>
                                    </w:pPr>
                                    <w:r>
                                      <w:rPr>
                                        <w:rFonts w:ascii="Segoe UI" w:hAnsi="Segoe UI" w:cs="Segoe UI"/>
                                        <w:color w:val="000000"/>
                                        <w:sz w:val="14"/>
                                        <w:szCs w:val="14"/>
                                      </w:rPr>
                                      <w:t>0.028871</w:t>
                                    </w:r>
                                  </w:p>
                                </w:tc>
                              </w:tr>
                              <w:tr w:rsidR="00990716" w14:paraId="4C5E4672" w14:textId="77777777" w:rsidTr="00C16028">
                                <w:trPr>
                                  <w:trHeight w:val="39"/>
                                </w:trPr>
                                <w:tc>
                                  <w:tcPr>
                                    <w:tcW w:w="441" w:type="dxa"/>
                                    <w:vAlign w:val="center"/>
                                  </w:tcPr>
                                  <w:p w14:paraId="074F4B1F" w14:textId="52424328"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236" w:type="dxa"/>
                                    <w:vAlign w:val="center"/>
                                  </w:tcPr>
                                  <w:p w14:paraId="08018EC0" w14:textId="3B0E265B"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535" w:type="dxa"/>
                                    <w:vAlign w:val="center"/>
                                  </w:tcPr>
                                  <w:p w14:paraId="3ECE0EDA" w14:textId="0E03D859"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373" w:type="dxa"/>
                                    <w:vAlign w:val="center"/>
                                  </w:tcPr>
                                  <w:p w14:paraId="021C9665" w14:textId="52341FB2"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373" w:type="dxa"/>
                                    <w:vAlign w:val="center"/>
                                  </w:tcPr>
                                  <w:p w14:paraId="1DC241F6" w14:textId="7E825C45" w:rsidR="00990716" w:rsidRPr="006C6D67" w:rsidRDefault="00990716" w:rsidP="00990716">
                                    <w:pPr>
                                      <w:rPr>
                                        <w:rFonts w:ascii="Segoe UI" w:hAnsi="Segoe UI" w:cs="Segoe UI"/>
                                        <w:sz w:val="14"/>
                                        <w:szCs w:val="14"/>
                                      </w:rPr>
                                    </w:pPr>
                                    <w:r>
                                      <w:rPr>
                                        <w:rFonts w:ascii="Segoe UI" w:hAnsi="Segoe UI" w:cs="Segoe UI"/>
                                        <w:color w:val="000000"/>
                                        <w:sz w:val="14"/>
                                        <w:szCs w:val="14"/>
                                      </w:rPr>
                                      <w:t>14</w:t>
                                    </w:r>
                                  </w:p>
                                </w:tc>
                                <w:tc>
                                  <w:tcPr>
                                    <w:tcW w:w="524" w:type="dxa"/>
                                    <w:vAlign w:val="center"/>
                                  </w:tcPr>
                                  <w:p w14:paraId="406946B9" w14:textId="218DEB20"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373" w:type="dxa"/>
                                    <w:vAlign w:val="center"/>
                                  </w:tcPr>
                                  <w:p w14:paraId="21CAF536" w14:textId="7D187E47"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700" w:type="dxa"/>
                                    <w:vAlign w:val="center"/>
                                  </w:tcPr>
                                  <w:p w14:paraId="022DCF78" w14:textId="43FA1048"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327CE092" w14:textId="64C550E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7BC020CC" w14:textId="1797371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14B72833" w14:textId="1E9762CD" w:rsidR="00990716" w:rsidRPr="006C6D67" w:rsidRDefault="00990716" w:rsidP="00990716">
                                    <w:pPr>
                                      <w:rPr>
                                        <w:rFonts w:ascii="Segoe UI" w:hAnsi="Segoe UI" w:cs="Segoe UI"/>
                                        <w:sz w:val="14"/>
                                        <w:szCs w:val="14"/>
                                      </w:rPr>
                                    </w:pPr>
                                    <w:r>
                                      <w:rPr>
                                        <w:rFonts w:ascii="Segoe UI" w:hAnsi="Segoe UI" w:cs="Segoe UI"/>
                                        <w:color w:val="000000"/>
                                        <w:sz w:val="14"/>
                                        <w:szCs w:val="14"/>
                                      </w:rPr>
                                      <w:t>0.003855</w:t>
                                    </w:r>
                                  </w:p>
                                </w:tc>
                                <w:tc>
                                  <w:tcPr>
                                    <w:tcW w:w="775" w:type="dxa"/>
                                    <w:vAlign w:val="center"/>
                                  </w:tcPr>
                                  <w:p w14:paraId="518DEA31" w14:textId="51C2E060" w:rsidR="00990716" w:rsidRPr="006C6D67" w:rsidRDefault="00990716" w:rsidP="00990716">
                                    <w:pPr>
                                      <w:rPr>
                                        <w:rFonts w:ascii="Segoe UI" w:hAnsi="Segoe UI" w:cs="Segoe UI"/>
                                        <w:sz w:val="14"/>
                                        <w:szCs w:val="14"/>
                                      </w:rPr>
                                    </w:pPr>
                                    <w:r>
                                      <w:rPr>
                                        <w:rFonts w:ascii="Segoe UI" w:hAnsi="Segoe UI" w:cs="Segoe UI"/>
                                        <w:color w:val="000000"/>
                                        <w:sz w:val="14"/>
                                        <w:szCs w:val="14"/>
                                      </w:rPr>
                                      <w:t>0.030247</w:t>
                                    </w:r>
                                  </w:p>
                                </w:tc>
                              </w:tr>
                              <w:tr w:rsidR="00990716" w14:paraId="690F7DA8" w14:textId="77777777" w:rsidTr="00C16028">
                                <w:trPr>
                                  <w:trHeight w:val="39"/>
                                </w:trPr>
                                <w:tc>
                                  <w:tcPr>
                                    <w:tcW w:w="441" w:type="dxa"/>
                                    <w:vAlign w:val="center"/>
                                  </w:tcPr>
                                  <w:p w14:paraId="57C16BCA" w14:textId="3243E403"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236" w:type="dxa"/>
                                    <w:vAlign w:val="center"/>
                                  </w:tcPr>
                                  <w:p w14:paraId="3250FF32" w14:textId="18F532E6" w:rsidR="00990716" w:rsidRPr="006C6D67" w:rsidRDefault="00990716" w:rsidP="00990716">
                                    <w:pPr>
                                      <w:rPr>
                                        <w:rFonts w:ascii="Segoe UI" w:hAnsi="Segoe UI" w:cs="Segoe UI"/>
                                        <w:sz w:val="14"/>
                                        <w:szCs w:val="14"/>
                                      </w:rPr>
                                    </w:pPr>
                                    <w:r>
                                      <w:rPr>
                                        <w:rFonts w:ascii="Segoe UI" w:hAnsi="Segoe UI" w:cs="Segoe UI"/>
                                        <w:color w:val="000000"/>
                                        <w:sz w:val="14"/>
                                        <w:szCs w:val="14"/>
                                      </w:rPr>
                                      <w:t>21</w:t>
                                    </w:r>
                                  </w:p>
                                </w:tc>
                                <w:tc>
                                  <w:tcPr>
                                    <w:tcW w:w="535" w:type="dxa"/>
                                    <w:vAlign w:val="center"/>
                                  </w:tcPr>
                                  <w:p w14:paraId="685B00B2" w14:textId="676B6C4D" w:rsidR="00990716" w:rsidRPr="006C6D67" w:rsidRDefault="00990716" w:rsidP="00990716">
                                    <w:pPr>
                                      <w:rPr>
                                        <w:rFonts w:ascii="Segoe UI" w:hAnsi="Segoe UI" w:cs="Segoe UI"/>
                                        <w:sz w:val="14"/>
                                        <w:szCs w:val="14"/>
                                      </w:rPr>
                                    </w:pPr>
                                    <w:r>
                                      <w:rPr>
                                        <w:rFonts w:ascii="Segoe UI" w:hAnsi="Segoe UI" w:cs="Segoe UI"/>
                                        <w:color w:val="000000"/>
                                        <w:sz w:val="14"/>
                                        <w:szCs w:val="14"/>
                                      </w:rPr>
                                      <w:t>6</w:t>
                                    </w:r>
                                  </w:p>
                                </w:tc>
                                <w:tc>
                                  <w:tcPr>
                                    <w:tcW w:w="373" w:type="dxa"/>
                                    <w:vAlign w:val="center"/>
                                  </w:tcPr>
                                  <w:p w14:paraId="06369D36" w14:textId="2B1ADA37" w:rsidR="00990716" w:rsidRPr="006C6D67" w:rsidRDefault="00990716" w:rsidP="00990716">
                                    <w:pPr>
                                      <w:rPr>
                                        <w:rFonts w:ascii="Segoe UI" w:hAnsi="Segoe UI" w:cs="Segoe UI"/>
                                        <w:sz w:val="14"/>
                                        <w:szCs w:val="14"/>
                                      </w:rPr>
                                    </w:pPr>
                                    <w:r>
                                      <w:rPr>
                                        <w:rFonts w:ascii="Segoe UI" w:hAnsi="Segoe UI" w:cs="Segoe UI"/>
                                        <w:color w:val="000000"/>
                                        <w:sz w:val="14"/>
                                        <w:szCs w:val="14"/>
                                      </w:rPr>
                                      <w:t>31</w:t>
                                    </w:r>
                                  </w:p>
                                </w:tc>
                                <w:tc>
                                  <w:tcPr>
                                    <w:tcW w:w="373" w:type="dxa"/>
                                    <w:vAlign w:val="center"/>
                                  </w:tcPr>
                                  <w:p w14:paraId="7839CD59" w14:textId="60DCF646"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524" w:type="dxa"/>
                                    <w:vAlign w:val="center"/>
                                  </w:tcPr>
                                  <w:p w14:paraId="5C87BA07" w14:textId="264B7F10" w:rsidR="00990716" w:rsidRPr="006C6D67" w:rsidRDefault="00990716" w:rsidP="00990716">
                                    <w:pPr>
                                      <w:rPr>
                                        <w:rFonts w:ascii="Segoe UI" w:hAnsi="Segoe UI" w:cs="Segoe UI"/>
                                        <w:sz w:val="14"/>
                                        <w:szCs w:val="14"/>
                                      </w:rPr>
                                    </w:pPr>
                                    <w:r>
                                      <w:rPr>
                                        <w:rFonts w:ascii="Segoe UI" w:hAnsi="Segoe UI" w:cs="Segoe UI"/>
                                        <w:color w:val="000000"/>
                                        <w:sz w:val="14"/>
                                        <w:szCs w:val="14"/>
                                      </w:rPr>
                                      <w:t>18</w:t>
                                    </w:r>
                                  </w:p>
                                </w:tc>
                                <w:tc>
                                  <w:tcPr>
                                    <w:tcW w:w="373" w:type="dxa"/>
                                    <w:vAlign w:val="center"/>
                                  </w:tcPr>
                                  <w:p w14:paraId="5DF8918E" w14:textId="3F6D10DC"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700" w:type="dxa"/>
                                    <w:vAlign w:val="center"/>
                                  </w:tcPr>
                                  <w:p w14:paraId="23F4EDD2" w14:textId="0B3AB103" w:rsidR="00990716" w:rsidRPr="006C6D67" w:rsidRDefault="00990716" w:rsidP="00990716">
                                    <w:pPr>
                                      <w:rPr>
                                        <w:rFonts w:ascii="Segoe UI" w:hAnsi="Segoe UI" w:cs="Segoe UI"/>
                                        <w:sz w:val="14"/>
                                        <w:szCs w:val="14"/>
                                      </w:rPr>
                                    </w:pPr>
                                    <w:r>
                                      <w:rPr>
                                        <w:rFonts w:ascii="Segoe UI" w:hAnsi="Segoe UI" w:cs="Segoe UI"/>
                                        <w:color w:val="000000"/>
                                        <w:sz w:val="14"/>
                                        <w:szCs w:val="14"/>
                                      </w:rPr>
                                      <w:t>0.99168</w:t>
                                    </w:r>
                                  </w:p>
                                </w:tc>
                                <w:tc>
                                  <w:tcPr>
                                    <w:tcW w:w="700" w:type="dxa"/>
                                    <w:vAlign w:val="center"/>
                                  </w:tcPr>
                                  <w:p w14:paraId="06546716" w14:textId="19043FB1" w:rsidR="00990716" w:rsidRPr="006C6D67" w:rsidRDefault="00990716" w:rsidP="00990716">
                                    <w:pPr>
                                      <w:rPr>
                                        <w:rFonts w:ascii="Segoe UI" w:hAnsi="Segoe UI" w:cs="Segoe UI"/>
                                        <w:sz w:val="14"/>
                                        <w:szCs w:val="14"/>
                                      </w:rPr>
                                    </w:pPr>
                                    <w:r>
                                      <w:rPr>
                                        <w:rFonts w:ascii="Segoe UI" w:hAnsi="Segoe UI" w:cs="Segoe UI"/>
                                        <w:color w:val="000000"/>
                                        <w:sz w:val="14"/>
                                        <w:szCs w:val="14"/>
                                      </w:rPr>
                                      <w:t>1.22021</w:t>
                                    </w:r>
                                  </w:p>
                                </w:tc>
                                <w:tc>
                                  <w:tcPr>
                                    <w:tcW w:w="549" w:type="dxa"/>
                                    <w:vAlign w:val="center"/>
                                  </w:tcPr>
                                  <w:p w14:paraId="6F0369A4" w14:textId="16846441" w:rsidR="00990716" w:rsidRPr="006C6D67" w:rsidRDefault="00990716" w:rsidP="00990716">
                                    <w:pPr>
                                      <w:rPr>
                                        <w:rFonts w:ascii="Segoe UI" w:hAnsi="Segoe UI" w:cs="Segoe UI"/>
                                        <w:sz w:val="14"/>
                                        <w:szCs w:val="14"/>
                                      </w:rPr>
                                    </w:pPr>
                                    <w:r>
                                      <w:rPr>
                                        <w:rFonts w:ascii="Segoe UI" w:hAnsi="Segoe UI" w:cs="Segoe UI"/>
                                        <w:color w:val="000000"/>
                                        <w:sz w:val="14"/>
                                        <w:szCs w:val="14"/>
                                      </w:rPr>
                                      <w:t>584.6</w:t>
                                    </w:r>
                                  </w:p>
                                </w:tc>
                                <w:tc>
                                  <w:tcPr>
                                    <w:tcW w:w="775" w:type="dxa"/>
                                    <w:vAlign w:val="center"/>
                                  </w:tcPr>
                                  <w:p w14:paraId="70F8B0AF" w14:textId="52AC2805" w:rsidR="00990716" w:rsidRPr="006C6D67" w:rsidRDefault="00990716" w:rsidP="00990716">
                                    <w:pPr>
                                      <w:rPr>
                                        <w:rFonts w:ascii="Segoe UI" w:hAnsi="Segoe UI" w:cs="Segoe UI"/>
                                        <w:sz w:val="14"/>
                                        <w:szCs w:val="14"/>
                                      </w:rPr>
                                    </w:pPr>
                                    <w:r>
                                      <w:rPr>
                                        <w:rFonts w:ascii="Segoe UI" w:hAnsi="Segoe UI" w:cs="Segoe UI"/>
                                        <w:color w:val="000000"/>
                                        <w:sz w:val="14"/>
                                        <w:szCs w:val="14"/>
                                      </w:rPr>
                                      <w:t>0.003589</w:t>
                                    </w:r>
                                  </w:p>
                                </w:tc>
                                <w:tc>
                                  <w:tcPr>
                                    <w:tcW w:w="775" w:type="dxa"/>
                                    <w:vAlign w:val="center"/>
                                  </w:tcPr>
                                  <w:p w14:paraId="0F9F3060" w14:textId="5200D35A" w:rsidR="00990716" w:rsidRPr="006C6D67" w:rsidRDefault="00990716" w:rsidP="00990716">
                                    <w:pPr>
                                      <w:rPr>
                                        <w:rFonts w:ascii="Segoe UI" w:hAnsi="Segoe UI" w:cs="Segoe UI"/>
                                        <w:sz w:val="14"/>
                                        <w:szCs w:val="14"/>
                                      </w:rPr>
                                    </w:pPr>
                                    <w:r>
                                      <w:rPr>
                                        <w:rFonts w:ascii="Segoe UI" w:hAnsi="Segoe UI" w:cs="Segoe UI"/>
                                        <w:color w:val="000000"/>
                                        <w:sz w:val="14"/>
                                        <w:szCs w:val="14"/>
                                      </w:rPr>
                                      <w:t>0.03451</w:t>
                                    </w:r>
                                  </w:p>
                                </w:tc>
                              </w:tr>
                            </w:tbl>
                            <w:p w14:paraId="12548B5F" w14:textId="77777777" w:rsidR="000F2456" w:rsidRDefault="000F2456" w:rsidP="000F24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6D91A50" id="_x0000_s1062" style="position:absolute;margin-left:.6pt;margin-top:20.9pt;width:506.95pt;height:108.3pt;z-index:251848704;mso-height-relative:margin" coordsize="58737,13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">
                <v:shape id="Text Box 67" o:spid="_x0000_s1063"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" fillcolor="white [3201]" strokeweight=".5pt">
                  <v:textbox>
                    <w:txbxContent>
                      <w:p w14:paraId="6DE51C02" w14:textId="68482B34" w:rsidR="000F2456" w:rsidRDefault="00601A8C" w:rsidP="000F2456">
                        <w:r>
                          <w:rPr>
                            <w:b/>
                            <w:bCs/>
                            <w:noProof/>
                            <w:sz w:val="20"/>
                            <w:szCs w:val="20"/>
                          </w:rPr>
                          <w:drawing>
                            <wp:inline distT="0" distB="0" distL="0" distR="0" wp14:anchorId="00E17410" wp14:editId="14B13FD2">
                              <wp:extent cx="2000780" cy="1157575"/>
                              <wp:effectExtent l="19050" t="19050" r="19050" b="24130"/>
                              <wp:docPr id="96091905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8434" cy="1162003"/>
                                      </a:xfrm>
                                      <a:prstGeom prst="rect">
                                        <a:avLst/>
                                      </a:prstGeom>
                                      <a:noFill/>
                                      <a:ln>
                                        <a:solidFill>
                                          <a:schemeClr val="accent1"/>
                                        </a:solidFill>
                                      </a:ln>
                                    </pic:spPr>
                                  </pic:pic>
                                </a:graphicData>
                              </a:graphic>
                            </wp:inline>
                          </w:drawing>
                        </w:r>
                      </w:p>
                    </w:txbxContent>
                  </v:textbox>
                </v:shape>
                <v:shape id="Text Box 65" o:spid="_x0000_s1064" type="#_x0000_t202" style="position:absolute;left:20401;top:135;width:38326;height:1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" fillcolor="white [3201]" stroked="f" strokeweight=".5pt">
                  <v:textbox>
                    <w:txbxContent>
                      <w:tbl>
                        <w:tblPr>
                          <w:tblStyle w:val="TableGrid"/>
                          <w:tblW w:w="6354" w:type="dxa"/>
                          <w:tblInd w:w="-5" w:type="dxa"/>
                          <w:tblLook w:val="04A0" w:firstRow="1" w:lastRow="0" w:firstColumn="1" w:lastColumn="0" w:noHBand="0" w:noVBand="1"/>
                        </w:tblPr>
                        <w:tblGrid>
                          <w:gridCol w:w="441"/>
                          <w:gridCol w:w="373"/>
                          <w:gridCol w:w="398"/>
                          <w:gridCol w:w="373"/>
                          <w:gridCol w:w="373"/>
                          <w:gridCol w:w="524"/>
                          <w:gridCol w:w="373"/>
                          <w:gridCol w:w="700"/>
                          <w:gridCol w:w="700"/>
                          <w:gridCol w:w="549"/>
                          <w:gridCol w:w="775"/>
                          <w:gridCol w:w="775"/>
                        </w:tblGrid>
                        <w:tr w:rsidR="00D15F6D" w14:paraId="4FA3DE9A" w14:textId="77777777" w:rsidTr="00C16028">
                          <w:trPr>
                            <w:cantSplit/>
                            <w:trHeight w:val="1087"/>
                          </w:trPr>
                          <w:tc>
                            <w:tcPr>
                              <w:tcW w:w="441" w:type="dxa"/>
                              <w:textDirection w:val="btLr"/>
                            </w:tcPr>
                            <w:p w14:paraId="10D2ED66" w14:textId="77777777" w:rsidR="000F2456" w:rsidRPr="003677BD" w:rsidRDefault="000F2456" w:rsidP="00406DDE">
                              <w:pPr>
                                <w:ind w:left="113" w:right="113"/>
                                <w:rPr>
                                  <w:sz w:val="12"/>
                                  <w:szCs w:val="12"/>
                                </w:rPr>
                              </w:pPr>
                              <w:r w:rsidRPr="003677BD">
                                <w:rPr>
                                  <w:b/>
                                  <w:bCs/>
                                  <w:sz w:val="12"/>
                                  <w:szCs w:val="12"/>
                                </w:rPr>
                                <w:t>Timepoint</w:t>
                              </w:r>
                            </w:p>
                          </w:tc>
                          <w:tc>
                            <w:tcPr>
                              <w:tcW w:w="236" w:type="dxa"/>
                              <w:textDirection w:val="btLr"/>
                            </w:tcPr>
                            <w:p w14:paraId="06EA1BFA" w14:textId="77777777" w:rsidR="000F2456" w:rsidRPr="003677BD" w:rsidRDefault="000F2456" w:rsidP="00406DDE">
                              <w:pPr>
                                <w:ind w:left="113" w:right="113"/>
                                <w:rPr>
                                  <w:sz w:val="12"/>
                                  <w:szCs w:val="12"/>
                                </w:rPr>
                              </w:pPr>
                              <w:r w:rsidRPr="003677BD">
                                <w:rPr>
                                  <w:b/>
                                  <w:bCs/>
                                  <w:sz w:val="12"/>
                                  <w:szCs w:val="12"/>
                                </w:rPr>
                                <w:t>MMSE</w:t>
                              </w:r>
                            </w:p>
                          </w:tc>
                          <w:tc>
                            <w:tcPr>
                              <w:tcW w:w="535" w:type="dxa"/>
                              <w:textDirection w:val="btLr"/>
                            </w:tcPr>
                            <w:p w14:paraId="5E4008F4" w14:textId="77777777" w:rsidR="000F2456" w:rsidRPr="003677BD" w:rsidRDefault="000F2456" w:rsidP="00406DDE">
                              <w:pPr>
                                <w:ind w:left="113" w:right="113"/>
                                <w:rPr>
                                  <w:sz w:val="12"/>
                                  <w:szCs w:val="12"/>
                                </w:rPr>
                              </w:pPr>
                              <w:r w:rsidRPr="003677BD">
                                <w:rPr>
                                  <w:b/>
                                  <w:bCs/>
                                  <w:sz w:val="12"/>
                                  <w:szCs w:val="12"/>
                                </w:rPr>
                                <w:t>CDRSB</w:t>
                              </w:r>
                            </w:p>
                          </w:tc>
                          <w:tc>
                            <w:tcPr>
                              <w:tcW w:w="373" w:type="dxa"/>
                              <w:textDirection w:val="btLr"/>
                            </w:tcPr>
                            <w:p w14:paraId="59A46F40" w14:textId="77777777" w:rsidR="000F2456" w:rsidRPr="003677BD" w:rsidRDefault="000F2456" w:rsidP="00406DDE">
                              <w:pPr>
                                <w:ind w:left="113" w:right="113"/>
                                <w:rPr>
                                  <w:sz w:val="12"/>
                                  <w:szCs w:val="12"/>
                                </w:rPr>
                              </w:pPr>
                              <w:r w:rsidRPr="003677BD">
                                <w:rPr>
                                  <w:b/>
                                  <w:bCs/>
                                  <w:sz w:val="12"/>
                                  <w:szCs w:val="12"/>
                                </w:rPr>
                                <w:t>ADAS13</w:t>
                              </w:r>
                            </w:p>
                          </w:tc>
                          <w:tc>
                            <w:tcPr>
                              <w:tcW w:w="373" w:type="dxa"/>
                              <w:textDirection w:val="btLr"/>
                            </w:tcPr>
                            <w:p w14:paraId="144CD8B3" w14:textId="77777777" w:rsidR="000F2456" w:rsidRPr="003677BD" w:rsidRDefault="000F2456" w:rsidP="00406DDE">
                              <w:pPr>
                                <w:ind w:left="113" w:right="113"/>
                                <w:rPr>
                                  <w:sz w:val="12"/>
                                  <w:szCs w:val="12"/>
                                </w:rPr>
                              </w:pPr>
                              <w:r w:rsidRPr="003677BD">
                                <w:rPr>
                                  <w:b/>
                                  <w:bCs/>
                                  <w:sz w:val="12"/>
                                  <w:szCs w:val="12"/>
                                </w:rPr>
                                <w:t>FAQ</w:t>
                              </w:r>
                            </w:p>
                          </w:tc>
                          <w:tc>
                            <w:tcPr>
                              <w:tcW w:w="524" w:type="dxa"/>
                              <w:textDirection w:val="btLr"/>
                            </w:tcPr>
                            <w:p w14:paraId="6321F476" w14:textId="77777777" w:rsidR="000F2456" w:rsidRPr="003677BD" w:rsidRDefault="000F2456" w:rsidP="00406DDE">
                              <w:pPr>
                                <w:ind w:left="113" w:right="113"/>
                                <w:rPr>
                                  <w:b/>
                                  <w:bCs/>
                                  <w:sz w:val="12"/>
                                  <w:szCs w:val="12"/>
                                </w:rPr>
                              </w:pPr>
                              <w:r w:rsidRPr="003677BD">
                                <w:rPr>
                                  <w:b/>
                                  <w:bCs/>
                                  <w:sz w:val="12"/>
                                  <w:szCs w:val="12"/>
                                </w:rPr>
                                <w:t>RAVLT</w:t>
                              </w:r>
                            </w:p>
                            <w:p w14:paraId="28AC3DDE" w14:textId="77777777" w:rsidR="000F2456" w:rsidRPr="003677BD" w:rsidRDefault="000F2456" w:rsidP="00406DDE">
                              <w:pPr>
                                <w:ind w:left="113" w:right="113"/>
                                <w:rPr>
                                  <w:sz w:val="12"/>
                                  <w:szCs w:val="12"/>
                                </w:rPr>
                              </w:pPr>
                              <w:r w:rsidRPr="003677BD">
                                <w:rPr>
                                  <w:b/>
                                  <w:bCs/>
                                  <w:sz w:val="12"/>
                                  <w:szCs w:val="12"/>
                                </w:rPr>
                                <w:t>Immediate</w:t>
                              </w:r>
                            </w:p>
                          </w:tc>
                          <w:tc>
                            <w:tcPr>
                              <w:tcW w:w="373" w:type="dxa"/>
                              <w:textDirection w:val="btLr"/>
                            </w:tcPr>
                            <w:p w14:paraId="72CE2FCF" w14:textId="77777777" w:rsidR="000F2456" w:rsidRPr="003677BD" w:rsidRDefault="000F2456" w:rsidP="00406DDE">
                              <w:pPr>
                                <w:ind w:left="113" w:right="113"/>
                                <w:rPr>
                                  <w:sz w:val="12"/>
                                  <w:szCs w:val="12"/>
                                </w:rPr>
                              </w:pPr>
                              <w:r w:rsidRPr="003677BD">
                                <w:rPr>
                                  <w:b/>
                                  <w:bCs/>
                                  <w:sz w:val="12"/>
                                  <w:szCs w:val="12"/>
                                </w:rPr>
                                <w:t>APOE4</w:t>
                              </w:r>
                            </w:p>
                          </w:tc>
                          <w:tc>
                            <w:tcPr>
                              <w:tcW w:w="700" w:type="dxa"/>
                              <w:textDirection w:val="btLr"/>
                            </w:tcPr>
                            <w:p w14:paraId="6B0D00F2" w14:textId="77777777" w:rsidR="000F2456" w:rsidRPr="003677BD" w:rsidRDefault="000F2456" w:rsidP="00406DDE">
                              <w:pPr>
                                <w:ind w:left="113" w:right="113"/>
                                <w:rPr>
                                  <w:sz w:val="12"/>
                                  <w:szCs w:val="12"/>
                                </w:rPr>
                              </w:pPr>
                              <w:r w:rsidRPr="003677BD">
                                <w:rPr>
                                  <w:b/>
                                  <w:bCs/>
                                  <w:sz w:val="12"/>
                                  <w:szCs w:val="12"/>
                                </w:rPr>
                                <w:t>FDG</w:t>
                              </w:r>
                            </w:p>
                          </w:tc>
                          <w:tc>
                            <w:tcPr>
                              <w:tcW w:w="700" w:type="dxa"/>
                              <w:textDirection w:val="btLr"/>
                            </w:tcPr>
                            <w:p w14:paraId="6CEA41B7" w14:textId="77777777" w:rsidR="000F2456" w:rsidRPr="003677BD" w:rsidRDefault="000F2456" w:rsidP="00406DDE">
                              <w:pPr>
                                <w:ind w:left="113" w:right="113"/>
                                <w:rPr>
                                  <w:sz w:val="12"/>
                                  <w:szCs w:val="12"/>
                                </w:rPr>
                              </w:pPr>
                              <w:r w:rsidRPr="003677BD">
                                <w:rPr>
                                  <w:b/>
                                  <w:bCs/>
                                  <w:sz w:val="12"/>
                                  <w:szCs w:val="12"/>
                                </w:rPr>
                                <w:t>AV45</w:t>
                              </w:r>
                            </w:p>
                          </w:tc>
                          <w:tc>
                            <w:tcPr>
                              <w:tcW w:w="549" w:type="dxa"/>
                              <w:textDirection w:val="btLr"/>
                            </w:tcPr>
                            <w:p w14:paraId="71E808C8" w14:textId="77777777" w:rsidR="000F2456" w:rsidRPr="003677BD" w:rsidRDefault="000F2456" w:rsidP="00406DDE">
                              <w:pPr>
                                <w:ind w:left="113" w:right="113"/>
                                <w:rPr>
                                  <w:sz w:val="12"/>
                                  <w:szCs w:val="12"/>
                                </w:rPr>
                              </w:pPr>
                              <w:r w:rsidRPr="003677BD">
                                <w:rPr>
                                  <w:b/>
                                  <w:bCs/>
                                  <w:sz w:val="12"/>
                                  <w:szCs w:val="12"/>
                                </w:rPr>
                                <w:t>ABETA</w:t>
                              </w:r>
                            </w:p>
                          </w:tc>
                          <w:tc>
                            <w:tcPr>
                              <w:tcW w:w="775" w:type="dxa"/>
                              <w:textDirection w:val="btLr"/>
                            </w:tcPr>
                            <w:p w14:paraId="6DA5D1DF" w14:textId="77777777" w:rsidR="000F2456" w:rsidRPr="003677BD" w:rsidRDefault="000F2456" w:rsidP="00406DDE">
                              <w:pPr>
                                <w:ind w:left="113" w:right="113"/>
                                <w:rPr>
                                  <w:b/>
                                  <w:bCs/>
                                  <w:sz w:val="12"/>
                                  <w:szCs w:val="12"/>
                                </w:rPr>
                              </w:pPr>
                              <w:r w:rsidRPr="003677BD">
                                <w:rPr>
                                  <w:b/>
                                  <w:bCs/>
                                  <w:sz w:val="12"/>
                                  <w:szCs w:val="12"/>
                                </w:rPr>
                                <w:t>Normalized</w:t>
                              </w:r>
                            </w:p>
                            <w:p w14:paraId="0D71438A" w14:textId="77777777" w:rsidR="000F2456" w:rsidRPr="003677BD" w:rsidRDefault="000F2456" w:rsidP="00406DDE">
                              <w:pPr>
                                <w:ind w:left="113" w:right="113"/>
                                <w:rPr>
                                  <w:sz w:val="12"/>
                                  <w:szCs w:val="12"/>
                                </w:rPr>
                              </w:pPr>
                              <w:r w:rsidRPr="003677BD">
                                <w:rPr>
                                  <w:b/>
                                  <w:bCs/>
                                  <w:sz w:val="12"/>
                                  <w:szCs w:val="12"/>
                                </w:rPr>
                                <w:t>Hippocampus</w:t>
                              </w:r>
                            </w:p>
                          </w:tc>
                          <w:tc>
                            <w:tcPr>
                              <w:tcW w:w="775" w:type="dxa"/>
                              <w:textDirection w:val="btLr"/>
                            </w:tcPr>
                            <w:p w14:paraId="4D38AB6C" w14:textId="77777777" w:rsidR="000F2456" w:rsidRPr="003677BD" w:rsidRDefault="000F2456" w:rsidP="00406DDE">
                              <w:pPr>
                                <w:ind w:left="113" w:right="113"/>
                                <w:rPr>
                                  <w:b/>
                                  <w:bCs/>
                                  <w:sz w:val="12"/>
                                  <w:szCs w:val="12"/>
                                </w:rPr>
                              </w:pPr>
                              <w:r w:rsidRPr="003677BD">
                                <w:rPr>
                                  <w:b/>
                                  <w:bCs/>
                                  <w:sz w:val="12"/>
                                  <w:szCs w:val="12"/>
                                </w:rPr>
                                <w:t>Normalized</w:t>
                              </w:r>
                            </w:p>
                            <w:p w14:paraId="1215211C" w14:textId="77777777" w:rsidR="000F2456" w:rsidRPr="003677BD" w:rsidRDefault="000F2456" w:rsidP="00406DDE">
                              <w:pPr>
                                <w:ind w:left="113" w:right="113"/>
                                <w:rPr>
                                  <w:sz w:val="12"/>
                                  <w:szCs w:val="12"/>
                                </w:rPr>
                              </w:pPr>
                              <w:r w:rsidRPr="003677BD">
                                <w:rPr>
                                  <w:b/>
                                  <w:bCs/>
                                  <w:sz w:val="12"/>
                                  <w:szCs w:val="12"/>
                                </w:rPr>
                                <w:t>Ventricles</w:t>
                              </w:r>
                            </w:p>
                          </w:tc>
                        </w:tr>
                        <w:tr w:rsidR="00990716" w14:paraId="5EBBA9B2" w14:textId="77777777" w:rsidTr="00C16028">
                          <w:trPr>
                            <w:trHeight w:val="93"/>
                          </w:trPr>
                          <w:tc>
                            <w:tcPr>
                              <w:tcW w:w="441" w:type="dxa"/>
                              <w:vAlign w:val="center"/>
                            </w:tcPr>
                            <w:p w14:paraId="5C9F92F5" w14:textId="79B7B0AB"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236" w:type="dxa"/>
                              <w:vAlign w:val="center"/>
                            </w:tcPr>
                            <w:p w14:paraId="70D5B91C" w14:textId="33BC9E72"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535" w:type="dxa"/>
                              <w:vAlign w:val="center"/>
                            </w:tcPr>
                            <w:p w14:paraId="522B6DE4" w14:textId="28EF079F"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373" w:type="dxa"/>
                              <w:vAlign w:val="center"/>
                            </w:tcPr>
                            <w:p w14:paraId="6723B471" w14:textId="3CC8AB75"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373" w:type="dxa"/>
                              <w:vAlign w:val="center"/>
                            </w:tcPr>
                            <w:p w14:paraId="5FCE537A" w14:textId="698600C8" w:rsidR="00990716" w:rsidRPr="006C6D67" w:rsidRDefault="00990716" w:rsidP="00990716">
                              <w:pPr>
                                <w:rPr>
                                  <w:rFonts w:ascii="Segoe UI" w:hAnsi="Segoe UI" w:cs="Segoe UI"/>
                                  <w:sz w:val="14"/>
                                  <w:szCs w:val="14"/>
                                </w:rPr>
                              </w:pPr>
                              <w:r>
                                <w:rPr>
                                  <w:rFonts w:ascii="Segoe UI" w:hAnsi="Segoe UI" w:cs="Segoe UI"/>
                                  <w:color w:val="000000"/>
                                  <w:sz w:val="14"/>
                                  <w:szCs w:val="14"/>
                                </w:rPr>
                                <w:t>10</w:t>
                              </w:r>
                            </w:p>
                          </w:tc>
                          <w:tc>
                            <w:tcPr>
                              <w:tcW w:w="524" w:type="dxa"/>
                              <w:vAlign w:val="center"/>
                            </w:tcPr>
                            <w:p w14:paraId="096555E7" w14:textId="1F158C88" w:rsidR="00990716" w:rsidRPr="006C6D67" w:rsidRDefault="00990716" w:rsidP="00990716">
                              <w:pPr>
                                <w:rPr>
                                  <w:rFonts w:ascii="Segoe UI" w:hAnsi="Segoe UI" w:cs="Segoe UI"/>
                                  <w:sz w:val="14"/>
                                  <w:szCs w:val="14"/>
                                </w:rPr>
                              </w:pPr>
                              <w:r>
                                <w:rPr>
                                  <w:rFonts w:ascii="Segoe UI" w:hAnsi="Segoe UI" w:cs="Segoe UI"/>
                                  <w:color w:val="000000"/>
                                  <w:sz w:val="14"/>
                                  <w:szCs w:val="14"/>
                                </w:rPr>
                                <w:t>32</w:t>
                              </w:r>
                            </w:p>
                          </w:tc>
                          <w:tc>
                            <w:tcPr>
                              <w:tcW w:w="373" w:type="dxa"/>
                              <w:vAlign w:val="center"/>
                            </w:tcPr>
                            <w:p w14:paraId="0F9D2596" w14:textId="2731F495"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700" w:type="dxa"/>
                              <w:vAlign w:val="center"/>
                            </w:tcPr>
                            <w:p w14:paraId="1AB7947B" w14:textId="5DE523BD" w:rsidR="00990716" w:rsidRPr="006C6D67" w:rsidRDefault="00990716" w:rsidP="00990716">
                              <w:pPr>
                                <w:rPr>
                                  <w:rFonts w:ascii="Segoe UI" w:hAnsi="Segoe UI" w:cs="Segoe UI"/>
                                  <w:sz w:val="14"/>
                                  <w:szCs w:val="14"/>
                                </w:rPr>
                              </w:pPr>
                              <w:r>
                                <w:rPr>
                                  <w:rFonts w:ascii="Segoe UI" w:hAnsi="Segoe UI" w:cs="Segoe UI"/>
                                  <w:color w:val="000000"/>
                                  <w:sz w:val="14"/>
                                  <w:szCs w:val="14"/>
                                </w:rPr>
                                <w:t>1.1001</w:t>
                              </w:r>
                            </w:p>
                          </w:tc>
                          <w:tc>
                            <w:tcPr>
                              <w:tcW w:w="700" w:type="dxa"/>
                              <w:vAlign w:val="center"/>
                            </w:tcPr>
                            <w:p w14:paraId="0FC7F3E0" w14:textId="163438FC" w:rsidR="00990716" w:rsidRPr="006C6D67" w:rsidRDefault="00990716" w:rsidP="00990716">
                              <w:pPr>
                                <w:rPr>
                                  <w:rFonts w:ascii="Segoe UI" w:hAnsi="Segoe UI" w:cs="Segoe UI"/>
                                  <w:sz w:val="14"/>
                                  <w:szCs w:val="14"/>
                                </w:rPr>
                              </w:pPr>
                              <w:r>
                                <w:rPr>
                                  <w:rFonts w:ascii="Segoe UI" w:hAnsi="Segoe UI" w:cs="Segoe UI"/>
                                  <w:color w:val="000000"/>
                                  <w:sz w:val="14"/>
                                  <w:szCs w:val="14"/>
                                </w:rPr>
                                <w:t>1.31279</w:t>
                              </w:r>
                            </w:p>
                          </w:tc>
                          <w:tc>
                            <w:tcPr>
                              <w:tcW w:w="549" w:type="dxa"/>
                              <w:vAlign w:val="center"/>
                            </w:tcPr>
                            <w:p w14:paraId="04E38CE7" w14:textId="41394A43" w:rsidR="00990716" w:rsidRPr="006C6D67" w:rsidRDefault="00990716" w:rsidP="00990716">
                              <w:pPr>
                                <w:rPr>
                                  <w:rFonts w:ascii="Segoe UI" w:hAnsi="Segoe UI" w:cs="Segoe UI"/>
                                  <w:sz w:val="14"/>
                                  <w:szCs w:val="14"/>
                                </w:rPr>
                              </w:pPr>
                              <w:r>
                                <w:rPr>
                                  <w:rFonts w:ascii="Segoe UI" w:hAnsi="Segoe UI" w:cs="Segoe UI"/>
                                  <w:color w:val="000000"/>
                                  <w:sz w:val="14"/>
                                  <w:szCs w:val="14"/>
                                </w:rPr>
                                <w:t>757.1</w:t>
                              </w:r>
                            </w:p>
                          </w:tc>
                          <w:tc>
                            <w:tcPr>
                              <w:tcW w:w="775" w:type="dxa"/>
                              <w:vAlign w:val="center"/>
                            </w:tcPr>
                            <w:p w14:paraId="28A13A0F" w14:textId="0F66A98F" w:rsidR="00990716" w:rsidRPr="006C6D67" w:rsidRDefault="00990716" w:rsidP="00990716">
                              <w:pPr>
                                <w:rPr>
                                  <w:rFonts w:ascii="Segoe UI" w:hAnsi="Segoe UI" w:cs="Segoe UI"/>
                                  <w:sz w:val="14"/>
                                  <w:szCs w:val="14"/>
                                </w:rPr>
                              </w:pPr>
                              <w:r>
                                <w:rPr>
                                  <w:rFonts w:ascii="Segoe UI" w:hAnsi="Segoe UI" w:cs="Segoe UI"/>
                                  <w:color w:val="000000"/>
                                  <w:sz w:val="14"/>
                                  <w:szCs w:val="14"/>
                                </w:rPr>
                                <w:t>0.004178</w:t>
                              </w:r>
                            </w:p>
                          </w:tc>
                          <w:tc>
                            <w:tcPr>
                              <w:tcW w:w="775" w:type="dxa"/>
                              <w:vAlign w:val="center"/>
                            </w:tcPr>
                            <w:p w14:paraId="4C3D1782" w14:textId="026C8264" w:rsidR="00990716" w:rsidRPr="006C6D67" w:rsidRDefault="00990716" w:rsidP="00990716">
                              <w:pPr>
                                <w:rPr>
                                  <w:rFonts w:ascii="Segoe UI" w:hAnsi="Segoe UI" w:cs="Segoe UI"/>
                                  <w:sz w:val="14"/>
                                  <w:szCs w:val="14"/>
                                </w:rPr>
                              </w:pPr>
                              <w:r>
                                <w:rPr>
                                  <w:rFonts w:ascii="Segoe UI" w:hAnsi="Segoe UI" w:cs="Segoe UI"/>
                                  <w:color w:val="000000"/>
                                  <w:sz w:val="14"/>
                                  <w:szCs w:val="14"/>
                                </w:rPr>
                                <w:t>0.027849</w:t>
                              </w:r>
                            </w:p>
                          </w:tc>
                        </w:tr>
                        <w:tr w:rsidR="00990716" w14:paraId="08FA59AF" w14:textId="77777777" w:rsidTr="00C16028">
                          <w:trPr>
                            <w:trHeight w:val="39"/>
                          </w:trPr>
                          <w:tc>
                            <w:tcPr>
                              <w:tcW w:w="441" w:type="dxa"/>
                              <w:vAlign w:val="center"/>
                            </w:tcPr>
                            <w:p w14:paraId="6069F8D7" w14:textId="1320C157"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236" w:type="dxa"/>
                              <w:vAlign w:val="center"/>
                            </w:tcPr>
                            <w:p w14:paraId="5C7C2E84" w14:textId="76B2148D" w:rsidR="00990716" w:rsidRPr="006C6D67" w:rsidRDefault="00990716" w:rsidP="00990716">
                              <w:pPr>
                                <w:rPr>
                                  <w:rFonts w:ascii="Segoe UI" w:hAnsi="Segoe UI" w:cs="Segoe UI"/>
                                  <w:sz w:val="14"/>
                                  <w:szCs w:val="14"/>
                                </w:rPr>
                              </w:pPr>
                              <w:r>
                                <w:rPr>
                                  <w:rFonts w:ascii="Segoe UI" w:hAnsi="Segoe UI" w:cs="Segoe UI"/>
                                  <w:color w:val="000000"/>
                                  <w:sz w:val="14"/>
                                  <w:szCs w:val="14"/>
                                </w:rPr>
                                <w:t>26</w:t>
                              </w:r>
                            </w:p>
                          </w:tc>
                          <w:tc>
                            <w:tcPr>
                              <w:tcW w:w="535" w:type="dxa"/>
                              <w:vAlign w:val="center"/>
                            </w:tcPr>
                            <w:p w14:paraId="231152B3" w14:textId="1A2AA486" w:rsidR="00990716" w:rsidRPr="006C6D67" w:rsidRDefault="00990716" w:rsidP="00990716">
                              <w:pPr>
                                <w:rPr>
                                  <w:rFonts w:ascii="Segoe UI" w:hAnsi="Segoe UI" w:cs="Segoe UI"/>
                                  <w:sz w:val="14"/>
                                  <w:szCs w:val="14"/>
                                </w:rPr>
                              </w:pPr>
                              <w:r>
                                <w:rPr>
                                  <w:rFonts w:ascii="Segoe UI" w:hAnsi="Segoe UI" w:cs="Segoe UI"/>
                                  <w:color w:val="000000"/>
                                  <w:sz w:val="14"/>
                                  <w:szCs w:val="14"/>
                                </w:rPr>
                                <w:t>1.5</w:t>
                              </w:r>
                            </w:p>
                          </w:tc>
                          <w:tc>
                            <w:tcPr>
                              <w:tcW w:w="373" w:type="dxa"/>
                              <w:vAlign w:val="center"/>
                            </w:tcPr>
                            <w:p w14:paraId="6A9E6136" w14:textId="36205D5E" w:rsidR="00990716" w:rsidRPr="006C6D67" w:rsidRDefault="00990716" w:rsidP="00990716">
                              <w:pPr>
                                <w:rPr>
                                  <w:rFonts w:ascii="Segoe UI" w:hAnsi="Segoe UI" w:cs="Segoe UI"/>
                                  <w:sz w:val="14"/>
                                  <w:szCs w:val="14"/>
                                </w:rPr>
                              </w:pPr>
                              <w:r>
                                <w:rPr>
                                  <w:rFonts w:ascii="Segoe UI" w:hAnsi="Segoe UI" w:cs="Segoe UI"/>
                                  <w:color w:val="000000"/>
                                  <w:sz w:val="14"/>
                                  <w:szCs w:val="14"/>
                                </w:rPr>
                                <w:t>26</w:t>
                              </w:r>
                            </w:p>
                          </w:tc>
                          <w:tc>
                            <w:tcPr>
                              <w:tcW w:w="373" w:type="dxa"/>
                              <w:vAlign w:val="center"/>
                            </w:tcPr>
                            <w:p w14:paraId="590439B2" w14:textId="3A48566E" w:rsidR="00990716" w:rsidRPr="006C6D67" w:rsidRDefault="00990716" w:rsidP="00990716">
                              <w:pPr>
                                <w:rPr>
                                  <w:rFonts w:ascii="Segoe UI" w:hAnsi="Segoe UI" w:cs="Segoe UI"/>
                                  <w:sz w:val="14"/>
                                  <w:szCs w:val="14"/>
                                </w:rPr>
                              </w:pPr>
                              <w:r>
                                <w:rPr>
                                  <w:rFonts w:ascii="Segoe UI" w:hAnsi="Segoe UI" w:cs="Segoe UI"/>
                                  <w:color w:val="000000"/>
                                  <w:sz w:val="14"/>
                                  <w:szCs w:val="14"/>
                                </w:rPr>
                                <w:t>11</w:t>
                              </w:r>
                            </w:p>
                          </w:tc>
                          <w:tc>
                            <w:tcPr>
                              <w:tcW w:w="524" w:type="dxa"/>
                              <w:vAlign w:val="center"/>
                            </w:tcPr>
                            <w:p w14:paraId="12263CC8" w14:textId="20009C15"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73" w:type="dxa"/>
                              <w:vAlign w:val="center"/>
                            </w:tcPr>
                            <w:p w14:paraId="5FF67356" w14:textId="456F4349"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700" w:type="dxa"/>
                              <w:vAlign w:val="center"/>
                            </w:tcPr>
                            <w:p w14:paraId="0CB38A4E" w14:textId="212E90D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5ECD8091" w14:textId="1A0C4DC1"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0CCA174A" w14:textId="253209F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3FEC38D7" w14:textId="164521A6" w:rsidR="00990716" w:rsidRPr="006C6D67" w:rsidRDefault="00990716" w:rsidP="00990716">
                              <w:pPr>
                                <w:rPr>
                                  <w:rFonts w:ascii="Segoe UI" w:hAnsi="Segoe UI" w:cs="Segoe UI"/>
                                  <w:sz w:val="14"/>
                                  <w:szCs w:val="14"/>
                                </w:rPr>
                              </w:pPr>
                              <w:r>
                                <w:rPr>
                                  <w:rFonts w:ascii="Segoe UI" w:hAnsi="Segoe UI" w:cs="Segoe UI"/>
                                  <w:color w:val="000000"/>
                                  <w:sz w:val="14"/>
                                  <w:szCs w:val="14"/>
                                </w:rPr>
                                <w:t>0.003967</w:t>
                              </w:r>
                            </w:p>
                          </w:tc>
                          <w:tc>
                            <w:tcPr>
                              <w:tcW w:w="775" w:type="dxa"/>
                              <w:vAlign w:val="center"/>
                            </w:tcPr>
                            <w:p w14:paraId="644D6A78" w14:textId="3326F939" w:rsidR="00990716" w:rsidRPr="006C6D67" w:rsidRDefault="00990716" w:rsidP="00990716">
                              <w:pPr>
                                <w:rPr>
                                  <w:rFonts w:ascii="Segoe UI" w:hAnsi="Segoe UI" w:cs="Segoe UI"/>
                                  <w:sz w:val="14"/>
                                  <w:szCs w:val="14"/>
                                </w:rPr>
                              </w:pPr>
                              <w:r>
                                <w:rPr>
                                  <w:rFonts w:ascii="Segoe UI" w:hAnsi="Segoe UI" w:cs="Segoe UI"/>
                                  <w:color w:val="000000"/>
                                  <w:sz w:val="14"/>
                                  <w:szCs w:val="14"/>
                                </w:rPr>
                                <w:t>0.028871</w:t>
                              </w:r>
                            </w:p>
                          </w:tc>
                        </w:tr>
                        <w:tr w:rsidR="00990716" w14:paraId="4C5E4672" w14:textId="77777777" w:rsidTr="00C16028">
                          <w:trPr>
                            <w:trHeight w:val="39"/>
                          </w:trPr>
                          <w:tc>
                            <w:tcPr>
                              <w:tcW w:w="441" w:type="dxa"/>
                              <w:vAlign w:val="center"/>
                            </w:tcPr>
                            <w:p w14:paraId="074F4B1F" w14:textId="52424328"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236" w:type="dxa"/>
                              <w:vAlign w:val="center"/>
                            </w:tcPr>
                            <w:p w14:paraId="08018EC0" w14:textId="3B0E265B"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535" w:type="dxa"/>
                              <w:vAlign w:val="center"/>
                            </w:tcPr>
                            <w:p w14:paraId="3ECE0EDA" w14:textId="0E03D859"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373" w:type="dxa"/>
                              <w:vAlign w:val="center"/>
                            </w:tcPr>
                            <w:p w14:paraId="021C9665" w14:textId="52341FB2"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373" w:type="dxa"/>
                              <w:vAlign w:val="center"/>
                            </w:tcPr>
                            <w:p w14:paraId="1DC241F6" w14:textId="7E825C45" w:rsidR="00990716" w:rsidRPr="006C6D67" w:rsidRDefault="00990716" w:rsidP="00990716">
                              <w:pPr>
                                <w:rPr>
                                  <w:rFonts w:ascii="Segoe UI" w:hAnsi="Segoe UI" w:cs="Segoe UI"/>
                                  <w:sz w:val="14"/>
                                  <w:szCs w:val="14"/>
                                </w:rPr>
                              </w:pPr>
                              <w:r>
                                <w:rPr>
                                  <w:rFonts w:ascii="Segoe UI" w:hAnsi="Segoe UI" w:cs="Segoe UI"/>
                                  <w:color w:val="000000"/>
                                  <w:sz w:val="14"/>
                                  <w:szCs w:val="14"/>
                                </w:rPr>
                                <w:t>14</w:t>
                              </w:r>
                            </w:p>
                          </w:tc>
                          <w:tc>
                            <w:tcPr>
                              <w:tcW w:w="524" w:type="dxa"/>
                              <w:vAlign w:val="center"/>
                            </w:tcPr>
                            <w:p w14:paraId="406946B9" w14:textId="218DEB20"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373" w:type="dxa"/>
                              <w:vAlign w:val="center"/>
                            </w:tcPr>
                            <w:p w14:paraId="21CAF536" w14:textId="7D187E47"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700" w:type="dxa"/>
                              <w:vAlign w:val="center"/>
                            </w:tcPr>
                            <w:p w14:paraId="022DCF78" w14:textId="43FA1048"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0" w:type="dxa"/>
                              <w:vAlign w:val="center"/>
                            </w:tcPr>
                            <w:p w14:paraId="327CE092" w14:textId="64C550E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7BC020CC" w14:textId="1797371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14B72833" w14:textId="1E9762CD" w:rsidR="00990716" w:rsidRPr="006C6D67" w:rsidRDefault="00990716" w:rsidP="00990716">
                              <w:pPr>
                                <w:rPr>
                                  <w:rFonts w:ascii="Segoe UI" w:hAnsi="Segoe UI" w:cs="Segoe UI"/>
                                  <w:sz w:val="14"/>
                                  <w:szCs w:val="14"/>
                                </w:rPr>
                              </w:pPr>
                              <w:r>
                                <w:rPr>
                                  <w:rFonts w:ascii="Segoe UI" w:hAnsi="Segoe UI" w:cs="Segoe UI"/>
                                  <w:color w:val="000000"/>
                                  <w:sz w:val="14"/>
                                  <w:szCs w:val="14"/>
                                </w:rPr>
                                <w:t>0.003855</w:t>
                              </w:r>
                            </w:p>
                          </w:tc>
                          <w:tc>
                            <w:tcPr>
                              <w:tcW w:w="775" w:type="dxa"/>
                              <w:vAlign w:val="center"/>
                            </w:tcPr>
                            <w:p w14:paraId="518DEA31" w14:textId="51C2E060" w:rsidR="00990716" w:rsidRPr="006C6D67" w:rsidRDefault="00990716" w:rsidP="00990716">
                              <w:pPr>
                                <w:rPr>
                                  <w:rFonts w:ascii="Segoe UI" w:hAnsi="Segoe UI" w:cs="Segoe UI"/>
                                  <w:sz w:val="14"/>
                                  <w:szCs w:val="14"/>
                                </w:rPr>
                              </w:pPr>
                              <w:r>
                                <w:rPr>
                                  <w:rFonts w:ascii="Segoe UI" w:hAnsi="Segoe UI" w:cs="Segoe UI"/>
                                  <w:color w:val="000000"/>
                                  <w:sz w:val="14"/>
                                  <w:szCs w:val="14"/>
                                </w:rPr>
                                <w:t>0.030247</w:t>
                              </w:r>
                            </w:p>
                          </w:tc>
                        </w:tr>
                        <w:tr w:rsidR="00990716" w14:paraId="690F7DA8" w14:textId="77777777" w:rsidTr="00C16028">
                          <w:trPr>
                            <w:trHeight w:val="39"/>
                          </w:trPr>
                          <w:tc>
                            <w:tcPr>
                              <w:tcW w:w="441" w:type="dxa"/>
                              <w:vAlign w:val="center"/>
                            </w:tcPr>
                            <w:p w14:paraId="57C16BCA" w14:textId="3243E403"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236" w:type="dxa"/>
                              <w:vAlign w:val="center"/>
                            </w:tcPr>
                            <w:p w14:paraId="3250FF32" w14:textId="18F532E6" w:rsidR="00990716" w:rsidRPr="006C6D67" w:rsidRDefault="00990716" w:rsidP="00990716">
                              <w:pPr>
                                <w:rPr>
                                  <w:rFonts w:ascii="Segoe UI" w:hAnsi="Segoe UI" w:cs="Segoe UI"/>
                                  <w:sz w:val="14"/>
                                  <w:szCs w:val="14"/>
                                </w:rPr>
                              </w:pPr>
                              <w:r>
                                <w:rPr>
                                  <w:rFonts w:ascii="Segoe UI" w:hAnsi="Segoe UI" w:cs="Segoe UI"/>
                                  <w:color w:val="000000"/>
                                  <w:sz w:val="14"/>
                                  <w:szCs w:val="14"/>
                                </w:rPr>
                                <w:t>21</w:t>
                              </w:r>
                            </w:p>
                          </w:tc>
                          <w:tc>
                            <w:tcPr>
                              <w:tcW w:w="535" w:type="dxa"/>
                              <w:vAlign w:val="center"/>
                            </w:tcPr>
                            <w:p w14:paraId="685B00B2" w14:textId="676B6C4D" w:rsidR="00990716" w:rsidRPr="006C6D67" w:rsidRDefault="00990716" w:rsidP="00990716">
                              <w:pPr>
                                <w:rPr>
                                  <w:rFonts w:ascii="Segoe UI" w:hAnsi="Segoe UI" w:cs="Segoe UI"/>
                                  <w:sz w:val="14"/>
                                  <w:szCs w:val="14"/>
                                </w:rPr>
                              </w:pPr>
                              <w:r>
                                <w:rPr>
                                  <w:rFonts w:ascii="Segoe UI" w:hAnsi="Segoe UI" w:cs="Segoe UI"/>
                                  <w:color w:val="000000"/>
                                  <w:sz w:val="14"/>
                                  <w:szCs w:val="14"/>
                                </w:rPr>
                                <w:t>6</w:t>
                              </w:r>
                            </w:p>
                          </w:tc>
                          <w:tc>
                            <w:tcPr>
                              <w:tcW w:w="373" w:type="dxa"/>
                              <w:vAlign w:val="center"/>
                            </w:tcPr>
                            <w:p w14:paraId="06369D36" w14:textId="2B1ADA37" w:rsidR="00990716" w:rsidRPr="006C6D67" w:rsidRDefault="00990716" w:rsidP="00990716">
                              <w:pPr>
                                <w:rPr>
                                  <w:rFonts w:ascii="Segoe UI" w:hAnsi="Segoe UI" w:cs="Segoe UI"/>
                                  <w:sz w:val="14"/>
                                  <w:szCs w:val="14"/>
                                </w:rPr>
                              </w:pPr>
                              <w:r>
                                <w:rPr>
                                  <w:rFonts w:ascii="Segoe UI" w:hAnsi="Segoe UI" w:cs="Segoe UI"/>
                                  <w:color w:val="000000"/>
                                  <w:sz w:val="14"/>
                                  <w:szCs w:val="14"/>
                                </w:rPr>
                                <w:t>31</w:t>
                              </w:r>
                            </w:p>
                          </w:tc>
                          <w:tc>
                            <w:tcPr>
                              <w:tcW w:w="373" w:type="dxa"/>
                              <w:vAlign w:val="center"/>
                            </w:tcPr>
                            <w:p w14:paraId="7839CD59" w14:textId="60DCF646"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524" w:type="dxa"/>
                              <w:vAlign w:val="center"/>
                            </w:tcPr>
                            <w:p w14:paraId="5C87BA07" w14:textId="264B7F10" w:rsidR="00990716" w:rsidRPr="006C6D67" w:rsidRDefault="00990716" w:rsidP="00990716">
                              <w:pPr>
                                <w:rPr>
                                  <w:rFonts w:ascii="Segoe UI" w:hAnsi="Segoe UI" w:cs="Segoe UI"/>
                                  <w:sz w:val="14"/>
                                  <w:szCs w:val="14"/>
                                </w:rPr>
                              </w:pPr>
                              <w:r>
                                <w:rPr>
                                  <w:rFonts w:ascii="Segoe UI" w:hAnsi="Segoe UI" w:cs="Segoe UI"/>
                                  <w:color w:val="000000"/>
                                  <w:sz w:val="14"/>
                                  <w:szCs w:val="14"/>
                                </w:rPr>
                                <w:t>18</w:t>
                              </w:r>
                            </w:p>
                          </w:tc>
                          <w:tc>
                            <w:tcPr>
                              <w:tcW w:w="373" w:type="dxa"/>
                              <w:vAlign w:val="center"/>
                            </w:tcPr>
                            <w:p w14:paraId="5DF8918E" w14:textId="3F6D10DC"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700" w:type="dxa"/>
                              <w:vAlign w:val="center"/>
                            </w:tcPr>
                            <w:p w14:paraId="23F4EDD2" w14:textId="0B3AB103" w:rsidR="00990716" w:rsidRPr="006C6D67" w:rsidRDefault="00990716" w:rsidP="00990716">
                              <w:pPr>
                                <w:rPr>
                                  <w:rFonts w:ascii="Segoe UI" w:hAnsi="Segoe UI" w:cs="Segoe UI"/>
                                  <w:sz w:val="14"/>
                                  <w:szCs w:val="14"/>
                                </w:rPr>
                              </w:pPr>
                              <w:r>
                                <w:rPr>
                                  <w:rFonts w:ascii="Segoe UI" w:hAnsi="Segoe UI" w:cs="Segoe UI"/>
                                  <w:color w:val="000000"/>
                                  <w:sz w:val="14"/>
                                  <w:szCs w:val="14"/>
                                </w:rPr>
                                <w:t>0.99168</w:t>
                              </w:r>
                            </w:p>
                          </w:tc>
                          <w:tc>
                            <w:tcPr>
                              <w:tcW w:w="700" w:type="dxa"/>
                              <w:vAlign w:val="center"/>
                            </w:tcPr>
                            <w:p w14:paraId="06546716" w14:textId="19043FB1" w:rsidR="00990716" w:rsidRPr="006C6D67" w:rsidRDefault="00990716" w:rsidP="00990716">
                              <w:pPr>
                                <w:rPr>
                                  <w:rFonts w:ascii="Segoe UI" w:hAnsi="Segoe UI" w:cs="Segoe UI"/>
                                  <w:sz w:val="14"/>
                                  <w:szCs w:val="14"/>
                                </w:rPr>
                              </w:pPr>
                              <w:r>
                                <w:rPr>
                                  <w:rFonts w:ascii="Segoe UI" w:hAnsi="Segoe UI" w:cs="Segoe UI"/>
                                  <w:color w:val="000000"/>
                                  <w:sz w:val="14"/>
                                  <w:szCs w:val="14"/>
                                </w:rPr>
                                <w:t>1.22021</w:t>
                              </w:r>
                            </w:p>
                          </w:tc>
                          <w:tc>
                            <w:tcPr>
                              <w:tcW w:w="549" w:type="dxa"/>
                              <w:vAlign w:val="center"/>
                            </w:tcPr>
                            <w:p w14:paraId="6F0369A4" w14:textId="16846441" w:rsidR="00990716" w:rsidRPr="006C6D67" w:rsidRDefault="00990716" w:rsidP="00990716">
                              <w:pPr>
                                <w:rPr>
                                  <w:rFonts w:ascii="Segoe UI" w:hAnsi="Segoe UI" w:cs="Segoe UI"/>
                                  <w:sz w:val="14"/>
                                  <w:szCs w:val="14"/>
                                </w:rPr>
                              </w:pPr>
                              <w:r>
                                <w:rPr>
                                  <w:rFonts w:ascii="Segoe UI" w:hAnsi="Segoe UI" w:cs="Segoe UI"/>
                                  <w:color w:val="000000"/>
                                  <w:sz w:val="14"/>
                                  <w:szCs w:val="14"/>
                                </w:rPr>
                                <w:t>584.6</w:t>
                              </w:r>
                            </w:p>
                          </w:tc>
                          <w:tc>
                            <w:tcPr>
                              <w:tcW w:w="775" w:type="dxa"/>
                              <w:vAlign w:val="center"/>
                            </w:tcPr>
                            <w:p w14:paraId="70F8B0AF" w14:textId="52AC2805" w:rsidR="00990716" w:rsidRPr="006C6D67" w:rsidRDefault="00990716" w:rsidP="00990716">
                              <w:pPr>
                                <w:rPr>
                                  <w:rFonts w:ascii="Segoe UI" w:hAnsi="Segoe UI" w:cs="Segoe UI"/>
                                  <w:sz w:val="14"/>
                                  <w:szCs w:val="14"/>
                                </w:rPr>
                              </w:pPr>
                              <w:r>
                                <w:rPr>
                                  <w:rFonts w:ascii="Segoe UI" w:hAnsi="Segoe UI" w:cs="Segoe UI"/>
                                  <w:color w:val="000000"/>
                                  <w:sz w:val="14"/>
                                  <w:szCs w:val="14"/>
                                </w:rPr>
                                <w:t>0.003589</w:t>
                              </w:r>
                            </w:p>
                          </w:tc>
                          <w:tc>
                            <w:tcPr>
                              <w:tcW w:w="775" w:type="dxa"/>
                              <w:vAlign w:val="center"/>
                            </w:tcPr>
                            <w:p w14:paraId="0F9F3060" w14:textId="5200D35A" w:rsidR="00990716" w:rsidRPr="006C6D67" w:rsidRDefault="00990716" w:rsidP="00990716">
                              <w:pPr>
                                <w:rPr>
                                  <w:rFonts w:ascii="Segoe UI" w:hAnsi="Segoe UI" w:cs="Segoe UI"/>
                                  <w:sz w:val="14"/>
                                  <w:szCs w:val="14"/>
                                </w:rPr>
                              </w:pPr>
                              <w:r>
                                <w:rPr>
                                  <w:rFonts w:ascii="Segoe UI" w:hAnsi="Segoe UI" w:cs="Segoe UI"/>
                                  <w:color w:val="000000"/>
                                  <w:sz w:val="14"/>
                                  <w:szCs w:val="14"/>
                                </w:rPr>
                                <w:t>0.03451</w:t>
                              </w:r>
                            </w:p>
                          </w:tc>
                        </w:tr>
                      </w:tbl>
                      <w:p w14:paraId="12548B5F" w14:textId="77777777" w:rsidR="000F2456" w:rsidRDefault="000F2456" w:rsidP="000F2456"/>
                    </w:txbxContent>
                  </v:textbox>
                </v:shape>
              </v:group>
            </w:pict>
          </mc:Fallback>
        </mc:AlternateContent>
      </w:r>
    </w:p>
    <w:p w14:paraId="30C788AE" w14:textId="52DDA8D3" w:rsidR="00D61058" w:rsidRDefault="00D20FAE">
      <w:pPr>
        <w:rPr>
          <w:sz w:val="20"/>
          <w:szCs w:val="20"/>
        </w:rPr>
      </w:pPr>
      <w:r>
        <w:rPr>
          <w:noProof/>
          <w:sz w:val="20"/>
          <w:szCs w:val="20"/>
        </w:rPr>
        <mc:AlternateContent>
          <mc:Choice Requires="wps">
            <w:drawing>
              <wp:anchor distT="0" distB="0" distL="114300" distR="114300" simplePos="0" relativeHeight="251948032" behindDoc="0" locked="0" layoutInCell="1" allowOverlap="1" wp14:anchorId="19AEBC03" wp14:editId="27E2A092">
                <wp:simplePos x="0" y="0"/>
                <wp:positionH relativeFrom="column">
                  <wp:posOffset>9525</wp:posOffset>
                </wp:positionH>
                <wp:positionV relativeFrom="paragraph">
                  <wp:posOffset>42227</wp:posOffset>
                </wp:positionV>
                <wp:extent cx="247650" cy="158750"/>
                <wp:effectExtent l="0" t="0" r="13335" b="12700"/>
                <wp:wrapNone/>
                <wp:docPr id="1171486655"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6D4F17B7" w14:textId="43E23D4B" w:rsidR="00D20FAE" w:rsidRPr="00603F99" w:rsidRDefault="00D20FAE" w:rsidP="00D20FAE">
                            <w:pPr>
                              <w:jc w:val="center"/>
                              <w:rPr>
                                <w:sz w:val="16"/>
                                <w:szCs w:val="16"/>
                              </w:rPr>
                            </w:pPr>
                            <w:r>
                              <w:rPr>
                                <w:sz w:val="16"/>
                                <w:szCs w:val="16"/>
                              </w:rPr>
                              <w:t>11d</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EBC03" id="_x0000_s1065" style="position:absolute;margin-left:.75pt;margin-top:3.3pt;width:19.5pt;height:12.5pt;z-index:251948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" fillcolor="white [3201]" strokecolor="black [3200]" strokeweight="1pt">
                <v:textbox inset="1.44pt,0,1.44pt,0">
                  <w:txbxContent>
                    <w:p w14:paraId="6D4F17B7" w14:textId="43E23D4B" w:rsidR="00D20FAE" w:rsidRPr="00603F99" w:rsidRDefault="00D20FAE" w:rsidP="00D20FAE">
                      <w:pPr>
                        <w:jc w:val="center"/>
                        <w:rPr>
                          <w:sz w:val="16"/>
                          <w:szCs w:val="16"/>
                        </w:rPr>
                      </w:pPr>
                      <w:r>
                        <w:rPr>
                          <w:sz w:val="16"/>
                          <w:szCs w:val="16"/>
                        </w:rPr>
                        <w:t>11d</w:t>
                      </w:r>
                    </w:p>
                  </w:txbxContent>
                </v:textbox>
              </v:rect>
            </w:pict>
          </mc:Fallback>
        </mc:AlternateContent>
      </w:r>
    </w:p>
    <w:p w14:paraId="51CAD89F" w14:textId="449FFD70" w:rsidR="000F2456" w:rsidRDefault="000F2456">
      <w:pPr>
        <w:rPr>
          <w:sz w:val="20"/>
          <w:szCs w:val="20"/>
        </w:rPr>
      </w:pPr>
    </w:p>
    <w:p w14:paraId="085CD46D" w14:textId="6436C5A4" w:rsidR="000F2456" w:rsidRDefault="000F2456">
      <w:pPr>
        <w:rPr>
          <w:sz w:val="20"/>
          <w:szCs w:val="20"/>
        </w:rPr>
      </w:pPr>
    </w:p>
    <w:p w14:paraId="0A6F4289" w14:textId="16333D08" w:rsidR="000F2456" w:rsidRDefault="000F2456">
      <w:pPr>
        <w:rPr>
          <w:sz w:val="20"/>
          <w:szCs w:val="20"/>
        </w:rPr>
      </w:pPr>
    </w:p>
    <w:p w14:paraId="77BA86A9" w14:textId="4C3021A2" w:rsidR="000F2456" w:rsidRDefault="00D20FAE">
      <w:pPr>
        <w:rPr>
          <w:sz w:val="20"/>
          <w:szCs w:val="20"/>
        </w:rPr>
      </w:pPr>
      <w:r>
        <w:rPr>
          <w:noProof/>
          <w:sz w:val="20"/>
          <w:szCs w:val="20"/>
        </w:rPr>
        <mc:AlternateContent>
          <mc:Choice Requires="wps">
            <w:drawing>
              <wp:anchor distT="0" distB="0" distL="114300" distR="114300" simplePos="0" relativeHeight="251950080" behindDoc="0" locked="0" layoutInCell="1" allowOverlap="1" wp14:anchorId="0EF00A2A" wp14:editId="3C36C06E">
                <wp:simplePos x="0" y="0"/>
                <wp:positionH relativeFrom="column">
                  <wp:posOffset>9525</wp:posOffset>
                </wp:positionH>
                <wp:positionV relativeFrom="paragraph">
                  <wp:posOffset>227233</wp:posOffset>
                </wp:positionV>
                <wp:extent cx="247650" cy="158750"/>
                <wp:effectExtent l="0" t="0" r="16510" b="12700"/>
                <wp:wrapNone/>
                <wp:docPr id="781454520"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331D797C" w14:textId="5E862AE9" w:rsidR="00D20FAE" w:rsidRPr="00603F99" w:rsidRDefault="00D20FAE" w:rsidP="00D20FAE">
                            <w:pPr>
                              <w:jc w:val="center"/>
                              <w:rPr>
                                <w:sz w:val="16"/>
                                <w:szCs w:val="16"/>
                              </w:rPr>
                            </w:pPr>
                            <w:r>
                              <w:rPr>
                                <w:sz w:val="16"/>
                                <w:szCs w:val="16"/>
                              </w:rPr>
                              <w:t>11e</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00A2A" id="_x0000_s1066" style="position:absolute;margin-left:.75pt;margin-top:17.9pt;width:19.5pt;height:12.5pt;z-index:251950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" fillcolor="white [3201]" strokecolor="black [3200]" strokeweight="1pt">
                <v:textbox inset="1.44pt,0,1.44pt,0">
                  <w:txbxContent>
                    <w:p w14:paraId="331D797C" w14:textId="5E862AE9" w:rsidR="00D20FAE" w:rsidRPr="00603F99" w:rsidRDefault="00D20FAE" w:rsidP="00D20FAE">
                      <w:pPr>
                        <w:jc w:val="center"/>
                        <w:rPr>
                          <w:sz w:val="16"/>
                          <w:szCs w:val="16"/>
                        </w:rPr>
                      </w:pPr>
                      <w:r>
                        <w:rPr>
                          <w:sz w:val="16"/>
                          <w:szCs w:val="16"/>
                        </w:rPr>
                        <w:t>11e</w:t>
                      </w:r>
                    </w:p>
                  </w:txbxContent>
                </v:textbox>
              </v:rect>
            </w:pict>
          </mc:Fallback>
        </mc:AlternateContent>
      </w:r>
      <w:r w:rsidR="00473992">
        <w:rPr>
          <w:noProof/>
          <w:sz w:val="20"/>
          <w:szCs w:val="20"/>
        </w:rPr>
        <mc:AlternateContent>
          <mc:Choice Requires="wpg">
            <w:drawing>
              <wp:anchor distT="0" distB="0" distL="114300" distR="114300" simplePos="0" relativeHeight="251851776" behindDoc="0" locked="0" layoutInCell="1" allowOverlap="1" wp14:anchorId="3AF01AD6" wp14:editId="6E1C3DCB">
                <wp:simplePos x="0" y="0"/>
                <wp:positionH relativeFrom="column">
                  <wp:posOffset>11875</wp:posOffset>
                </wp:positionH>
                <wp:positionV relativeFrom="paragraph">
                  <wp:posOffset>166321</wp:posOffset>
                </wp:positionV>
                <wp:extent cx="6436995" cy="1303074"/>
                <wp:effectExtent l="0" t="0" r="20955" b="11430"/>
                <wp:wrapNone/>
                <wp:docPr id="1739113937" name="Group 71"/>
                <wp:cNvGraphicFramePr/>
                <a:graphic xmlns:a="http://schemas.openxmlformats.org/drawingml/2006/main">
                  <a:graphicData uri="http://schemas.microsoft.com/office/word/2010/wordprocessingGroup">
                    <wpg:wgp>
                      <wpg:cNvGrpSpPr/>
                      <wpg:grpSpPr>
                        <a:xfrm>
                          <a:off x="0" y="0"/>
                          <a:ext cx="6436995" cy="1303074"/>
                          <a:chOff x="0" y="0"/>
                          <a:chExt cx="5873750" cy="1292431"/>
                        </a:xfrm>
                      </wpg:grpSpPr>
                      <wps:wsp>
                        <wps:cNvPr id="1946746610" name="Text Box 67"/>
                        <wps:cNvSpPr txBox="1"/>
                        <wps:spPr>
                          <a:xfrm>
                            <a:off x="0" y="0"/>
                            <a:ext cx="5873750" cy="1292377"/>
                          </a:xfrm>
                          <a:prstGeom prst="rect">
                            <a:avLst/>
                          </a:prstGeom>
                          <a:solidFill>
                            <a:schemeClr val="lt1"/>
                          </a:solidFill>
                          <a:ln w="6350">
                            <a:solidFill>
                              <a:prstClr val="black"/>
                            </a:solidFill>
                          </a:ln>
                        </wps:spPr>
                        <wps:txbx>
                          <w:txbxContent>
                            <w:p w14:paraId="129E92CE" w14:textId="5E36260E" w:rsidR="00145D60" w:rsidRDefault="00825916" w:rsidP="00145D60">
                              <w:r>
                                <w:rPr>
                                  <w:b/>
                                  <w:bCs/>
                                  <w:noProof/>
                                  <w:sz w:val="20"/>
                                  <w:szCs w:val="20"/>
                                </w:rPr>
                                <w:drawing>
                                  <wp:inline distT="0" distB="0" distL="0" distR="0" wp14:anchorId="739D2BD1" wp14:editId="6B7BCDF5">
                                    <wp:extent cx="1994640" cy="1154023"/>
                                    <wp:effectExtent l="19050" t="19050" r="24765" b="27305"/>
                                    <wp:docPr id="60329706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02264" cy="1158434"/>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3621668" name="Text Box 65"/>
                        <wps:cNvSpPr txBox="1"/>
                        <wps:spPr>
                          <a:xfrm>
                            <a:off x="2040412" y="4977"/>
                            <a:ext cx="3789640" cy="1287454"/>
                          </a:xfrm>
                          <a:prstGeom prst="rect">
                            <a:avLst/>
                          </a:prstGeom>
                          <a:solidFill>
                            <a:schemeClr val="lt1"/>
                          </a:solidFill>
                          <a:ln w="6350">
                            <a:noFill/>
                          </a:ln>
                        </wps:spPr>
                        <wps:txbx>
                          <w:txbxContent>
                            <w:tbl>
                              <w:tblPr>
                                <w:tblStyle w:val="TableGrid"/>
                                <w:tblW w:w="6390" w:type="dxa"/>
                                <w:tblInd w:w="-5" w:type="dxa"/>
                                <w:tblLayout w:type="fixed"/>
                                <w:tblLook w:val="04A0" w:firstRow="1" w:lastRow="0" w:firstColumn="1" w:lastColumn="0" w:noHBand="0" w:noVBand="1"/>
                              </w:tblPr>
                              <w:tblGrid>
                                <w:gridCol w:w="441"/>
                                <w:gridCol w:w="369"/>
                                <w:gridCol w:w="450"/>
                                <w:gridCol w:w="450"/>
                                <w:gridCol w:w="450"/>
                                <w:gridCol w:w="450"/>
                                <w:gridCol w:w="270"/>
                                <w:gridCol w:w="630"/>
                                <w:gridCol w:w="720"/>
                                <w:gridCol w:w="630"/>
                                <w:gridCol w:w="720"/>
                                <w:gridCol w:w="810"/>
                              </w:tblGrid>
                              <w:tr w:rsidR="00145D60" w14:paraId="6208D746" w14:textId="77777777" w:rsidTr="00473992">
                                <w:trPr>
                                  <w:cantSplit/>
                                  <w:trHeight w:val="1087"/>
                                </w:trPr>
                                <w:tc>
                                  <w:tcPr>
                                    <w:tcW w:w="441" w:type="dxa"/>
                                    <w:textDirection w:val="btLr"/>
                                  </w:tcPr>
                                  <w:p w14:paraId="465582BC" w14:textId="77777777" w:rsidR="00145D60" w:rsidRPr="003677BD" w:rsidRDefault="00145D60" w:rsidP="00406DDE">
                                    <w:pPr>
                                      <w:ind w:left="113" w:right="113"/>
                                      <w:rPr>
                                        <w:sz w:val="12"/>
                                        <w:szCs w:val="12"/>
                                      </w:rPr>
                                    </w:pPr>
                                    <w:r w:rsidRPr="003677BD">
                                      <w:rPr>
                                        <w:b/>
                                        <w:bCs/>
                                        <w:sz w:val="12"/>
                                        <w:szCs w:val="12"/>
                                      </w:rPr>
                                      <w:t>Timepoint</w:t>
                                    </w:r>
                                  </w:p>
                                </w:tc>
                                <w:tc>
                                  <w:tcPr>
                                    <w:tcW w:w="369" w:type="dxa"/>
                                    <w:textDirection w:val="btLr"/>
                                  </w:tcPr>
                                  <w:p w14:paraId="59853EA3" w14:textId="77777777" w:rsidR="00145D60" w:rsidRPr="003677BD" w:rsidRDefault="00145D60" w:rsidP="00406DDE">
                                    <w:pPr>
                                      <w:ind w:left="113" w:right="113"/>
                                      <w:rPr>
                                        <w:sz w:val="12"/>
                                        <w:szCs w:val="12"/>
                                      </w:rPr>
                                    </w:pPr>
                                    <w:r w:rsidRPr="003677BD">
                                      <w:rPr>
                                        <w:b/>
                                        <w:bCs/>
                                        <w:sz w:val="12"/>
                                        <w:szCs w:val="12"/>
                                      </w:rPr>
                                      <w:t>MMSE</w:t>
                                    </w:r>
                                  </w:p>
                                </w:tc>
                                <w:tc>
                                  <w:tcPr>
                                    <w:tcW w:w="450" w:type="dxa"/>
                                    <w:textDirection w:val="btLr"/>
                                  </w:tcPr>
                                  <w:p w14:paraId="67C0D2F9" w14:textId="77777777" w:rsidR="00145D60" w:rsidRPr="003677BD" w:rsidRDefault="00145D60" w:rsidP="00406DDE">
                                    <w:pPr>
                                      <w:ind w:left="113" w:right="113"/>
                                      <w:rPr>
                                        <w:sz w:val="12"/>
                                        <w:szCs w:val="12"/>
                                      </w:rPr>
                                    </w:pPr>
                                    <w:r w:rsidRPr="003677BD">
                                      <w:rPr>
                                        <w:b/>
                                        <w:bCs/>
                                        <w:sz w:val="12"/>
                                        <w:szCs w:val="12"/>
                                      </w:rPr>
                                      <w:t>CDRSB</w:t>
                                    </w:r>
                                  </w:p>
                                </w:tc>
                                <w:tc>
                                  <w:tcPr>
                                    <w:tcW w:w="450" w:type="dxa"/>
                                    <w:textDirection w:val="btLr"/>
                                  </w:tcPr>
                                  <w:p w14:paraId="6B6A798A" w14:textId="77777777" w:rsidR="00145D60" w:rsidRPr="003677BD" w:rsidRDefault="00145D60" w:rsidP="00406DDE">
                                    <w:pPr>
                                      <w:ind w:left="113" w:right="113"/>
                                      <w:rPr>
                                        <w:sz w:val="12"/>
                                        <w:szCs w:val="12"/>
                                      </w:rPr>
                                    </w:pPr>
                                    <w:r w:rsidRPr="003677BD">
                                      <w:rPr>
                                        <w:b/>
                                        <w:bCs/>
                                        <w:sz w:val="12"/>
                                        <w:szCs w:val="12"/>
                                      </w:rPr>
                                      <w:t>ADAS13</w:t>
                                    </w:r>
                                  </w:p>
                                </w:tc>
                                <w:tc>
                                  <w:tcPr>
                                    <w:tcW w:w="450" w:type="dxa"/>
                                    <w:textDirection w:val="btLr"/>
                                  </w:tcPr>
                                  <w:p w14:paraId="6EC5903A" w14:textId="77777777" w:rsidR="00145D60" w:rsidRPr="003677BD" w:rsidRDefault="00145D60" w:rsidP="00406DDE">
                                    <w:pPr>
                                      <w:ind w:left="113" w:right="113"/>
                                      <w:rPr>
                                        <w:sz w:val="12"/>
                                        <w:szCs w:val="12"/>
                                      </w:rPr>
                                    </w:pPr>
                                    <w:r w:rsidRPr="003677BD">
                                      <w:rPr>
                                        <w:b/>
                                        <w:bCs/>
                                        <w:sz w:val="12"/>
                                        <w:szCs w:val="12"/>
                                      </w:rPr>
                                      <w:t>FAQ</w:t>
                                    </w:r>
                                  </w:p>
                                </w:tc>
                                <w:tc>
                                  <w:tcPr>
                                    <w:tcW w:w="450" w:type="dxa"/>
                                    <w:textDirection w:val="btLr"/>
                                  </w:tcPr>
                                  <w:p w14:paraId="2C3AECE5" w14:textId="77777777" w:rsidR="00145D60" w:rsidRPr="003677BD" w:rsidRDefault="00145D60" w:rsidP="00406DDE">
                                    <w:pPr>
                                      <w:ind w:left="113" w:right="113"/>
                                      <w:rPr>
                                        <w:b/>
                                        <w:bCs/>
                                        <w:sz w:val="12"/>
                                        <w:szCs w:val="12"/>
                                      </w:rPr>
                                    </w:pPr>
                                    <w:r w:rsidRPr="003677BD">
                                      <w:rPr>
                                        <w:b/>
                                        <w:bCs/>
                                        <w:sz w:val="12"/>
                                        <w:szCs w:val="12"/>
                                      </w:rPr>
                                      <w:t>RAVLT</w:t>
                                    </w:r>
                                  </w:p>
                                  <w:p w14:paraId="6B9ECF5A" w14:textId="77777777" w:rsidR="00145D60" w:rsidRPr="003677BD" w:rsidRDefault="00145D60" w:rsidP="00406DDE">
                                    <w:pPr>
                                      <w:ind w:left="113" w:right="113"/>
                                      <w:rPr>
                                        <w:sz w:val="12"/>
                                        <w:szCs w:val="12"/>
                                      </w:rPr>
                                    </w:pPr>
                                    <w:r w:rsidRPr="003677BD">
                                      <w:rPr>
                                        <w:b/>
                                        <w:bCs/>
                                        <w:sz w:val="12"/>
                                        <w:szCs w:val="12"/>
                                      </w:rPr>
                                      <w:t>Immediate</w:t>
                                    </w:r>
                                  </w:p>
                                </w:tc>
                                <w:tc>
                                  <w:tcPr>
                                    <w:tcW w:w="270" w:type="dxa"/>
                                    <w:textDirection w:val="btLr"/>
                                  </w:tcPr>
                                  <w:p w14:paraId="46859872" w14:textId="77777777" w:rsidR="00145D60" w:rsidRPr="003677BD" w:rsidRDefault="00145D60" w:rsidP="00406DDE">
                                    <w:pPr>
                                      <w:ind w:left="113" w:right="113"/>
                                      <w:rPr>
                                        <w:sz w:val="12"/>
                                        <w:szCs w:val="12"/>
                                      </w:rPr>
                                    </w:pPr>
                                    <w:r w:rsidRPr="003677BD">
                                      <w:rPr>
                                        <w:b/>
                                        <w:bCs/>
                                        <w:sz w:val="12"/>
                                        <w:szCs w:val="12"/>
                                      </w:rPr>
                                      <w:t>APOE4</w:t>
                                    </w:r>
                                  </w:p>
                                </w:tc>
                                <w:tc>
                                  <w:tcPr>
                                    <w:tcW w:w="630" w:type="dxa"/>
                                    <w:textDirection w:val="btLr"/>
                                  </w:tcPr>
                                  <w:p w14:paraId="0E3624DC" w14:textId="77777777" w:rsidR="00145D60" w:rsidRPr="003677BD" w:rsidRDefault="00145D60" w:rsidP="00406DDE">
                                    <w:pPr>
                                      <w:ind w:left="113" w:right="113"/>
                                      <w:rPr>
                                        <w:sz w:val="12"/>
                                        <w:szCs w:val="12"/>
                                      </w:rPr>
                                    </w:pPr>
                                    <w:r w:rsidRPr="003677BD">
                                      <w:rPr>
                                        <w:b/>
                                        <w:bCs/>
                                        <w:sz w:val="12"/>
                                        <w:szCs w:val="12"/>
                                      </w:rPr>
                                      <w:t>FDG</w:t>
                                    </w:r>
                                  </w:p>
                                </w:tc>
                                <w:tc>
                                  <w:tcPr>
                                    <w:tcW w:w="720" w:type="dxa"/>
                                    <w:textDirection w:val="btLr"/>
                                  </w:tcPr>
                                  <w:p w14:paraId="4E30BE6C" w14:textId="77777777" w:rsidR="00145D60" w:rsidRPr="003677BD" w:rsidRDefault="00145D60" w:rsidP="00406DDE">
                                    <w:pPr>
                                      <w:ind w:left="113" w:right="113"/>
                                      <w:rPr>
                                        <w:sz w:val="12"/>
                                        <w:szCs w:val="12"/>
                                      </w:rPr>
                                    </w:pPr>
                                    <w:r w:rsidRPr="003677BD">
                                      <w:rPr>
                                        <w:b/>
                                        <w:bCs/>
                                        <w:sz w:val="12"/>
                                        <w:szCs w:val="12"/>
                                      </w:rPr>
                                      <w:t>AV45</w:t>
                                    </w:r>
                                  </w:p>
                                </w:tc>
                                <w:tc>
                                  <w:tcPr>
                                    <w:tcW w:w="630" w:type="dxa"/>
                                    <w:textDirection w:val="btLr"/>
                                  </w:tcPr>
                                  <w:p w14:paraId="3F061F68" w14:textId="77777777" w:rsidR="00145D60" w:rsidRPr="003677BD" w:rsidRDefault="00145D60" w:rsidP="00406DDE">
                                    <w:pPr>
                                      <w:ind w:left="113" w:right="113"/>
                                      <w:rPr>
                                        <w:sz w:val="12"/>
                                        <w:szCs w:val="12"/>
                                      </w:rPr>
                                    </w:pPr>
                                    <w:r w:rsidRPr="003677BD">
                                      <w:rPr>
                                        <w:b/>
                                        <w:bCs/>
                                        <w:sz w:val="12"/>
                                        <w:szCs w:val="12"/>
                                      </w:rPr>
                                      <w:t>ABETA</w:t>
                                    </w:r>
                                  </w:p>
                                </w:tc>
                                <w:tc>
                                  <w:tcPr>
                                    <w:tcW w:w="720" w:type="dxa"/>
                                    <w:textDirection w:val="btLr"/>
                                  </w:tcPr>
                                  <w:p w14:paraId="68EFC161" w14:textId="77777777" w:rsidR="00145D60" w:rsidRPr="003677BD" w:rsidRDefault="00145D60" w:rsidP="00406DDE">
                                    <w:pPr>
                                      <w:ind w:left="113" w:right="113"/>
                                      <w:rPr>
                                        <w:b/>
                                        <w:bCs/>
                                        <w:sz w:val="12"/>
                                        <w:szCs w:val="12"/>
                                      </w:rPr>
                                    </w:pPr>
                                    <w:r w:rsidRPr="003677BD">
                                      <w:rPr>
                                        <w:b/>
                                        <w:bCs/>
                                        <w:sz w:val="12"/>
                                        <w:szCs w:val="12"/>
                                      </w:rPr>
                                      <w:t>Normalized</w:t>
                                    </w:r>
                                  </w:p>
                                  <w:p w14:paraId="50DA95F5" w14:textId="77777777" w:rsidR="00145D60" w:rsidRPr="003677BD" w:rsidRDefault="00145D60" w:rsidP="00406DDE">
                                    <w:pPr>
                                      <w:ind w:left="113" w:right="113"/>
                                      <w:rPr>
                                        <w:sz w:val="12"/>
                                        <w:szCs w:val="12"/>
                                      </w:rPr>
                                    </w:pPr>
                                    <w:r w:rsidRPr="003677BD">
                                      <w:rPr>
                                        <w:b/>
                                        <w:bCs/>
                                        <w:sz w:val="12"/>
                                        <w:szCs w:val="12"/>
                                      </w:rPr>
                                      <w:t>Hippocampus</w:t>
                                    </w:r>
                                  </w:p>
                                </w:tc>
                                <w:tc>
                                  <w:tcPr>
                                    <w:tcW w:w="810" w:type="dxa"/>
                                    <w:textDirection w:val="btLr"/>
                                  </w:tcPr>
                                  <w:p w14:paraId="6CB7AB2C" w14:textId="77777777" w:rsidR="00145D60" w:rsidRPr="003677BD" w:rsidRDefault="00145D60" w:rsidP="00406DDE">
                                    <w:pPr>
                                      <w:ind w:left="113" w:right="113"/>
                                      <w:rPr>
                                        <w:b/>
                                        <w:bCs/>
                                        <w:sz w:val="12"/>
                                        <w:szCs w:val="12"/>
                                      </w:rPr>
                                    </w:pPr>
                                    <w:r w:rsidRPr="003677BD">
                                      <w:rPr>
                                        <w:b/>
                                        <w:bCs/>
                                        <w:sz w:val="12"/>
                                        <w:szCs w:val="12"/>
                                      </w:rPr>
                                      <w:t>Normalized</w:t>
                                    </w:r>
                                  </w:p>
                                  <w:p w14:paraId="5D2EA8A6" w14:textId="77777777" w:rsidR="00145D60" w:rsidRPr="003677BD" w:rsidRDefault="00145D60" w:rsidP="00406DDE">
                                    <w:pPr>
                                      <w:ind w:left="113" w:right="113"/>
                                      <w:rPr>
                                        <w:sz w:val="12"/>
                                        <w:szCs w:val="12"/>
                                      </w:rPr>
                                    </w:pPr>
                                    <w:r w:rsidRPr="003677BD">
                                      <w:rPr>
                                        <w:b/>
                                        <w:bCs/>
                                        <w:sz w:val="12"/>
                                        <w:szCs w:val="12"/>
                                      </w:rPr>
                                      <w:t>Ventricles</w:t>
                                    </w:r>
                                  </w:p>
                                </w:tc>
                              </w:tr>
                              <w:tr w:rsidR="00990716" w14:paraId="29AA3190" w14:textId="77777777" w:rsidTr="00473992">
                                <w:trPr>
                                  <w:trHeight w:val="93"/>
                                </w:trPr>
                                <w:tc>
                                  <w:tcPr>
                                    <w:tcW w:w="441" w:type="dxa"/>
                                    <w:vAlign w:val="center"/>
                                  </w:tcPr>
                                  <w:p w14:paraId="083772A6" w14:textId="2CAB87EC"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369" w:type="dxa"/>
                                    <w:vAlign w:val="center"/>
                                  </w:tcPr>
                                  <w:p w14:paraId="5235F217" w14:textId="11CCD737"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450" w:type="dxa"/>
                                    <w:vAlign w:val="center"/>
                                  </w:tcPr>
                                  <w:p w14:paraId="7A954780" w14:textId="2D8259FC" w:rsidR="00990716" w:rsidRPr="006C6D67" w:rsidRDefault="00990716" w:rsidP="00990716">
                                    <w:pPr>
                                      <w:rPr>
                                        <w:rFonts w:ascii="Segoe UI" w:hAnsi="Segoe UI" w:cs="Segoe UI"/>
                                        <w:sz w:val="14"/>
                                        <w:szCs w:val="14"/>
                                      </w:rPr>
                                    </w:pPr>
                                    <w:r>
                                      <w:rPr>
                                        <w:rFonts w:ascii="Segoe UI" w:hAnsi="Segoe UI" w:cs="Segoe UI"/>
                                        <w:color w:val="000000"/>
                                        <w:sz w:val="14"/>
                                        <w:szCs w:val="14"/>
                                      </w:rPr>
                                      <w:t>1.5</w:t>
                                    </w:r>
                                  </w:p>
                                </w:tc>
                                <w:tc>
                                  <w:tcPr>
                                    <w:tcW w:w="450" w:type="dxa"/>
                                    <w:vAlign w:val="center"/>
                                  </w:tcPr>
                                  <w:p w14:paraId="4BE4EFF6" w14:textId="5B612E16" w:rsidR="00990716" w:rsidRPr="006C6D67" w:rsidRDefault="00990716" w:rsidP="00990716">
                                    <w:pPr>
                                      <w:rPr>
                                        <w:rFonts w:ascii="Segoe UI" w:hAnsi="Segoe UI" w:cs="Segoe UI"/>
                                        <w:sz w:val="14"/>
                                        <w:szCs w:val="14"/>
                                      </w:rPr>
                                    </w:pPr>
                                    <w:r>
                                      <w:rPr>
                                        <w:rFonts w:ascii="Segoe UI" w:hAnsi="Segoe UI" w:cs="Segoe UI"/>
                                        <w:color w:val="000000"/>
                                        <w:sz w:val="14"/>
                                        <w:szCs w:val="14"/>
                                      </w:rPr>
                                      <w:t>17</w:t>
                                    </w:r>
                                  </w:p>
                                </w:tc>
                                <w:tc>
                                  <w:tcPr>
                                    <w:tcW w:w="450" w:type="dxa"/>
                                    <w:vAlign w:val="center"/>
                                  </w:tcPr>
                                  <w:p w14:paraId="28D690F4" w14:textId="296322AB" w:rsidR="00990716" w:rsidRPr="006C6D67" w:rsidRDefault="00990716" w:rsidP="00990716">
                                    <w:pPr>
                                      <w:rPr>
                                        <w:rFonts w:ascii="Segoe UI" w:hAnsi="Segoe UI" w:cs="Segoe UI"/>
                                        <w:sz w:val="14"/>
                                        <w:szCs w:val="14"/>
                                      </w:rPr>
                                    </w:pPr>
                                    <w:r>
                                      <w:rPr>
                                        <w:rFonts w:ascii="Segoe UI" w:hAnsi="Segoe UI" w:cs="Segoe UI"/>
                                        <w:color w:val="000000"/>
                                        <w:sz w:val="14"/>
                                        <w:szCs w:val="14"/>
                                      </w:rPr>
                                      <w:t>12</w:t>
                                    </w:r>
                                  </w:p>
                                </w:tc>
                                <w:tc>
                                  <w:tcPr>
                                    <w:tcW w:w="450" w:type="dxa"/>
                                    <w:vAlign w:val="center"/>
                                  </w:tcPr>
                                  <w:p w14:paraId="4A839949" w14:textId="38D82FA5" w:rsidR="00990716" w:rsidRPr="006C6D67" w:rsidRDefault="00990716" w:rsidP="00990716">
                                    <w:pPr>
                                      <w:rPr>
                                        <w:rFonts w:ascii="Segoe UI" w:hAnsi="Segoe UI" w:cs="Segoe UI"/>
                                        <w:sz w:val="14"/>
                                        <w:szCs w:val="14"/>
                                      </w:rPr>
                                    </w:pPr>
                                    <w:r>
                                      <w:rPr>
                                        <w:rFonts w:ascii="Segoe UI" w:hAnsi="Segoe UI" w:cs="Segoe UI"/>
                                        <w:color w:val="000000"/>
                                        <w:sz w:val="14"/>
                                        <w:szCs w:val="14"/>
                                      </w:rPr>
                                      <w:t>36</w:t>
                                    </w:r>
                                  </w:p>
                                </w:tc>
                                <w:tc>
                                  <w:tcPr>
                                    <w:tcW w:w="270" w:type="dxa"/>
                                    <w:vAlign w:val="center"/>
                                  </w:tcPr>
                                  <w:p w14:paraId="359C6BA6" w14:textId="5A8E8741"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30" w:type="dxa"/>
                                    <w:vAlign w:val="center"/>
                                  </w:tcPr>
                                  <w:p w14:paraId="4CDA88E2" w14:textId="5DF61845" w:rsidR="00990716" w:rsidRPr="006C6D67" w:rsidRDefault="00990716" w:rsidP="00990716">
                                    <w:pPr>
                                      <w:rPr>
                                        <w:rFonts w:ascii="Segoe UI" w:hAnsi="Segoe UI" w:cs="Segoe UI"/>
                                        <w:sz w:val="14"/>
                                        <w:szCs w:val="14"/>
                                      </w:rPr>
                                    </w:pPr>
                                    <w:r>
                                      <w:rPr>
                                        <w:rFonts w:ascii="Segoe UI" w:hAnsi="Segoe UI" w:cs="Segoe UI"/>
                                        <w:color w:val="000000"/>
                                        <w:sz w:val="14"/>
                                        <w:szCs w:val="14"/>
                                      </w:rPr>
                                      <w:t>1.1663</w:t>
                                    </w:r>
                                  </w:p>
                                </w:tc>
                                <w:tc>
                                  <w:tcPr>
                                    <w:tcW w:w="720" w:type="dxa"/>
                                    <w:vAlign w:val="center"/>
                                  </w:tcPr>
                                  <w:p w14:paraId="76C22E2D" w14:textId="44A3BBD0" w:rsidR="00990716" w:rsidRPr="006C6D67" w:rsidRDefault="00990716" w:rsidP="00990716">
                                    <w:pPr>
                                      <w:rPr>
                                        <w:rFonts w:ascii="Segoe UI" w:hAnsi="Segoe UI" w:cs="Segoe UI"/>
                                        <w:sz w:val="14"/>
                                        <w:szCs w:val="14"/>
                                      </w:rPr>
                                    </w:pPr>
                                    <w:r>
                                      <w:rPr>
                                        <w:rFonts w:ascii="Segoe UI" w:hAnsi="Segoe UI" w:cs="Segoe UI"/>
                                        <w:color w:val="000000"/>
                                        <w:sz w:val="14"/>
                                        <w:szCs w:val="14"/>
                                      </w:rPr>
                                      <w:t>1.36814</w:t>
                                    </w:r>
                                  </w:p>
                                </w:tc>
                                <w:tc>
                                  <w:tcPr>
                                    <w:tcW w:w="630" w:type="dxa"/>
                                    <w:vAlign w:val="center"/>
                                  </w:tcPr>
                                  <w:p w14:paraId="127259A7" w14:textId="4B52BDA9" w:rsidR="00990716" w:rsidRPr="006C6D67" w:rsidRDefault="00990716" w:rsidP="00990716">
                                    <w:pPr>
                                      <w:rPr>
                                        <w:rFonts w:ascii="Segoe UI" w:hAnsi="Segoe UI" w:cs="Segoe UI"/>
                                        <w:sz w:val="14"/>
                                        <w:szCs w:val="14"/>
                                      </w:rPr>
                                    </w:pPr>
                                    <w:r>
                                      <w:rPr>
                                        <w:rFonts w:ascii="Segoe UI" w:hAnsi="Segoe UI" w:cs="Segoe UI"/>
                                        <w:color w:val="000000"/>
                                        <w:sz w:val="14"/>
                                        <w:szCs w:val="14"/>
                                      </w:rPr>
                                      <w:t>487.9</w:t>
                                    </w:r>
                                  </w:p>
                                </w:tc>
                                <w:tc>
                                  <w:tcPr>
                                    <w:tcW w:w="720" w:type="dxa"/>
                                    <w:vAlign w:val="center"/>
                                  </w:tcPr>
                                  <w:p w14:paraId="47E62553" w14:textId="616BF316" w:rsidR="00990716" w:rsidRPr="006C6D67" w:rsidRDefault="00990716" w:rsidP="00990716">
                                    <w:pPr>
                                      <w:rPr>
                                        <w:rFonts w:ascii="Segoe UI" w:hAnsi="Segoe UI" w:cs="Segoe UI"/>
                                        <w:sz w:val="14"/>
                                        <w:szCs w:val="14"/>
                                      </w:rPr>
                                    </w:pPr>
                                    <w:r>
                                      <w:rPr>
                                        <w:rFonts w:ascii="Segoe UI" w:hAnsi="Segoe UI" w:cs="Segoe UI"/>
                                        <w:color w:val="000000"/>
                                        <w:sz w:val="14"/>
                                        <w:szCs w:val="14"/>
                                      </w:rPr>
                                      <w:t>0.00503</w:t>
                                    </w:r>
                                  </w:p>
                                </w:tc>
                                <w:tc>
                                  <w:tcPr>
                                    <w:tcW w:w="810" w:type="dxa"/>
                                    <w:vAlign w:val="center"/>
                                  </w:tcPr>
                                  <w:p w14:paraId="6332A9D5" w14:textId="531E3423" w:rsidR="00990716" w:rsidRPr="006C6D67" w:rsidRDefault="00990716" w:rsidP="00990716">
                                    <w:pPr>
                                      <w:rPr>
                                        <w:rFonts w:ascii="Segoe UI" w:hAnsi="Segoe UI" w:cs="Segoe UI"/>
                                        <w:sz w:val="14"/>
                                        <w:szCs w:val="14"/>
                                      </w:rPr>
                                    </w:pPr>
                                    <w:r>
                                      <w:rPr>
                                        <w:rFonts w:ascii="Segoe UI" w:hAnsi="Segoe UI" w:cs="Segoe UI"/>
                                        <w:color w:val="000000"/>
                                        <w:sz w:val="14"/>
                                        <w:szCs w:val="14"/>
                                      </w:rPr>
                                      <w:t>0.0136</w:t>
                                    </w:r>
                                  </w:p>
                                </w:tc>
                              </w:tr>
                              <w:tr w:rsidR="00990716" w14:paraId="42959267" w14:textId="77777777" w:rsidTr="00473992">
                                <w:trPr>
                                  <w:trHeight w:val="39"/>
                                </w:trPr>
                                <w:tc>
                                  <w:tcPr>
                                    <w:tcW w:w="441" w:type="dxa"/>
                                    <w:vAlign w:val="center"/>
                                  </w:tcPr>
                                  <w:p w14:paraId="013C2B59" w14:textId="7AD5AB76"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369" w:type="dxa"/>
                                    <w:vAlign w:val="center"/>
                                  </w:tcPr>
                                  <w:p w14:paraId="7C579420" w14:textId="4A0610B7" w:rsidR="00990716" w:rsidRPr="006C6D67" w:rsidRDefault="00990716" w:rsidP="00990716">
                                    <w:pPr>
                                      <w:rPr>
                                        <w:rFonts w:ascii="Segoe UI" w:hAnsi="Segoe UI" w:cs="Segoe UI"/>
                                        <w:sz w:val="14"/>
                                        <w:szCs w:val="14"/>
                                      </w:rPr>
                                    </w:pPr>
                                    <w:r>
                                      <w:rPr>
                                        <w:rFonts w:ascii="Segoe UI" w:hAnsi="Segoe UI" w:cs="Segoe UI"/>
                                        <w:color w:val="000000"/>
                                        <w:sz w:val="14"/>
                                        <w:szCs w:val="14"/>
                                      </w:rPr>
                                      <w:t>26</w:t>
                                    </w:r>
                                  </w:p>
                                </w:tc>
                                <w:tc>
                                  <w:tcPr>
                                    <w:tcW w:w="450" w:type="dxa"/>
                                    <w:vAlign w:val="center"/>
                                  </w:tcPr>
                                  <w:p w14:paraId="46DA8291" w14:textId="7CF8CAB7" w:rsidR="00990716" w:rsidRPr="006C6D67" w:rsidRDefault="00990716" w:rsidP="00990716">
                                    <w:pPr>
                                      <w:rPr>
                                        <w:rFonts w:ascii="Segoe UI" w:hAnsi="Segoe UI" w:cs="Segoe UI"/>
                                        <w:sz w:val="14"/>
                                        <w:szCs w:val="14"/>
                                      </w:rPr>
                                    </w:pPr>
                                    <w:r>
                                      <w:rPr>
                                        <w:rFonts w:ascii="Segoe UI" w:hAnsi="Segoe UI" w:cs="Segoe UI"/>
                                        <w:color w:val="000000"/>
                                        <w:sz w:val="14"/>
                                        <w:szCs w:val="14"/>
                                      </w:rPr>
                                      <w:t>3.5</w:t>
                                    </w:r>
                                  </w:p>
                                </w:tc>
                                <w:tc>
                                  <w:tcPr>
                                    <w:tcW w:w="450" w:type="dxa"/>
                                    <w:vAlign w:val="center"/>
                                  </w:tcPr>
                                  <w:p w14:paraId="47CFCC1E" w14:textId="79DB7264" w:rsidR="00990716" w:rsidRPr="006C6D67" w:rsidRDefault="00990716" w:rsidP="00990716">
                                    <w:pPr>
                                      <w:rPr>
                                        <w:rFonts w:ascii="Segoe UI" w:hAnsi="Segoe UI" w:cs="Segoe UI"/>
                                        <w:sz w:val="14"/>
                                        <w:szCs w:val="14"/>
                                      </w:rPr>
                                    </w:pPr>
                                    <w:r>
                                      <w:rPr>
                                        <w:rFonts w:ascii="Segoe UI" w:hAnsi="Segoe UI" w:cs="Segoe UI"/>
                                        <w:color w:val="000000"/>
                                        <w:sz w:val="14"/>
                                        <w:szCs w:val="14"/>
                                      </w:rPr>
                                      <w:t>17</w:t>
                                    </w:r>
                                  </w:p>
                                </w:tc>
                                <w:tc>
                                  <w:tcPr>
                                    <w:tcW w:w="450" w:type="dxa"/>
                                    <w:vAlign w:val="center"/>
                                  </w:tcPr>
                                  <w:p w14:paraId="09D673C4" w14:textId="566FEC17" w:rsidR="00990716" w:rsidRPr="006C6D67" w:rsidRDefault="00990716" w:rsidP="00990716">
                                    <w:pPr>
                                      <w:rPr>
                                        <w:rFonts w:ascii="Segoe UI" w:hAnsi="Segoe UI" w:cs="Segoe UI"/>
                                        <w:sz w:val="14"/>
                                        <w:szCs w:val="14"/>
                                      </w:rPr>
                                    </w:pPr>
                                    <w:r>
                                      <w:rPr>
                                        <w:rFonts w:ascii="Segoe UI" w:hAnsi="Segoe UI" w:cs="Segoe UI"/>
                                        <w:color w:val="000000"/>
                                        <w:sz w:val="14"/>
                                        <w:szCs w:val="14"/>
                                      </w:rPr>
                                      <w:t>12</w:t>
                                    </w:r>
                                  </w:p>
                                </w:tc>
                                <w:tc>
                                  <w:tcPr>
                                    <w:tcW w:w="450" w:type="dxa"/>
                                    <w:vAlign w:val="center"/>
                                  </w:tcPr>
                                  <w:p w14:paraId="0323EA04" w14:textId="6D72C2B2" w:rsidR="00990716" w:rsidRPr="006C6D67" w:rsidRDefault="00990716" w:rsidP="00990716">
                                    <w:pPr>
                                      <w:rPr>
                                        <w:rFonts w:ascii="Segoe UI" w:hAnsi="Segoe UI" w:cs="Segoe UI"/>
                                        <w:sz w:val="14"/>
                                        <w:szCs w:val="14"/>
                                      </w:rPr>
                                    </w:pPr>
                                    <w:r>
                                      <w:rPr>
                                        <w:rFonts w:ascii="Segoe UI" w:hAnsi="Segoe UI" w:cs="Segoe UI"/>
                                        <w:color w:val="000000"/>
                                        <w:sz w:val="14"/>
                                        <w:szCs w:val="14"/>
                                      </w:rPr>
                                      <w:t>35</w:t>
                                    </w:r>
                                  </w:p>
                                </w:tc>
                                <w:tc>
                                  <w:tcPr>
                                    <w:tcW w:w="270" w:type="dxa"/>
                                    <w:vAlign w:val="center"/>
                                  </w:tcPr>
                                  <w:p w14:paraId="13D55DB1" w14:textId="4285239F"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30" w:type="dxa"/>
                                    <w:vAlign w:val="center"/>
                                  </w:tcPr>
                                  <w:p w14:paraId="7B7818A8" w14:textId="08C9B90C"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4956CF34" w14:textId="71C9615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30" w:type="dxa"/>
                                    <w:vAlign w:val="center"/>
                                  </w:tcPr>
                                  <w:p w14:paraId="2257E691" w14:textId="27D8AD5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21351900" w14:textId="72E6CFB9" w:rsidR="00990716" w:rsidRPr="006C6D67" w:rsidRDefault="00990716" w:rsidP="00990716">
                                    <w:pPr>
                                      <w:rPr>
                                        <w:rFonts w:ascii="Segoe UI" w:hAnsi="Segoe UI" w:cs="Segoe UI"/>
                                        <w:sz w:val="14"/>
                                        <w:szCs w:val="14"/>
                                      </w:rPr>
                                    </w:pPr>
                                    <w:r>
                                      <w:rPr>
                                        <w:rFonts w:ascii="Segoe UI" w:hAnsi="Segoe UI" w:cs="Segoe UI"/>
                                        <w:color w:val="000000"/>
                                        <w:sz w:val="14"/>
                                        <w:szCs w:val="14"/>
                                      </w:rPr>
                                      <w:t>0.00498</w:t>
                                    </w:r>
                                  </w:p>
                                </w:tc>
                                <w:tc>
                                  <w:tcPr>
                                    <w:tcW w:w="810" w:type="dxa"/>
                                    <w:vAlign w:val="center"/>
                                  </w:tcPr>
                                  <w:p w14:paraId="0D0CE40E" w14:textId="1069CC59" w:rsidR="00990716" w:rsidRPr="006C6D67" w:rsidRDefault="00990716" w:rsidP="00990716">
                                    <w:pPr>
                                      <w:rPr>
                                        <w:rFonts w:ascii="Segoe UI" w:hAnsi="Segoe UI" w:cs="Segoe UI"/>
                                        <w:sz w:val="14"/>
                                        <w:szCs w:val="14"/>
                                      </w:rPr>
                                    </w:pPr>
                                    <w:r>
                                      <w:rPr>
                                        <w:rFonts w:ascii="Segoe UI" w:hAnsi="Segoe UI" w:cs="Segoe UI"/>
                                        <w:color w:val="000000"/>
                                        <w:sz w:val="14"/>
                                        <w:szCs w:val="14"/>
                                      </w:rPr>
                                      <w:t>0.014647</w:t>
                                    </w:r>
                                  </w:p>
                                </w:tc>
                              </w:tr>
                              <w:tr w:rsidR="00990716" w14:paraId="66ABF0CF" w14:textId="77777777" w:rsidTr="00473992">
                                <w:trPr>
                                  <w:trHeight w:val="39"/>
                                </w:trPr>
                                <w:tc>
                                  <w:tcPr>
                                    <w:tcW w:w="441" w:type="dxa"/>
                                    <w:vAlign w:val="center"/>
                                  </w:tcPr>
                                  <w:p w14:paraId="7F1E3E6C" w14:textId="077E3B84"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369" w:type="dxa"/>
                                    <w:vAlign w:val="center"/>
                                  </w:tcPr>
                                  <w:p w14:paraId="464DC09A" w14:textId="61A92631" w:rsidR="00990716" w:rsidRPr="006C6D67" w:rsidRDefault="00990716" w:rsidP="00990716">
                                    <w:pPr>
                                      <w:rPr>
                                        <w:rFonts w:ascii="Segoe UI" w:hAnsi="Segoe UI" w:cs="Segoe UI"/>
                                        <w:sz w:val="14"/>
                                        <w:szCs w:val="14"/>
                                      </w:rPr>
                                    </w:pPr>
                                    <w:r>
                                      <w:rPr>
                                        <w:rFonts w:ascii="Segoe UI" w:hAnsi="Segoe UI" w:cs="Segoe UI"/>
                                        <w:color w:val="000000"/>
                                        <w:sz w:val="14"/>
                                        <w:szCs w:val="14"/>
                                      </w:rPr>
                                      <w:t>27</w:t>
                                    </w:r>
                                  </w:p>
                                </w:tc>
                                <w:tc>
                                  <w:tcPr>
                                    <w:tcW w:w="450" w:type="dxa"/>
                                    <w:vAlign w:val="center"/>
                                  </w:tcPr>
                                  <w:p w14:paraId="2FE2A817" w14:textId="5A759E8D" w:rsidR="00990716" w:rsidRPr="006C6D67" w:rsidRDefault="00990716" w:rsidP="00990716">
                                    <w:pPr>
                                      <w:rPr>
                                        <w:rFonts w:ascii="Segoe UI" w:hAnsi="Segoe UI" w:cs="Segoe UI"/>
                                        <w:sz w:val="14"/>
                                        <w:szCs w:val="14"/>
                                      </w:rPr>
                                    </w:pPr>
                                    <w:r>
                                      <w:rPr>
                                        <w:rFonts w:ascii="Segoe UI" w:hAnsi="Segoe UI" w:cs="Segoe UI"/>
                                        <w:color w:val="000000"/>
                                        <w:sz w:val="14"/>
                                        <w:szCs w:val="14"/>
                                      </w:rPr>
                                      <w:t>5.5</w:t>
                                    </w:r>
                                  </w:p>
                                </w:tc>
                                <w:tc>
                                  <w:tcPr>
                                    <w:tcW w:w="450" w:type="dxa"/>
                                    <w:vAlign w:val="center"/>
                                  </w:tcPr>
                                  <w:p w14:paraId="25575386" w14:textId="3F43D903"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450" w:type="dxa"/>
                                    <w:vAlign w:val="center"/>
                                  </w:tcPr>
                                  <w:p w14:paraId="222BF501" w14:textId="115789B1" w:rsidR="00990716" w:rsidRPr="006C6D67" w:rsidRDefault="00990716" w:rsidP="00990716">
                                    <w:pPr>
                                      <w:rPr>
                                        <w:rFonts w:ascii="Segoe UI" w:hAnsi="Segoe UI" w:cs="Segoe UI"/>
                                        <w:sz w:val="14"/>
                                        <w:szCs w:val="14"/>
                                      </w:rPr>
                                    </w:pPr>
                                    <w:r>
                                      <w:rPr>
                                        <w:rFonts w:ascii="Segoe UI" w:hAnsi="Segoe UI" w:cs="Segoe UI"/>
                                        <w:color w:val="000000"/>
                                        <w:sz w:val="14"/>
                                        <w:szCs w:val="14"/>
                                      </w:rPr>
                                      <w:t>19</w:t>
                                    </w:r>
                                  </w:p>
                                </w:tc>
                                <w:tc>
                                  <w:tcPr>
                                    <w:tcW w:w="450" w:type="dxa"/>
                                    <w:vAlign w:val="center"/>
                                  </w:tcPr>
                                  <w:p w14:paraId="0B62D91F" w14:textId="3E3EBB4B"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270" w:type="dxa"/>
                                    <w:vAlign w:val="center"/>
                                  </w:tcPr>
                                  <w:p w14:paraId="6A301EC0" w14:textId="3CBDB251"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30" w:type="dxa"/>
                                    <w:vAlign w:val="center"/>
                                  </w:tcPr>
                                  <w:p w14:paraId="53189732" w14:textId="33B1F1C6"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716D4522" w14:textId="0BECF90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30" w:type="dxa"/>
                                    <w:vAlign w:val="center"/>
                                  </w:tcPr>
                                  <w:p w14:paraId="08021FBE" w14:textId="2145DC2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54886F33" w14:textId="7A8CEA98" w:rsidR="00990716" w:rsidRPr="006C6D67" w:rsidRDefault="00990716" w:rsidP="00990716">
                                    <w:pPr>
                                      <w:rPr>
                                        <w:rFonts w:ascii="Segoe UI" w:hAnsi="Segoe UI" w:cs="Segoe UI"/>
                                        <w:sz w:val="14"/>
                                        <w:szCs w:val="14"/>
                                      </w:rPr>
                                    </w:pPr>
                                    <w:r>
                                      <w:rPr>
                                        <w:rFonts w:ascii="Segoe UI" w:hAnsi="Segoe UI" w:cs="Segoe UI"/>
                                        <w:color w:val="000000"/>
                                        <w:sz w:val="14"/>
                                        <w:szCs w:val="14"/>
                                      </w:rPr>
                                      <w:t>0.00482</w:t>
                                    </w:r>
                                  </w:p>
                                </w:tc>
                                <w:tc>
                                  <w:tcPr>
                                    <w:tcW w:w="810" w:type="dxa"/>
                                    <w:vAlign w:val="center"/>
                                  </w:tcPr>
                                  <w:p w14:paraId="111ED3B1" w14:textId="1F3138CB" w:rsidR="00990716" w:rsidRPr="006C6D67" w:rsidRDefault="00990716" w:rsidP="00990716">
                                    <w:pPr>
                                      <w:rPr>
                                        <w:rFonts w:ascii="Segoe UI" w:hAnsi="Segoe UI" w:cs="Segoe UI"/>
                                        <w:sz w:val="14"/>
                                        <w:szCs w:val="14"/>
                                      </w:rPr>
                                    </w:pPr>
                                    <w:r>
                                      <w:rPr>
                                        <w:rFonts w:ascii="Segoe UI" w:hAnsi="Segoe UI" w:cs="Segoe UI"/>
                                        <w:color w:val="000000"/>
                                        <w:sz w:val="14"/>
                                        <w:szCs w:val="14"/>
                                      </w:rPr>
                                      <w:t>0.015576</w:t>
                                    </w:r>
                                  </w:p>
                                </w:tc>
                              </w:tr>
                              <w:tr w:rsidR="00990716" w14:paraId="796B2FA7" w14:textId="77777777" w:rsidTr="00473992">
                                <w:trPr>
                                  <w:trHeight w:val="39"/>
                                </w:trPr>
                                <w:tc>
                                  <w:tcPr>
                                    <w:tcW w:w="441" w:type="dxa"/>
                                    <w:vAlign w:val="center"/>
                                  </w:tcPr>
                                  <w:p w14:paraId="6D422849" w14:textId="7D8FE947"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369" w:type="dxa"/>
                                    <w:vAlign w:val="center"/>
                                  </w:tcPr>
                                  <w:p w14:paraId="1E1078B9" w14:textId="22993DF8" w:rsidR="00990716" w:rsidRPr="006C6D67" w:rsidRDefault="00990716" w:rsidP="00990716">
                                    <w:pPr>
                                      <w:rPr>
                                        <w:rFonts w:ascii="Segoe UI" w:hAnsi="Segoe UI" w:cs="Segoe UI"/>
                                        <w:sz w:val="14"/>
                                        <w:szCs w:val="14"/>
                                      </w:rPr>
                                    </w:pPr>
                                    <w:r>
                                      <w:rPr>
                                        <w:rFonts w:ascii="Segoe UI" w:hAnsi="Segoe UI" w:cs="Segoe UI"/>
                                        <w:color w:val="000000"/>
                                        <w:sz w:val="14"/>
                                        <w:szCs w:val="14"/>
                                      </w:rPr>
                                      <w:t>27</w:t>
                                    </w:r>
                                  </w:p>
                                </w:tc>
                                <w:tc>
                                  <w:tcPr>
                                    <w:tcW w:w="450" w:type="dxa"/>
                                    <w:vAlign w:val="center"/>
                                  </w:tcPr>
                                  <w:p w14:paraId="78F422F3" w14:textId="3259815C" w:rsidR="00990716" w:rsidRPr="006C6D67" w:rsidRDefault="00990716" w:rsidP="00990716">
                                    <w:pPr>
                                      <w:rPr>
                                        <w:rFonts w:ascii="Segoe UI" w:hAnsi="Segoe UI" w:cs="Segoe UI"/>
                                        <w:sz w:val="14"/>
                                        <w:szCs w:val="14"/>
                                      </w:rPr>
                                    </w:pPr>
                                    <w:r>
                                      <w:rPr>
                                        <w:rFonts w:ascii="Segoe UI" w:hAnsi="Segoe UI" w:cs="Segoe UI"/>
                                        <w:color w:val="000000"/>
                                        <w:sz w:val="14"/>
                                        <w:szCs w:val="14"/>
                                      </w:rPr>
                                      <w:t>7</w:t>
                                    </w:r>
                                  </w:p>
                                </w:tc>
                                <w:tc>
                                  <w:tcPr>
                                    <w:tcW w:w="450" w:type="dxa"/>
                                    <w:vAlign w:val="center"/>
                                  </w:tcPr>
                                  <w:p w14:paraId="48EDCB00" w14:textId="40C1BB4F"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450" w:type="dxa"/>
                                    <w:vAlign w:val="center"/>
                                  </w:tcPr>
                                  <w:p w14:paraId="65918941" w14:textId="014D43D8"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450" w:type="dxa"/>
                                    <w:vAlign w:val="center"/>
                                  </w:tcPr>
                                  <w:p w14:paraId="1B4B5CAE" w14:textId="3756A7AD" w:rsidR="00990716" w:rsidRPr="006C6D67" w:rsidRDefault="00990716" w:rsidP="00990716">
                                    <w:pPr>
                                      <w:rPr>
                                        <w:rFonts w:ascii="Segoe UI" w:hAnsi="Segoe UI" w:cs="Segoe UI"/>
                                        <w:sz w:val="14"/>
                                        <w:szCs w:val="14"/>
                                      </w:rPr>
                                    </w:pPr>
                                    <w:r>
                                      <w:rPr>
                                        <w:rFonts w:ascii="Segoe UI" w:hAnsi="Segoe UI" w:cs="Segoe UI"/>
                                        <w:color w:val="000000"/>
                                        <w:sz w:val="14"/>
                                        <w:szCs w:val="14"/>
                                      </w:rPr>
                                      <w:t>18</w:t>
                                    </w:r>
                                  </w:p>
                                </w:tc>
                                <w:tc>
                                  <w:tcPr>
                                    <w:tcW w:w="270" w:type="dxa"/>
                                    <w:vAlign w:val="center"/>
                                  </w:tcPr>
                                  <w:p w14:paraId="352F3F6D" w14:textId="3D0B24B3"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30" w:type="dxa"/>
                                    <w:vAlign w:val="center"/>
                                  </w:tcPr>
                                  <w:p w14:paraId="70A1059F" w14:textId="5BF7BE69" w:rsidR="00990716" w:rsidRPr="006C6D67" w:rsidRDefault="00990716" w:rsidP="00990716">
                                    <w:pPr>
                                      <w:rPr>
                                        <w:rFonts w:ascii="Segoe UI" w:hAnsi="Segoe UI" w:cs="Segoe UI"/>
                                        <w:sz w:val="14"/>
                                        <w:szCs w:val="14"/>
                                      </w:rPr>
                                    </w:pPr>
                                    <w:r>
                                      <w:rPr>
                                        <w:rFonts w:ascii="Segoe UI" w:hAnsi="Segoe UI" w:cs="Segoe UI"/>
                                        <w:color w:val="000000"/>
                                        <w:sz w:val="14"/>
                                        <w:szCs w:val="14"/>
                                      </w:rPr>
                                      <w:t>0.9742</w:t>
                                    </w:r>
                                  </w:p>
                                </w:tc>
                                <w:tc>
                                  <w:tcPr>
                                    <w:tcW w:w="720" w:type="dxa"/>
                                    <w:vAlign w:val="center"/>
                                  </w:tcPr>
                                  <w:p w14:paraId="6C619A79" w14:textId="13265115" w:rsidR="00990716" w:rsidRPr="006C6D67" w:rsidRDefault="00990716" w:rsidP="00990716">
                                    <w:pPr>
                                      <w:rPr>
                                        <w:rFonts w:ascii="Segoe UI" w:hAnsi="Segoe UI" w:cs="Segoe UI"/>
                                        <w:sz w:val="14"/>
                                        <w:szCs w:val="14"/>
                                      </w:rPr>
                                    </w:pPr>
                                    <w:r>
                                      <w:rPr>
                                        <w:rFonts w:ascii="Segoe UI" w:hAnsi="Segoe UI" w:cs="Segoe UI"/>
                                        <w:color w:val="000000"/>
                                        <w:sz w:val="14"/>
                                        <w:szCs w:val="14"/>
                                      </w:rPr>
                                      <w:t>1.42578</w:t>
                                    </w:r>
                                  </w:p>
                                </w:tc>
                                <w:tc>
                                  <w:tcPr>
                                    <w:tcW w:w="630" w:type="dxa"/>
                                    <w:vAlign w:val="center"/>
                                  </w:tcPr>
                                  <w:p w14:paraId="776FFB94" w14:textId="0C6F8589"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1E136510" w14:textId="38F01B75" w:rsidR="00990716" w:rsidRPr="006C6D67" w:rsidRDefault="00990716" w:rsidP="00990716">
                                    <w:pPr>
                                      <w:rPr>
                                        <w:rFonts w:ascii="Segoe UI" w:hAnsi="Segoe UI" w:cs="Segoe UI"/>
                                        <w:sz w:val="14"/>
                                        <w:szCs w:val="14"/>
                                      </w:rPr>
                                    </w:pPr>
                                    <w:r>
                                      <w:rPr>
                                        <w:rFonts w:ascii="Segoe UI" w:hAnsi="Segoe UI" w:cs="Segoe UI"/>
                                        <w:color w:val="000000"/>
                                        <w:sz w:val="14"/>
                                        <w:szCs w:val="14"/>
                                      </w:rPr>
                                      <w:t>0.0045</w:t>
                                    </w:r>
                                  </w:p>
                                </w:tc>
                                <w:tc>
                                  <w:tcPr>
                                    <w:tcW w:w="810" w:type="dxa"/>
                                    <w:vAlign w:val="center"/>
                                  </w:tcPr>
                                  <w:p w14:paraId="6918D9DF" w14:textId="11BFB5B3" w:rsidR="00990716" w:rsidRPr="006C6D67" w:rsidRDefault="00990716" w:rsidP="00990716">
                                    <w:pPr>
                                      <w:rPr>
                                        <w:rFonts w:ascii="Segoe UI" w:hAnsi="Segoe UI" w:cs="Segoe UI"/>
                                        <w:sz w:val="14"/>
                                        <w:szCs w:val="14"/>
                                      </w:rPr>
                                    </w:pPr>
                                    <w:r>
                                      <w:rPr>
                                        <w:rFonts w:ascii="Segoe UI" w:hAnsi="Segoe UI" w:cs="Segoe UI"/>
                                        <w:color w:val="000000"/>
                                        <w:sz w:val="14"/>
                                        <w:szCs w:val="14"/>
                                      </w:rPr>
                                      <w:t>0.019122</w:t>
                                    </w:r>
                                  </w:p>
                                </w:tc>
                              </w:tr>
                            </w:tbl>
                            <w:p w14:paraId="20100C3C" w14:textId="77777777" w:rsidR="00145D60" w:rsidRDefault="00145D60" w:rsidP="00145D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F01AD6" id="_x0000_s1067" style="position:absolute;margin-left:.95pt;margin-top:13.1pt;width:506.85pt;height:102.6pt;z-index:251851776;mso-width-relative:margin;mso-height-relative:margin" coordsize="58737,12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">
                <v:shape id="Text Box 67" o:spid="_x0000_s1068" type="#_x0000_t202" style="position:absolute;width:58737;height:12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" fillcolor="white [3201]" strokeweight=".5pt">
                  <v:textbox>
                    <w:txbxContent>
                      <w:p w14:paraId="129E92CE" w14:textId="5E36260E" w:rsidR="00145D60" w:rsidRDefault="00825916" w:rsidP="00145D60">
                        <w:r>
                          <w:rPr>
                            <w:b/>
                            <w:bCs/>
                            <w:noProof/>
                            <w:sz w:val="20"/>
                            <w:szCs w:val="20"/>
                          </w:rPr>
                          <w:drawing>
                            <wp:inline distT="0" distB="0" distL="0" distR="0" wp14:anchorId="739D2BD1" wp14:editId="6B7BCDF5">
                              <wp:extent cx="1994640" cy="1154023"/>
                              <wp:effectExtent l="19050" t="19050" r="24765" b="27305"/>
                              <wp:docPr id="60329706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02264" cy="1158434"/>
                                      </a:xfrm>
                                      <a:prstGeom prst="rect">
                                        <a:avLst/>
                                      </a:prstGeom>
                                      <a:noFill/>
                                      <a:ln>
                                        <a:solidFill>
                                          <a:schemeClr val="accent1"/>
                                        </a:solidFill>
                                      </a:ln>
                                    </pic:spPr>
                                  </pic:pic>
                                </a:graphicData>
                              </a:graphic>
                            </wp:inline>
                          </w:drawing>
                        </w:r>
                      </w:p>
                    </w:txbxContent>
                  </v:textbox>
                </v:shape>
                <v:shape id="Text Box 65" o:spid="_x0000_s1069" type="#_x0000_t202" style="position:absolute;left:20404;top:49;width:37896;height:12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" fillcolor="white [3201]" stroked="f" strokeweight=".5pt">
                  <v:textbox>
                    <w:txbxContent>
                      <w:tbl>
                        <w:tblPr>
                          <w:tblStyle w:val="TableGrid"/>
                          <w:tblW w:w="6390" w:type="dxa"/>
                          <w:tblInd w:w="-5" w:type="dxa"/>
                          <w:tblLayout w:type="fixed"/>
                          <w:tblLook w:val="04A0" w:firstRow="1" w:lastRow="0" w:firstColumn="1" w:lastColumn="0" w:noHBand="0" w:noVBand="1"/>
                        </w:tblPr>
                        <w:tblGrid>
                          <w:gridCol w:w="441"/>
                          <w:gridCol w:w="369"/>
                          <w:gridCol w:w="450"/>
                          <w:gridCol w:w="450"/>
                          <w:gridCol w:w="450"/>
                          <w:gridCol w:w="450"/>
                          <w:gridCol w:w="270"/>
                          <w:gridCol w:w="630"/>
                          <w:gridCol w:w="720"/>
                          <w:gridCol w:w="630"/>
                          <w:gridCol w:w="720"/>
                          <w:gridCol w:w="810"/>
                        </w:tblGrid>
                        <w:tr w:rsidR="00145D60" w14:paraId="6208D746" w14:textId="77777777" w:rsidTr="00473992">
                          <w:trPr>
                            <w:cantSplit/>
                            <w:trHeight w:val="1087"/>
                          </w:trPr>
                          <w:tc>
                            <w:tcPr>
                              <w:tcW w:w="441" w:type="dxa"/>
                              <w:textDirection w:val="btLr"/>
                            </w:tcPr>
                            <w:p w14:paraId="465582BC" w14:textId="77777777" w:rsidR="00145D60" w:rsidRPr="003677BD" w:rsidRDefault="00145D60" w:rsidP="00406DDE">
                              <w:pPr>
                                <w:ind w:left="113" w:right="113"/>
                                <w:rPr>
                                  <w:sz w:val="12"/>
                                  <w:szCs w:val="12"/>
                                </w:rPr>
                              </w:pPr>
                              <w:r w:rsidRPr="003677BD">
                                <w:rPr>
                                  <w:b/>
                                  <w:bCs/>
                                  <w:sz w:val="12"/>
                                  <w:szCs w:val="12"/>
                                </w:rPr>
                                <w:t>Timepoint</w:t>
                              </w:r>
                            </w:p>
                          </w:tc>
                          <w:tc>
                            <w:tcPr>
                              <w:tcW w:w="369" w:type="dxa"/>
                              <w:textDirection w:val="btLr"/>
                            </w:tcPr>
                            <w:p w14:paraId="59853EA3" w14:textId="77777777" w:rsidR="00145D60" w:rsidRPr="003677BD" w:rsidRDefault="00145D60" w:rsidP="00406DDE">
                              <w:pPr>
                                <w:ind w:left="113" w:right="113"/>
                                <w:rPr>
                                  <w:sz w:val="12"/>
                                  <w:szCs w:val="12"/>
                                </w:rPr>
                              </w:pPr>
                              <w:r w:rsidRPr="003677BD">
                                <w:rPr>
                                  <w:b/>
                                  <w:bCs/>
                                  <w:sz w:val="12"/>
                                  <w:szCs w:val="12"/>
                                </w:rPr>
                                <w:t>MMSE</w:t>
                              </w:r>
                            </w:p>
                          </w:tc>
                          <w:tc>
                            <w:tcPr>
                              <w:tcW w:w="450" w:type="dxa"/>
                              <w:textDirection w:val="btLr"/>
                            </w:tcPr>
                            <w:p w14:paraId="67C0D2F9" w14:textId="77777777" w:rsidR="00145D60" w:rsidRPr="003677BD" w:rsidRDefault="00145D60" w:rsidP="00406DDE">
                              <w:pPr>
                                <w:ind w:left="113" w:right="113"/>
                                <w:rPr>
                                  <w:sz w:val="12"/>
                                  <w:szCs w:val="12"/>
                                </w:rPr>
                              </w:pPr>
                              <w:r w:rsidRPr="003677BD">
                                <w:rPr>
                                  <w:b/>
                                  <w:bCs/>
                                  <w:sz w:val="12"/>
                                  <w:szCs w:val="12"/>
                                </w:rPr>
                                <w:t>CDRSB</w:t>
                              </w:r>
                            </w:p>
                          </w:tc>
                          <w:tc>
                            <w:tcPr>
                              <w:tcW w:w="450" w:type="dxa"/>
                              <w:textDirection w:val="btLr"/>
                            </w:tcPr>
                            <w:p w14:paraId="6B6A798A" w14:textId="77777777" w:rsidR="00145D60" w:rsidRPr="003677BD" w:rsidRDefault="00145D60" w:rsidP="00406DDE">
                              <w:pPr>
                                <w:ind w:left="113" w:right="113"/>
                                <w:rPr>
                                  <w:sz w:val="12"/>
                                  <w:szCs w:val="12"/>
                                </w:rPr>
                              </w:pPr>
                              <w:r w:rsidRPr="003677BD">
                                <w:rPr>
                                  <w:b/>
                                  <w:bCs/>
                                  <w:sz w:val="12"/>
                                  <w:szCs w:val="12"/>
                                </w:rPr>
                                <w:t>ADAS13</w:t>
                              </w:r>
                            </w:p>
                          </w:tc>
                          <w:tc>
                            <w:tcPr>
                              <w:tcW w:w="450" w:type="dxa"/>
                              <w:textDirection w:val="btLr"/>
                            </w:tcPr>
                            <w:p w14:paraId="6EC5903A" w14:textId="77777777" w:rsidR="00145D60" w:rsidRPr="003677BD" w:rsidRDefault="00145D60" w:rsidP="00406DDE">
                              <w:pPr>
                                <w:ind w:left="113" w:right="113"/>
                                <w:rPr>
                                  <w:sz w:val="12"/>
                                  <w:szCs w:val="12"/>
                                </w:rPr>
                              </w:pPr>
                              <w:r w:rsidRPr="003677BD">
                                <w:rPr>
                                  <w:b/>
                                  <w:bCs/>
                                  <w:sz w:val="12"/>
                                  <w:szCs w:val="12"/>
                                </w:rPr>
                                <w:t>FAQ</w:t>
                              </w:r>
                            </w:p>
                          </w:tc>
                          <w:tc>
                            <w:tcPr>
                              <w:tcW w:w="450" w:type="dxa"/>
                              <w:textDirection w:val="btLr"/>
                            </w:tcPr>
                            <w:p w14:paraId="2C3AECE5" w14:textId="77777777" w:rsidR="00145D60" w:rsidRPr="003677BD" w:rsidRDefault="00145D60" w:rsidP="00406DDE">
                              <w:pPr>
                                <w:ind w:left="113" w:right="113"/>
                                <w:rPr>
                                  <w:b/>
                                  <w:bCs/>
                                  <w:sz w:val="12"/>
                                  <w:szCs w:val="12"/>
                                </w:rPr>
                              </w:pPr>
                              <w:r w:rsidRPr="003677BD">
                                <w:rPr>
                                  <w:b/>
                                  <w:bCs/>
                                  <w:sz w:val="12"/>
                                  <w:szCs w:val="12"/>
                                </w:rPr>
                                <w:t>RAVLT</w:t>
                              </w:r>
                            </w:p>
                            <w:p w14:paraId="6B9ECF5A" w14:textId="77777777" w:rsidR="00145D60" w:rsidRPr="003677BD" w:rsidRDefault="00145D60" w:rsidP="00406DDE">
                              <w:pPr>
                                <w:ind w:left="113" w:right="113"/>
                                <w:rPr>
                                  <w:sz w:val="12"/>
                                  <w:szCs w:val="12"/>
                                </w:rPr>
                              </w:pPr>
                              <w:r w:rsidRPr="003677BD">
                                <w:rPr>
                                  <w:b/>
                                  <w:bCs/>
                                  <w:sz w:val="12"/>
                                  <w:szCs w:val="12"/>
                                </w:rPr>
                                <w:t>Immediate</w:t>
                              </w:r>
                            </w:p>
                          </w:tc>
                          <w:tc>
                            <w:tcPr>
                              <w:tcW w:w="270" w:type="dxa"/>
                              <w:textDirection w:val="btLr"/>
                            </w:tcPr>
                            <w:p w14:paraId="46859872" w14:textId="77777777" w:rsidR="00145D60" w:rsidRPr="003677BD" w:rsidRDefault="00145D60" w:rsidP="00406DDE">
                              <w:pPr>
                                <w:ind w:left="113" w:right="113"/>
                                <w:rPr>
                                  <w:sz w:val="12"/>
                                  <w:szCs w:val="12"/>
                                </w:rPr>
                              </w:pPr>
                              <w:r w:rsidRPr="003677BD">
                                <w:rPr>
                                  <w:b/>
                                  <w:bCs/>
                                  <w:sz w:val="12"/>
                                  <w:szCs w:val="12"/>
                                </w:rPr>
                                <w:t>APOE4</w:t>
                              </w:r>
                            </w:p>
                          </w:tc>
                          <w:tc>
                            <w:tcPr>
                              <w:tcW w:w="630" w:type="dxa"/>
                              <w:textDirection w:val="btLr"/>
                            </w:tcPr>
                            <w:p w14:paraId="0E3624DC" w14:textId="77777777" w:rsidR="00145D60" w:rsidRPr="003677BD" w:rsidRDefault="00145D60" w:rsidP="00406DDE">
                              <w:pPr>
                                <w:ind w:left="113" w:right="113"/>
                                <w:rPr>
                                  <w:sz w:val="12"/>
                                  <w:szCs w:val="12"/>
                                </w:rPr>
                              </w:pPr>
                              <w:r w:rsidRPr="003677BD">
                                <w:rPr>
                                  <w:b/>
                                  <w:bCs/>
                                  <w:sz w:val="12"/>
                                  <w:szCs w:val="12"/>
                                </w:rPr>
                                <w:t>FDG</w:t>
                              </w:r>
                            </w:p>
                          </w:tc>
                          <w:tc>
                            <w:tcPr>
                              <w:tcW w:w="720" w:type="dxa"/>
                              <w:textDirection w:val="btLr"/>
                            </w:tcPr>
                            <w:p w14:paraId="4E30BE6C" w14:textId="77777777" w:rsidR="00145D60" w:rsidRPr="003677BD" w:rsidRDefault="00145D60" w:rsidP="00406DDE">
                              <w:pPr>
                                <w:ind w:left="113" w:right="113"/>
                                <w:rPr>
                                  <w:sz w:val="12"/>
                                  <w:szCs w:val="12"/>
                                </w:rPr>
                              </w:pPr>
                              <w:r w:rsidRPr="003677BD">
                                <w:rPr>
                                  <w:b/>
                                  <w:bCs/>
                                  <w:sz w:val="12"/>
                                  <w:szCs w:val="12"/>
                                </w:rPr>
                                <w:t>AV45</w:t>
                              </w:r>
                            </w:p>
                          </w:tc>
                          <w:tc>
                            <w:tcPr>
                              <w:tcW w:w="630" w:type="dxa"/>
                              <w:textDirection w:val="btLr"/>
                            </w:tcPr>
                            <w:p w14:paraId="3F061F68" w14:textId="77777777" w:rsidR="00145D60" w:rsidRPr="003677BD" w:rsidRDefault="00145D60" w:rsidP="00406DDE">
                              <w:pPr>
                                <w:ind w:left="113" w:right="113"/>
                                <w:rPr>
                                  <w:sz w:val="12"/>
                                  <w:szCs w:val="12"/>
                                </w:rPr>
                              </w:pPr>
                              <w:r w:rsidRPr="003677BD">
                                <w:rPr>
                                  <w:b/>
                                  <w:bCs/>
                                  <w:sz w:val="12"/>
                                  <w:szCs w:val="12"/>
                                </w:rPr>
                                <w:t>ABETA</w:t>
                              </w:r>
                            </w:p>
                          </w:tc>
                          <w:tc>
                            <w:tcPr>
                              <w:tcW w:w="720" w:type="dxa"/>
                              <w:textDirection w:val="btLr"/>
                            </w:tcPr>
                            <w:p w14:paraId="68EFC161" w14:textId="77777777" w:rsidR="00145D60" w:rsidRPr="003677BD" w:rsidRDefault="00145D60" w:rsidP="00406DDE">
                              <w:pPr>
                                <w:ind w:left="113" w:right="113"/>
                                <w:rPr>
                                  <w:b/>
                                  <w:bCs/>
                                  <w:sz w:val="12"/>
                                  <w:szCs w:val="12"/>
                                </w:rPr>
                              </w:pPr>
                              <w:r w:rsidRPr="003677BD">
                                <w:rPr>
                                  <w:b/>
                                  <w:bCs/>
                                  <w:sz w:val="12"/>
                                  <w:szCs w:val="12"/>
                                </w:rPr>
                                <w:t>Normalized</w:t>
                              </w:r>
                            </w:p>
                            <w:p w14:paraId="50DA95F5" w14:textId="77777777" w:rsidR="00145D60" w:rsidRPr="003677BD" w:rsidRDefault="00145D60" w:rsidP="00406DDE">
                              <w:pPr>
                                <w:ind w:left="113" w:right="113"/>
                                <w:rPr>
                                  <w:sz w:val="12"/>
                                  <w:szCs w:val="12"/>
                                </w:rPr>
                              </w:pPr>
                              <w:r w:rsidRPr="003677BD">
                                <w:rPr>
                                  <w:b/>
                                  <w:bCs/>
                                  <w:sz w:val="12"/>
                                  <w:szCs w:val="12"/>
                                </w:rPr>
                                <w:t>Hippocampus</w:t>
                              </w:r>
                            </w:p>
                          </w:tc>
                          <w:tc>
                            <w:tcPr>
                              <w:tcW w:w="810" w:type="dxa"/>
                              <w:textDirection w:val="btLr"/>
                            </w:tcPr>
                            <w:p w14:paraId="6CB7AB2C" w14:textId="77777777" w:rsidR="00145D60" w:rsidRPr="003677BD" w:rsidRDefault="00145D60" w:rsidP="00406DDE">
                              <w:pPr>
                                <w:ind w:left="113" w:right="113"/>
                                <w:rPr>
                                  <w:b/>
                                  <w:bCs/>
                                  <w:sz w:val="12"/>
                                  <w:szCs w:val="12"/>
                                </w:rPr>
                              </w:pPr>
                              <w:r w:rsidRPr="003677BD">
                                <w:rPr>
                                  <w:b/>
                                  <w:bCs/>
                                  <w:sz w:val="12"/>
                                  <w:szCs w:val="12"/>
                                </w:rPr>
                                <w:t>Normalized</w:t>
                              </w:r>
                            </w:p>
                            <w:p w14:paraId="5D2EA8A6" w14:textId="77777777" w:rsidR="00145D60" w:rsidRPr="003677BD" w:rsidRDefault="00145D60" w:rsidP="00406DDE">
                              <w:pPr>
                                <w:ind w:left="113" w:right="113"/>
                                <w:rPr>
                                  <w:sz w:val="12"/>
                                  <w:szCs w:val="12"/>
                                </w:rPr>
                              </w:pPr>
                              <w:r w:rsidRPr="003677BD">
                                <w:rPr>
                                  <w:b/>
                                  <w:bCs/>
                                  <w:sz w:val="12"/>
                                  <w:szCs w:val="12"/>
                                </w:rPr>
                                <w:t>Ventricles</w:t>
                              </w:r>
                            </w:p>
                          </w:tc>
                        </w:tr>
                        <w:tr w:rsidR="00990716" w14:paraId="29AA3190" w14:textId="77777777" w:rsidTr="00473992">
                          <w:trPr>
                            <w:trHeight w:val="93"/>
                          </w:trPr>
                          <w:tc>
                            <w:tcPr>
                              <w:tcW w:w="441" w:type="dxa"/>
                              <w:vAlign w:val="center"/>
                            </w:tcPr>
                            <w:p w14:paraId="083772A6" w14:textId="2CAB87EC"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369" w:type="dxa"/>
                              <w:vAlign w:val="center"/>
                            </w:tcPr>
                            <w:p w14:paraId="5235F217" w14:textId="11CCD737"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450" w:type="dxa"/>
                              <w:vAlign w:val="center"/>
                            </w:tcPr>
                            <w:p w14:paraId="7A954780" w14:textId="2D8259FC" w:rsidR="00990716" w:rsidRPr="006C6D67" w:rsidRDefault="00990716" w:rsidP="00990716">
                              <w:pPr>
                                <w:rPr>
                                  <w:rFonts w:ascii="Segoe UI" w:hAnsi="Segoe UI" w:cs="Segoe UI"/>
                                  <w:sz w:val="14"/>
                                  <w:szCs w:val="14"/>
                                </w:rPr>
                              </w:pPr>
                              <w:r>
                                <w:rPr>
                                  <w:rFonts w:ascii="Segoe UI" w:hAnsi="Segoe UI" w:cs="Segoe UI"/>
                                  <w:color w:val="000000"/>
                                  <w:sz w:val="14"/>
                                  <w:szCs w:val="14"/>
                                </w:rPr>
                                <w:t>1.5</w:t>
                              </w:r>
                            </w:p>
                          </w:tc>
                          <w:tc>
                            <w:tcPr>
                              <w:tcW w:w="450" w:type="dxa"/>
                              <w:vAlign w:val="center"/>
                            </w:tcPr>
                            <w:p w14:paraId="4BE4EFF6" w14:textId="5B612E16" w:rsidR="00990716" w:rsidRPr="006C6D67" w:rsidRDefault="00990716" w:rsidP="00990716">
                              <w:pPr>
                                <w:rPr>
                                  <w:rFonts w:ascii="Segoe UI" w:hAnsi="Segoe UI" w:cs="Segoe UI"/>
                                  <w:sz w:val="14"/>
                                  <w:szCs w:val="14"/>
                                </w:rPr>
                              </w:pPr>
                              <w:r>
                                <w:rPr>
                                  <w:rFonts w:ascii="Segoe UI" w:hAnsi="Segoe UI" w:cs="Segoe UI"/>
                                  <w:color w:val="000000"/>
                                  <w:sz w:val="14"/>
                                  <w:szCs w:val="14"/>
                                </w:rPr>
                                <w:t>17</w:t>
                              </w:r>
                            </w:p>
                          </w:tc>
                          <w:tc>
                            <w:tcPr>
                              <w:tcW w:w="450" w:type="dxa"/>
                              <w:vAlign w:val="center"/>
                            </w:tcPr>
                            <w:p w14:paraId="28D690F4" w14:textId="296322AB" w:rsidR="00990716" w:rsidRPr="006C6D67" w:rsidRDefault="00990716" w:rsidP="00990716">
                              <w:pPr>
                                <w:rPr>
                                  <w:rFonts w:ascii="Segoe UI" w:hAnsi="Segoe UI" w:cs="Segoe UI"/>
                                  <w:sz w:val="14"/>
                                  <w:szCs w:val="14"/>
                                </w:rPr>
                              </w:pPr>
                              <w:r>
                                <w:rPr>
                                  <w:rFonts w:ascii="Segoe UI" w:hAnsi="Segoe UI" w:cs="Segoe UI"/>
                                  <w:color w:val="000000"/>
                                  <w:sz w:val="14"/>
                                  <w:szCs w:val="14"/>
                                </w:rPr>
                                <w:t>12</w:t>
                              </w:r>
                            </w:p>
                          </w:tc>
                          <w:tc>
                            <w:tcPr>
                              <w:tcW w:w="450" w:type="dxa"/>
                              <w:vAlign w:val="center"/>
                            </w:tcPr>
                            <w:p w14:paraId="4A839949" w14:textId="38D82FA5" w:rsidR="00990716" w:rsidRPr="006C6D67" w:rsidRDefault="00990716" w:rsidP="00990716">
                              <w:pPr>
                                <w:rPr>
                                  <w:rFonts w:ascii="Segoe UI" w:hAnsi="Segoe UI" w:cs="Segoe UI"/>
                                  <w:sz w:val="14"/>
                                  <w:szCs w:val="14"/>
                                </w:rPr>
                              </w:pPr>
                              <w:r>
                                <w:rPr>
                                  <w:rFonts w:ascii="Segoe UI" w:hAnsi="Segoe UI" w:cs="Segoe UI"/>
                                  <w:color w:val="000000"/>
                                  <w:sz w:val="14"/>
                                  <w:szCs w:val="14"/>
                                </w:rPr>
                                <w:t>36</w:t>
                              </w:r>
                            </w:p>
                          </w:tc>
                          <w:tc>
                            <w:tcPr>
                              <w:tcW w:w="270" w:type="dxa"/>
                              <w:vAlign w:val="center"/>
                            </w:tcPr>
                            <w:p w14:paraId="359C6BA6" w14:textId="5A8E8741"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30" w:type="dxa"/>
                              <w:vAlign w:val="center"/>
                            </w:tcPr>
                            <w:p w14:paraId="4CDA88E2" w14:textId="5DF61845" w:rsidR="00990716" w:rsidRPr="006C6D67" w:rsidRDefault="00990716" w:rsidP="00990716">
                              <w:pPr>
                                <w:rPr>
                                  <w:rFonts w:ascii="Segoe UI" w:hAnsi="Segoe UI" w:cs="Segoe UI"/>
                                  <w:sz w:val="14"/>
                                  <w:szCs w:val="14"/>
                                </w:rPr>
                              </w:pPr>
                              <w:r>
                                <w:rPr>
                                  <w:rFonts w:ascii="Segoe UI" w:hAnsi="Segoe UI" w:cs="Segoe UI"/>
                                  <w:color w:val="000000"/>
                                  <w:sz w:val="14"/>
                                  <w:szCs w:val="14"/>
                                </w:rPr>
                                <w:t>1.1663</w:t>
                              </w:r>
                            </w:p>
                          </w:tc>
                          <w:tc>
                            <w:tcPr>
                              <w:tcW w:w="720" w:type="dxa"/>
                              <w:vAlign w:val="center"/>
                            </w:tcPr>
                            <w:p w14:paraId="76C22E2D" w14:textId="44A3BBD0" w:rsidR="00990716" w:rsidRPr="006C6D67" w:rsidRDefault="00990716" w:rsidP="00990716">
                              <w:pPr>
                                <w:rPr>
                                  <w:rFonts w:ascii="Segoe UI" w:hAnsi="Segoe UI" w:cs="Segoe UI"/>
                                  <w:sz w:val="14"/>
                                  <w:szCs w:val="14"/>
                                </w:rPr>
                              </w:pPr>
                              <w:r>
                                <w:rPr>
                                  <w:rFonts w:ascii="Segoe UI" w:hAnsi="Segoe UI" w:cs="Segoe UI"/>
                                  <w:color w:val="000000"/>
                                  <w:sz w:val="14"/>
                                  <w:szCs w:val="14"/>
                                </w:rPr>
                                <w:t>1.36814</w:t>
                              </w:r>
                            </w:p>
                          </w:tc>
                          <w:tc>
                            <w:tcPr>
                              <w:tcW w:w="630" w:type="dxa"/>
                              <w:vAlign w:val="center"/>
                            </w:tcPr>
                            <w:p w14:paraId="127259A7" w14:textId="4B52BDA9" w:rsidR="00990716" w:rsidRPr="006C6D67" w:rsidRDefault="00990716" w:rsidP="00990716">
                              <w:pPr>
                                <w:rPr>
                                  <w:rFonts w:ascii="Segoe UI" w:hAnsi="Segoe UI" w:cs="Segoe UI"/>
                                  <w:sz w:val="14"/>
                                  <w:szCs w:val="14"/>
                                </w:rPr>
                              </w:pPr>
                              <w:r>
                                <w:rPr>
                                  <w:rFonts w:ascii="Segoe UI" w:hAnsi="Segoe UI" w:cs="Segoe UI"/>
                                  <w:color w:val="000000"/>
                                  <w:sz w:val="14"/>
                                  <w:szCs w:val="14"/>
                                </w:rPr>
                                <w:t>487.9</w:t>
                              </w:r>
                            </w:p>
                          </w:tc>
                          <w:tc>
                            <w:tcPr>
                              <w:tcW w:w="720" w:type="dxa"/>
                              <w:vAlign w:val="center"/>
                            </w:tcPr>
                            <w:p w14:paraId="47E62553" w14:textId="616BF316" w:rsidR="00990716" w:rsidRPr="006C6D67" w:rsidRDefault="00990716" w:rsidP="00990716">
                              <w:pPr>
                                <w:rPr>
                                  <w:rFonts w:ascii="Segoe UI" w:hAnsi="Segoe UI" w:cs="Segoe UI"/>
                                  <w:sz w:val="14"/>
                                  <w:szCs w:val="14"/>
                                </w:rPr>
                              </w:pPr>
                              <w:r>
                                <w:rPr>
                                  <w:rFonts w:ascii="Segoe UI" w:hAnsi="Segoe UI" w:cs="Segoe UI"/>
                                  <w:color w:val="000000"/>
                                  <w:sz w:val="14"/>
                                  <w:szCs w:val="14"/>
                                </w:rPr>
                                <w:t>0.00503</w:t>
                              </w:r>
                            </w:p>
                          </w:tc>
                          <w:tc>
                            <w:tcPr>
                              <w:tcW w:w="810" w:type="dxa"/>
                              <w:vAlign w:val="center"/>
                            </w:tcPr>
                            <w:p w14:paraId="6332A9D5" w14:textId="531E3423" w:rsidR="00990716" w:rsidRPr="006C6D67" w:rsidRDefault="00990716" w:rsidP="00990716">
                              <w:pPr>
                                <w:rPr>
                                  <w:rFonts w:ascii="Segoe UI" w:hAnsi="Segoe UI" w:cs="Segoe UI"/>
                                  <w:sz w:val="14"/>
                                  <w:szCs w:val="14"/>
                                </w:rPr>
                              </w:pPr>
                              <w:r>
                                <w:rPr>
                                  <w:rFonts w:ascii="Segoe UI" w:hAnsi="Segoe UI" w:cs="Segoe UI"/>
                                  <w:color w:val="000000"/>
                                  <w:sz w:val="14"/>
                                  <w:szCs w:val="14"/>
                                </w:rPr>
                                <w:t>0.0136</w:t>
                              </w:r>
                            </w:p>
                          </w:tc>
                        </w:tr>
                        <w:tr w:rsidR="00990716" w14:paraId="42959267" w14:textId="77777777" w:rsidTr="00473992">
                          <w:trPr>
                            <w:trHeight w:val="39"/>
                          </w:trPr>
                          <w:tc>
                            <w:tcPr>
                              <w:tcW w:w="441" w:type="dxa"/>
                              <w:vAlign w:val="center"/>
                            </w:tcPr>
                            <w:p w14:paraId="013C2B59" w14:textId="7AD5AB76"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369" w:type="dxa"/>
                              <w:vAlign w:val="center"/>
                            </w:tcPr>
                            <w:p w14:paraId="7C579420" w14:textId="4A0610B7" w:rsidR="00990716" w:rsidRPr="006C6D67" w:rsidRDefault="00990716" w:rsidP="00990716">
                              <w:pPr>
                                <w:rPr>
                                  <w:rFonts w:ascii="Segoe UI" w:hAnsi="Segoe UI" w:cs="Segoe UI"/>
                                  <w:sz w:val="14"/>
                                  <w:szCs w:val="14"/>
                                </w:rPr>
                              </w:pPr>
                              <w:r>
                                <w:rPr>
                                  <w:rFonts w:ascii="Segoe UI" w:hAnsi="Segoe UI" w:cs="Segoe UI"/>
                                  <w:color w:val="000000"/>
                                  <w:sz w:val="14"/>
                                  <w:szCs w:val="14"/>
                                </w:rPr>
                                <w:t>26</w:t>
                              </w:r>
                            </w:p>
                          </w:tc>
                          <w:tc>
                            <w:tcPr>
                              <w:tcW w:w="450" w:type="dxa"/>
                              <w:vAlign w:val="center"/>
                            </w:tcPr>
                            <w:p w14:paraId="46DA8291" w14:textId="7CF8CAB7" w:rsidR="00990716" w:rsidRPr="006C6D67" w:rsidRDefault="00990716" w:rsidP="00990716">
                              <w:pPr>
                                <w:rPr>
                                  <w:rFonts w:ascii="Segoe UI" w:hAnsi="Segoe UI" w:cs="Segoe UI"/>
                                  <w:sz w:val="14"/>
                                  <w:szCs w:val="14"/>
                                </w:rPr>
                              </w:pPr>
                              <w:r>
                                <w:rPr>
                                  <w:rFonts w:ascii="Segoe UI" w:hAnsi="Segoe UI" w:cs="Segoe UI"/>
                                  <w:color w:val="000000"/>
                                  <w:sz w:val="14"/>
                                  <w:szCs w:val="14"/>
                                </w:rPr>
                                <w:t>3.5</w:t>
                              </w:r>
                            </w:p>
                          </w:tc>
                          <w:tc>
                            <w:tcPr>
                              <w:tcW w:w="450" w:type="dxa"/>
                              <w:vAlign w:val="center"/>
                            </w:tcPr>
                            <w:p w14:paraId="47CFCC1E" w14:textId="79DB7264" w:rsidR="00990716" w:rsidRPr="006C6D67" w:rsidRDefault="00990716" w:rsidP="00990716">
                              <w:pPr>
                                <w:rPr>
                                  <w:rFonts w:ascii="Segoe UI" w:hAnsi="Segoe UI" w:cs="Segoe UI"/>
                                  <w:sz w:val="14"/>
                                  <w:szCs w:val="14"/>
                                </w:rPr>
                              </w:pPr>
                              <w:r>
                                <w:rPr>
                                  <w:rFonts w:ascii="Segoe UI" w:hAnsi="Segoe UI" w:cs="Segoe UI"/>
                                  <w:color w:val="000000"/>
                                  <w:sz w:val="14"/>
                                  <w:szCs w:val="14"/>
                                </w:rPr>
                                <w:t>17</w:t>
                              </w:r>
                            </w:p>
                          </w:tc>
                          <w:tc>
                            <w:tcPr>
                              <w:tcW w:w="450" w:type="dxa"/>
                              <w:vAlign w:val="center"/>
                            </w:tcPr>
                            <w:p w14:paraId="09D673C4" w14:textId="566FEC17" w:rsidR="00990716" w:rsidRPr="006C6D67" w:rsidRDefault="00990716" w:rsidP="00990716">
                              <w:pPr>
                                <w:rPr>
                                  <w:rFonts w:ascii="Segoe UI" w:hAnsi="Segoe UI" w:cs="Segoe UI"/>
                                  <w:sz w:val="14"/>
                                  <w:szCs w:val="14"/>
                                </w:rPr>
                              </w:pPr>
                              <w:r>
                                <w:rPr>
                                  <w:rFonts w:ascii="Segoe UI" w:hAnsi="Segoe UI" w:cs="Segoe UI"/>
                                  <w:color w:val="000000"/>
                                  <w:sz w:val="14"/>
                                  <w:szCs w:val="14"/>
                                </w:rPr>
                                <w:t>12</w:t>
                              </w:r>
                            </w:p>
                          </w:tc>
                          <w:tc>
                            <w:tcPr>
                              <w:tcW w:w="450" w:type="dxa"/>
                              <w:vAlign w:val="center"/>
                            </w:tcPr>
                            <w:p w14:paraId="0323EA04" w14:textId="6D72C2B2" w:rsidR="00990716" w:rsidRPr="006C6D67" w:rsidRDefault="00990716" w:rsidP="00990716">
                              <w:pPr>
                                <w:rPr>
                                  <w:rFonts w:ascii="Segoe UI" w:hAnsi="Segoe UI" w:cs="Segoe UI"/>
                                  <w:sz w:val="14"/>
                                  <w:szCs w:val="14"/>
                                </w:rPr>
                              </w:pPr>
                              <w:r>
                                <w:rPr>
                                  <w:rFonts w:ascii="Segoe UI" w:hAnsi="Segoe UI" w:cs="Segoe UI"/>
                                  <w:color w:val="000000"/>
                                  <w:sz w:val="14"/>
                                  <w:szCs w:val="14"/>
                                </w:rPr>
                                <w:t>35</w:t>
                              </w:r>
                            </w:p>
                          </w:tc>
                          <w:tc>
                            <w:tcPr>
                              <w:tcW w:w="270" w:type="dxa"/>
                              <w:vAlign w:val="center"/>
                            </w:tcPr>
                            <w:p w14:paraId="13D55DB1" w14:textId="4285239F"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30" w:type="dxa"/>
                              <w:vAlign w:val="center"/>
                            </w:tcPr>
                            <w:p w14:paraId="7B7818A8" w14:textId="08C9B90C"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4956CF34" w14:textId="71C9615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30" w:type="dxa"/>
                              <w:vAlign w:val="center"/>
                            </w:tcPr>
                            <w:p w14:paraId="2257E691" w14:textId="27D8AD50"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21351900" w14:textId="72E6CFB9" w:rsidR="00990716" w:rsidRPr="006C6D67" w:rsidRDefault="00990716" w:rsidP="00990716">
                              <w:pPr>
                                <w:rPr>
                                  <w:rFonts w:ascii="Segoe UI" w:hAnsi="Segoe UI" w:cs="Segoe UI"/>
                                  <w:sz w:val="14"/>
                                  <w:szCs w:val="14"/>
                                </w:rPr>
                              </w:pPr>
                              <w:r>
                                <w:rPr>
                                  <w:rFonts w:ascii="Segoe UI" w:hAnsi="Segoe UI" w:cs="Segoe UI"/>
                                  <w:color w:val="000000"/>
                                  <w:sz w:val="14"/>
                                  <w:szCs w:val="14"/>
                                </w:rPr>
                                <w:t>0.00498</w:t>
                              </w:r>
                            </w:p>
                          </w:tc>
                          <w:tc>
                            <w:tcPr>
                              <w:tcW w:w="810" w:type="dxa"/>
                              <w:vAlign w:val="center"/>
                            </w:tcPr>
                            <w:p w14:paraId="0D0CE40E" w14:textId="1069CC59" w:rsidR="00990716" w:rsidRPr="006C6D67" w:rsidRDefault="00990716" w:rsidP="00990716">
                              <w:pPr>
                                <w:rPr>
                                  <w:rFonts w:ascii="Segoe UI" w:hAnsi="Segoe UI" w:cs="Segoe UI"/>
                                  <w:sz w:val="14"/>
                                  <w:szCs w:val="14"/>
                                </w:rPr>
                              </w:pPr>
                              <w:r>
                                <w:rPr>
                                  <w:rFonts w:ascii="Segoe UI" w:hAnsi="Segoe UI" w:cs="Segoe UI"/>
                                  <w:color w:val="000000"/>
                                  <w:sz w:val="14"/>
                                  <w:szCs w:val="14"/>
                                </w:rPr>
                                <w:t>0.014647</w:t>
                              </w:r>
                            </w:p>
                          </w:tc>
                        </w:tr>
                        <w:tr w:rsidR="00990716" w14:paraId="66ABF0CF" w14:textId="77777777" w:rsidTr="00473992">
                          <w:trPr>
                            <w:trHeight w:val="39"/>
                          </w:trPr>
                          <w:tc>
                            <w:tcPr>
                              <w:tcW w:w="441" w:type="dxa"/>
                              <w:vAlign w:val="center"/>
                            </w:tcPr>
                            <w:p w14:paraId="7F1E3E6C" w14:textId="077E3B84"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369" w:type="dxa"/>
                              <w:vAlign w:val="center"/>
                            </w:tcPr>
                            <w:p w14:paraId="464DC09A" w14:textId="61A92631" w:rsidR="00990716" w:rsidRPr="006C6D67" w:rsidRDefault="00990716" w:rsidP="00990716">
                              <w:pPr>
                                <w:rPr>
                                  <w:rFonts w:ascii="Segoe UI" w:hAnsi="Segoe UI" w:cs="Segoe UI"/>
                                  <w:sz w:val="14"/>
                                  <w:szCs w:val="14"/>
                                </w:rPr>
                              </w:pPr>
                              <w:r>
                                <w:rPr>
                                  <w:rFonts w:ascii="Segoe UI" w:hAnsi="Segoe UI" w:cs="Segoe UI"/>
                                  <w:color w:val="000000"/>
                                  <w:sz w:val="14"/>
                                  <w:szCs w:val="14"/>
                                </w:rPr>
                                <w:t>27</w:t>
                              </w:r>
                            </w:p>
                          </w:tc>
                          <w:tc>
                            <w:tcPr>
                              <w:tcW w:w="450" w:type="dxa"/>
                              <w:vAlign w:val="center"/>
                            </w:tcPr>
                            <w:p w14:paraId="2FE2A817" w14:textId="5A759E8D" w:rsidR="00990716" w:rsidRPr="006C6D67" w:rsidRDefault="00990716" w:rsidP="00990716">
                              <w:pPr>
                                <w:rPr>
                                  <w:rFonts w:ascii="Segoe UI" w:hAnsi="Segoe UI" w:cs="Segoe UI"/>
                                  <w:sz w:val="14"/>
                                  <w:szCs w:val="14"/>
                                </w:rPr>
                              </w:pPr>
                              <w:r>
                                <w:rPr>
                                  <w:rFonts w:ascii="Segoe UI" w:hAnsi="Segoe UI" w:cs="Segoe UI"/>
                                  <w:color w:val="000000"/>
                                  <w:sz w:val="14"/>
                                  <w:szCs w:val="14"/>
                                </w:rPr>
                                <w:t>5.5</w:t>
                              </w:r>
                            </w:p>
                          </w:tc>
                          <w:tc>
                            <w:tcPr>
                              <w:tcW w:w="450" w:type="dxa"/>
                              <w:vAlign w:val="center"/>
                            </w:tcPr>
                            <w:p w14:paraId="25575386" w14:textId="3F43D903"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450" w:type="dxa"/>
                              <w:vAlign w:val="center"/>
                            </w:tcPr>
                            <w:p w14:paraId="222BF501" w14:textId="115789B1" w:rsidR="00990716" w:rsidRPr="006C6D67" w:rsidRDefault="00990716" w:rsidP="00990716">
                              <w:pPr>
                                <w:rPr>
                                  <w:rFonts w:ascii="Segoe UI" w:hAnsi="Segoe UI" w:cs="Segoe UI"/>
                                  <w:sz w:val="14"/>
                                  <w:szCs w:val="14"/>
                                </w:rPr>
                              </w:pPr>
                              <w:r>
                                <w:rPr>
                                  <w:rFonts w:ascii="Segoe UI" w:hAnsi="Segoe UI" w:cs="Segoe UI"/>
                                  <w:color w:val="000000"/>
                                  <w:sz w:val="14"/>
                                  <w:szCs w:val="14"/>
                                </w:rPr>
                                <w:t>19</w:t>
                              </w:r>
                            </w:p>
                          </w:tc>
                          <w:tc>
                            <w:tcPr>
                              <w:tcW w:w="450" w:type="dxa"/>
                              <w:vAlign w:val="center"/>
                            </w:tcPr>
                            <w:p w14:paraId="0B62D91F" w14:textId="3E3EBB4B" w:rsidR="00990716" w:rsidRPr="006C6D67" w:rsidRDefault="00990716" w:rsidP="00990716">
                              <w:pPr>
                                <w:rPr>
                                  <w:rFonts w:ascii="Segoe UI" w:hAnsi="Segoe UI" w:cs="Segoe UI"/>
                                  <w:sz w:val="14"/>
                                  <w:szCs w:val="14"/>
                                </w:rPr>
                              </w:pPr>
                              <w:r>
                                <w:rPr>
                                  <w:rFonts w:ascii="Segoe UI" w:hAnsi="Segoe UI" w:cs="Segoe UI"/>
                                  <w:color w:val="000000"/>
                                  <w:sz w:val="14"/>
                                  <w:szCs w:val="14"/>
                                </w:rPr>
                                <w:t>25</w:t>
                              </w:r>
                            </w:p>
                          </w:tc>
                          <w:tc>
                            <w:tcPr>
                              <w:tcW w:w="270" w:type="dxa"/>
                              <w:vAlign w:val="center"/>
                            </w:tcPr>
                            <w:p w14:paraId="6A301EC0" w14:textId="3CBDB251"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30" w:type="dxa"/>
                              <w:vAlign w:val="center"/>
                            </w:tcPr>
                            <w:p w14:paraId="53189732" w14:textId="33B1F1C6"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716D4522" w14:textId="0BECF90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30" w:type="dxa"/>
                              <w:vAlign w:val="center"/>
                            </w:tcPr>
                            <w:p w14:paraId="08021FBE" w14:textId="2145DC2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54886F33" w14:textId="7A8CEA98" w:rsidR="00990716" w:rsidRPr="006C6D67" w:rsidRDefault="00990716" w:rsidP="00990716">
                              <w:pPr>
                                <w:rPr>
                                  <w:rFonts w:ascii="Segoe UI" w:hAnsi="Segoe UI" w:cs="Segoe UI"/>
                                  <w:sz w:val="14"/>
                                  <w:szCs w:val="14"/>
                                </w:rPr>
                              </w:pPr>
                              <w:r>
                                <w:rPr>
                                  <w:rFonts w:ascii="Segoe UI" w:hAnsi="Segoe UI" w:cs="Segoe UI"/>
                                  <w:color w:val="000000"/>
                                  <w:sz w:val="14"/>
                                  <w:szCs w:val="14"/>
                                </w:rPr>
                                <w:t>0.00482</w:t>
                              </w:r>
                            </w:p>
                          </w:tc>
                          <w:tc>
                            <w:tcPr>
                              <w:tcW w:w="810" w:type="dxa"/>
                              <w:vAlign w:val="center"/>
                            </w:tcPr>
                            <w:p w14:paraId="111ED3B1" w14:textId="1F3138CB" w:rsidR="00990716" w:rsidRPr="006C6D67" w:rsidRDefault="00990716" w:rsidP="00990716">
                              <w:pPr>
                                <w:rPr>
                                  <w:rFonts w:ascii="Segoe UI" w:hAnsi="Segoe UI" w:cs="Segoe UI"/>
                                  <w:sz w:val="14"/>
                                  <w:szCs w:val="14"/>
                                </w:rPr>
                              </w:pPr>
                              <w:r>
                                <w:rPr>
                                  <w:rFonts w:ascii="Segoe UI" w:hAnsi="Segoe UI" w:cs="Segoe UI"/>
                                  <w:color w:val="000000"/>
                                  <w:sz w:val="14"/>
                                  <w:szCs w:val="14"/>
                                </w:rPr>
                                <w:t>0.015576</w:t>
                              </w:r>
                            </w:p>
                          </w:tc>
                        </w:tr>
                        <w:tr w:rsidR="00990716" w14:paraId="796B2FA7" w14:textId="77777777" w:rsidTr="00473992">
                          <w:trPr>
                            <w:trHeight w:val="39"/>
                          </w:trPr>
                          <w:tc>
                            <w:tcPr>
                              <w:tcW w:w="441" w:type="dxa"/>
                              <w:vAlign w:val="center"/>
                            </w:tcPr>
                            <w:p w14:paraId="6D422849" w14:textId="7D8FE947"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369" w:type="dxa"/>
                              <w:vAlign w:val="center"/>
                            </w:tcPr>
                            <w:p w14:paraId="1E1078B9" w14:textId="22993DF8" w:rsidR="00990716" w:rsidRPr="006C6D67" w:rsidRDefault="00990716" w:rsidP="00990716">
                              <w:pPr>
                                <w:rPr>
                                  <w:rFonts w:ascii="Segoe UI" w:hAnsi="Segoe UI" w:cs="Segoe UI"/>
                                  <w:sz w:val="14"/>
                                  <w:szCs w:val="14"/>
                                </w:rPr>
                              </w:pPr>
                              <w:r>
                                <w:rPr>
                                  <w:rFonts w:ascii="Segoe UI" w:hAnsi="Segoe UI" w:cs="Segoe UI"/>
                                  <w:color w:val="000000"/>
                                  <w:sz w:val="14"/>
                                  <w:szCs w:val="14"/>
                                </w:rPr>
                                <w:t>27</w:t>
                              </w:r>
                            </w:p>
                          </w:tc>
                          <w:tc>
                            <w:tcPr>
                              <w:tcW w:w="450" w:type="dxa"/>
                              <w:vAlign w:val="center"/>
                            </w:tcPr>
                            <w:p w14:paraId="78F422F3" w14:textId="3259815C" w:rsidR="00990716" w:rsidRPr="006C6D67" w:rsidRDefault="00990716" w:rsidP="00990716">
                              <w:pPr>
                                <w:rPr>
                                  <w:rFonts w:ascii="Segoe UI" w:hAnsi="Segoe UI" w:cs="Segoe UI"/>
                                  <w:sz w:val="14"/>
                                  <w:szCs w:val="14"/>
                                </w:rPr>
                              </w:pPr>
                              <w:r>
                                <w:rPr>
                                  <w:rFonts w:ascii="Segoe UI" w:hAnsi="Segoe UI" w:cs="Segoe UI"/>
                                  <w:color w:val="000000"/>
                                  <w:sz w:val="14"/>
                                  <w:szCs w:val="14"/>
                                </w:rPr>
                                <w:t>7</w:t>
                              </w:r>
                            </w:p>
                          </w:tc>
                          <w:tc>
                            <w:tcPr>
                              <w:tcW w:w="450" w:type="dxa"/>
                              <w:vAlign w:val="center"/>
                            </w:tcPr>
                            <w:p w14:paraId="48EDCB00" w14:textId="40C1BB4F"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450" w:type="dxa"/>
                              <w:vAlign w:val="center"/>
                            </w:tcPr>
                            <w:p w14:paraId="65918941" w14:textId="014D43D8"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450" w:type="dxa"/>
                              <w:vAlign w:val="center"/>
                            </w:tcPr>
                            <w:p w14:paraId="1B4B5CAE" w14:textId="3756A7AD" w:rsidR="00990716" w:rsidRPr="006C6D67" w:rsidRDefault="00990716" w:rsidP="00990716">
                              <w:pPr>
                                <w:rPr>
                                  <w:rFonts w:ascii="Segoe UI" w:hAnsi="Segoe UI" w:cs="Segoe UI"/>
                                  <w:sz w:val="14"/>
                                  <w:szCs w:val="14"/>
                                </w:rPr>
                              </w:pPr>
                              <w:r>
                                <w:rPr>
                                  <w:rFonts w:ascii="Segoe UI" w:hAnsi="Segoe UI" w:cs="Segoe UI"/>
                                  <w:color w:val="000000"/>
                                  <w:sz w:val="14"/>
                                  <w:szCs w:val="14"/>
                                </w:rPr>
                                <w:t>18</w:t>
                              </w:r>
                            </w:p>
                          </w:tc>
                          <w:tc>
                            <w:tcPr>
                              <w:tcW w:w="270" w:type="dxa"/>
                              <w:vAlign w:val="center"/>
                            </w:tcPr>
                            <w:p w14:paraId="352F3F6D" w14:textId="3D0B24B3"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30" w:type="dxa"/>
                              <w:vAlign w:val="center"/>
                            </w:tcPr>
                            <w:p w14:paraId="70A1059F" w14:textId="5BF7BE69" w:rsidR="00990716" w:rsidRPr="006C6D67" w:rsidRDefault="00990716" w:rsidP="00990716">
                              <w:pPr>
                                <w:rPr>
                                  <w:rFonts w:ascii="Segoe UI" w:hAnsi="Segoe UI" w:cs="Segoe UI"/>
                                  <w:sz w:val="14"/>
                                  <w:szCs w:val="14"/>
                                </w:rPr>
                              </w:pPr>
                              <w:r>
                                <w:rPr>
                                  <w:rFonts w:ascii="Segoe UI" w:hAnsi="Segoe UI" w:cs="Segoe UI"/>
                                  <w:color w:val="000000"/>
                                  <w:sz w:val="14"/>
                                  <w:szCs w:val="14"/>
                                </w:rPr>
                                <w:t>0.9742</w:t>
                              </w:r>
                            </w:p>
                          </w:tc>
                          <w:tc>
                            <w:tcPr>
                              <w:tcW w:w="720" w:type="dxa"/>
                              <w:vAlign w:val="center"/>
                            </w:tcPr>
                            <w:p w14:paraId="6C619A79" w14:textId="13265115" w:rsidR="00990716" w:rsidRPr="006C6D67" w:rsidRDefault="00990716" w:rsidP="00990716">
                              <w:pPr>
                                <w:rPr>
                                  <w:rFonts w:ascii="Segoe UI" w:hAnsi="Segoe UI" w:cs="Segoe UI"/>
                                  <w:sz w:val="14"/>
                                  <w:szCs w:val="14"/>
                                </w:rPr>
                              </w:pPr>
                              <w:r>
                                <w:rPr>
                                  <w:rFonts w:ascii="Segoe UI" w:hAnsi="Segoe UI" w:cs="Segoe UI"/>
                                  <w:color w:val="000000"/>
                                  <w:sz w:val="14"/>
                                  <w:szCs w:val="14"/>
                                </w:rPr>
                                <w:t>1.42578</w:t>
                              </w:r>
                            </w:p>
                          </w:tc>
                          <w:tc>
                            <w:tcPr>
                              <w:tcW w:w="630" w:type="dxa"/>
                              <w:vAlign w:val="center"/>
                            </w:tcPr>
                            <w:p w14:paraId="776FFB94" w14:textId="0C6F8589"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20" w:type="dxa"/>
                              <w:vAlign w:val="center"/>
                            </w:tcPr>
                            <w:p w14:paraId="1E136510" w14:textId="38F01B75" w:rsidR="00990716" w:rsidRPr="006C6D67" w:rsidRDefault="00990716" w:rsidP="00990716">
                              <w:pPr>
                                <w:rPr>
                                  <w:rFonts w:ascii="Segoe UI" w:hAnsi="Segoe UI" w:cs="Segoe UI"/>
                                  <w:sz w:val="14"/>
                                  <w:szCs w:val="14"/>
                                </w:rPr>
                              </w:pPr>
                              <w:r>
                                <w:rPr>
                                  <w:rFonts w:ascii="Segoe UI" w:hAnsi="Segoe UI" w:cs="Segoe UI"/>
                                  <w:color w:val="000000"/>
                                  <w:sz w:val="14"/>
                                  <w:szCs w:val="14"/>
                                </w:rPr>
                                <w:t>0.0045</w:t>
                              </w:r>
                            </w:p>
                          </w:tc>
                          <w:tc>
                            <w:tcPr>
                              <w:tcW w:w="810" w:type="dxa"/>
                              <w:vAlign w:val="center"/>
                            </w:tcPr>
                            <w:p w14:paraId="6918D9DF" w14:textId="11BFB5B3" w:rsidR="00990716" w:rsidRPr="006C6D67" w:rsidRDefault="00990716" w:rsidP="00990716">
                              <w:pPr>
                                <w:rPr>
                                  <w:rFonts w:ascii="Segoe UI" w:hAnsi="Segoe UI" w:cs="Segoe UI"/>
                                  <w:sz w:val="14"/>
                                  <w:szCs w:val="14"/>
                                </w:rPr>
                              </w:pPr>
                              <w:r>
                                <w:rPr>
                                  <w:rFonts w:ascii="Segoe UI" w:hAnsi="Segoe UI" w:cs="Segoe UI"/>
                                  <w:color w:val="000000"/>
                                  <w:sz w:val="14"/>
                                  <w:szCs w:val="14"/>
                                </w:rPr>
                                <w:t>0.019122</w:t>
                              </w:r>
                            </w:p>
                          </w:tc>
                        </w:tr>
                      </w:tbl>
                      <w:p w14:paraId="20100C3C" w14:textId="77777777" w:rsidR="00145D60" w:rsidRDefault="00145D60" w:rsidP="00145D60"/>
                    </w:txbxContent>
                  </v:textbox>
                </v:shape>
              </v:group>
            </w:pict>
          </mc:Fallback>
        </mc:AlternateContent>
      </w:r>
    </w:p>
    <w:p w14:paraId="5644F90A" w14:textId="4A134495" w:rsidR="000F2456" w:rsidRDefault="000F2456">
      <w:pPr>
        <w:rPr>
          <w:sz w:val="20"/>
          <w:szCs w:val="20"/>
        </w:rPr>
      </w:pPr>
    </w:p>
    <w:p w14:paraId="7FA1A876" w14:textId="4C416414" w:rsidR="000F2456" w:rsidRDefault="000F2456">
      <w:pPr>
        <w:rPr>
          <w:sz w:val="20"/>
          <w:szCs w:val="20"/>
        </w:rPr>
      </w:pPr>
    </w:p>
    <w:p w14:paraId="7A2AFC50" w14:textId="484C88AC" w:rsidR="000F2456" w:rsidRDefault="000F2456">
      <w:pPr>
        <w:rPr>
          <w:sz w:val="20"/>
          <w:szCs w:val="20"/>
        </w:rPr>
      </w:pPr>
    </w:p>
    <w:p w14:paraId="4DACB3CA" w14:textId="7623F32A" w:rsidR="008E69CC" w:rsidRPr="003D6DD5" w:rsidRDefault="008E69CC">
      <w:pPr>
        <w:rPr>
          <w:sz w:val="20"/>
          <w:szCs w:val="20"/>
        </w:rPr>
      </w:pPr>
    </w:p>
    <w:p w14:paraId="75AC2000" w14:textId="7F50535E" w:rsidR="008E69CC" w:rsidRDefault="00D20FAE">
      <w:pPr>
        <w:rPr>
          <w:b/>
          <w:bCs/>
          <w:sz w:val="20"/>
          <w:szCs w:val="20"/>
        </w:rPr>
      </w:pPr>
      <w:r>
        <w:rPr>
          <w:noProof/>
          <w:sz w:val="20"/>
          <w:szCs w:val="20"/>
        </w:rPr>
        <mc:AlternateContent>
          <mc:Choice Requires="wps">
            <w:drawing>
              <wp:anchor distT="0" distB="0" distL="114300" distR="114300" simplePos="0" relativeHeight="251952128" behindDoc="0" locked="0" layoutInCell="1" allowOverlap="1" wp14:anchorId="1E7F6E5C" wp14:editId="1B810911">
                <wp:simplePos x="0" y="0"/>
                <wp:positionH relativeFrom="column">
                  <wp:posOffset>9525</wp:posOffset>
                </wp:positionH>
                <wp:positionV relativeFrom="paragraph">
                  <wp:posOffset>120967</wp:posOffset>
                </wp:positionV>
                <wp:extent cx="247650" cy="158750"/>
                <wp:effectExtent l="0" t="0" r="20320" b="12700"/>
                <wp:wrapNone/>
                <wp:docPr id="1166597373"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4CBC7CE9" w14:textId="2F49196F" w:rsidR="00D20FAE" w:rsidRPr="00603F99" w:rsidRDefault="00D20FAE" w:rsidP="00D20FAE">
                            <w:pPr>
                              <w:jc w:val="center"/>
                              <w:rPr>
                                <w:sz w:val="16"/>
                                <w:szCs w:val="16"/>
                              </w:rPr>
                            </w:pPr>
                            <w:r>
                              <w:rPr>
                                <w:sz w:val="16"/>
                                <w:szCs w:val="16"/>
                              </w:rPr>
                              <w:t>11f</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F6E5C" id="_x0000_s1070" style="position:absolute;margin-left:.75pt;margin-top:9.5pt;width:19.5pt;height:12.5pt;z-index:251952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" fillcolor="white [3201]" strokecolor="black [3200]" strokeweight="1pt">
                <v:textbox inset="1.44pt,0,1.44pt,0">
                  <w:txbxContent>
                    <w:p w14:paraId="4CBC7CE9" w14:textId="2F49196F" w:rsidR="00D20FAE" w:rsidRPr="00603F99" w:rsidRDefault="00D20FAE" w:rsidP="00D20FAE">
                      <w:pPr>
                        <w:jc w:val="center"/>
                        <w:rPr>
                          <w:sz w:val="16"/>
                          <w:szCs w:val="16"/>
                        </w:rPr>
                      </w:pPr>
                      <w:r>
                        <w:rPr>
                          <w:sz w:val="16"/>
                          <w:szCs w:val="16"/>
                        </w:rPr>
                        <w:t>11f</w:t>
                      </w:r>
                    </w:p>
                  </w:txbxContent>
                </v:textbox>
              </v:rect>
            </w:pict>
          </mc:Fallback>
        </mc:AlternateContent>
      </w:r>
      <w:r w:rsidR="00215A65">
        <w:rPr>
          <w:noProof/>
          <w:sz w:val="20"/>
          <w:szCs w:val="20"/>
        </w:rPr>
        <mc:AlternateContent>
          <mc:Choice Requires="wpg">
            <w:drawing>
              <wp:anchor distT="0" distB="0" distL="114300" distR="114300" simplePos="0" relativeHeight="251875328" behindDoc="0" locked="0" layoutInCell="1" allowOverlap="1" wp14:anchorId="2AA3A789" wp14:editId="2B389D0D">
                <wp:simplePos x="0" y="0"/>
                <wp:positionH relativeFrom="column">
                  <wp:posOffset>12700</wp:posOffset>
                </wp:positionH>
                <wp:positionV relativeFrom="paragraph">
                  <wp:posOffset>63395</wp:posOffset>
                </wp:positionV>
                <wp:extent cx="6438265" cy="1303020"/>
                <wp:effectExtent l="0" t="0" r="19685" b="11430"/>
                <wp:wrapNone/>
                <wp:docPr id="2079895931" name="Group 71"/>
                <wp:cNvGraphicFramePr/>
                <a:graphic xmlns:a="http://schemas.openxmlformats.org/drawingml/2006/main">
                  <a:graphicData uri="http://schemas.microsoft.com/office/word/2010/wordprocessingGroup">
                    <wpg:wgp>
                      <wpg:cNvGrpSpPr/>
                      <wpg:grpSpPr>
                        <a:xfrm>
                          <a:off x="0" y="0"/>
                          <a:ext cx="6438265" cy="1303020"/>
                          <a:chOff x="0" y="0"/>
                          <a:chExt cx="5873750" cy="1292860"/>
                        </a:xfrm>
                      </wpg:grpSpPr>
                      <wps:wsp>
                        <wps:cNvPr id="1775657779" name="Text Box 67"/>
                        <wps:cNvSpPr txBox="1"/>
                        <wps:spPr>
                          <a:xfrm>
                            <a:off x="0" y="0"/>
                            <a:ext cx="5873750" cy="1292860"/>
                          </a:xfrm>
                          <a:prstGeom prst="rect">
                            <a:avLst/>
                          </a:prstGeom>
                          <a:solidFill>
                            <a:schemeClr val="lt1"/>
                          </a:solidFill>
                          <a:ln w="6350">
                            <a:solidFill>
                              <a:prstClr val="black"/>
                            </a:solidFill>
                          </a:ln>
                        </wps:spPr>
                        <wps:txbx>
                          <w:txbxContent>
                            <w:p w14:paraId="66F20931" w14:textId="419DE67B" w:rsidR="00A507D9" w:rsidRDefault="00057555" w:rsidP="00A507D9">
                              <w:r>
                                <w:rPr>
                                  <w:b/>
                                  <w:bCs/>
                                  <w:noProof/>
                                  <w:sz w:val="20"/>
                                  <w:szCs w:val="20"/>
                                </w:rPr>
                                <w:drawing>
                                  <wp:inline distT="0" distB="0" distL="0" distR="0" wp14:anchorId="0C6F93BE" wp14:editId="63782C5B">
                                    <wp:extent cx="1994640" cy="1154023"/>
                                    <wp:effectExtent l="19050" t="19050" r="24765" b="27305"/>
                                    <wp:docPr id="19479319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03903" cy="1159382"/>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9685062" name="Text Box 65"/>
                        <wps:cNvSpPr txBox="1"/>
                        <wps:spPr>
                          <a:xfrm>
                            <a:off x="2040667" y="4725"/>
                            <a:ext cx="3832615" cy="1287821"/>
                          </a:xfrm>
                          <a:prstGeom prst="rect">
                            <a:avLst/>
                          </a:prstGeom>
                          <a:solidFill>
                            <a:schemeClr val="lt1"/>
                          </a:solidFill>
                          <a:ln w="6350">
                            <a:noFill/>
                          </a:ln>
                        </wps:spPr>
                        <wps:txbx>
                          <w:txbxContent>
                            <w:tbl>
                              <w:tblPr>
                                <w:tblStyle w:val="TableGrid"/>
                                <w:tblW w:w="6309" w:type="dxa"/>
                                <w:tblInd w:w="-5" w:type="dxa"/>
                                <w:tblLook w:val="04A0" w:firstRow="1" w:lastRow="0" w:firstColumn="1" w:lastColumn="0" w:noHBand="0" w:noVBand="1"/>
                              </w:tblPr>
                              <w:tblGrid>
                                <w:gridCol w:w="442"/>
                                <w:gridCol w:w="408"/>
                                <w:gridCol w:w="398"/>
                                <w:gridCol w:w="408"/>
                                <w:gridCol w:w="408"/>
                                <w:gridCol w:w="524"/>
                                <w:gridCol w:w="374"/>
                                <w:gridCol w:w="700"/>
                                <w:gridCol w:w="700"/>
                                <w:gridCol w:w="549"/>
                                <w:gridCol w:w="623"/>
                                <w:gridCol w:w="775"/>
                              </w:tblGrid>
                              <w:tr w:rsidR="00A507D9" w14:paraId="16F9FAED" w14:textId="77777777" w:rsidTr="00B30D26">
                                <w:trPr>
                                  <w:cantSplit/>
                                  <w:trHeight w:val="1070"/>
                                </w:trPr>
                                <w:tc>
                                  <w:tcPr>
                                    <w:tcW w:w="416" w:type="dxa"/>
                                    <w:textDirection w:val="btLr"/>
                                  </w:tcPr>
                                  <w:p w14:paraId="352AA27D" w14:textId="77777777" w:rsidR="00A507D9" w:rsidRPr="003677BD" w:rsidRDefault="00A507D9" w:rsidP="00406DDE">
                                    <w:pPr>
                                      <w:ind w:left="113" w:right="113"/>
                                      <w:rPr>
                                        <w:sz w:val="12"/>
                                        <w:szCs w:val="12"/>
                                      </w:rPr>
                                    </w:pPr>
                                    <w:r w:rsidRPr="003677BD">
                                      <w:rPr>
                                        <w:b/>
                                        <w:bCs/>
                                        <w:sz w:val="12"/>
                                        <w:szCs w:val="12"/>
                                      </w:rPr>
                                      <w:t>Timepoint</w:t>
                                    </w:r>
                                  </w:p>
                                </w:tc>
                                <w:tc>
                                  <w:tcPr>
                                    <w:tcW w:w="447" w:type="dxa"/>
                                    <w:textDirection w:val="btLr"/>
                                  </w:tcPr>
                                  <w:p w14:paraId="3FA862E3" w14:textId="77777777" w:rsidR="00A507D9" w:rsidRPr="003677BD" w:rsidRDefault="00A507D9" w:rsidP="00406DDE">
                                    <w:pPr>
                                      <w:ind w:left="113" w:right="113"/>
                                      <w:rPr>
                                        <w:sz w:val="12"/>
                                        <w:szCs w:val="12"/>
                                      </w:rPr>
                                    </w:pPr>
                                    <w:r w:rsidRPr="003677BD">
                                      <w:rPr>
                                        <w:b/>
                                        <w:bCs/>
                                        <w:sz w:val="12"/>
                                        <w:szCs w:val="12"/>
                                      </w:rPr>
                                      <w:t>MMSE</w:t>
                                    </w:r>
                                  </w:p>
                                </w:tc>
                                <w:tc>
                                  <w:tcPr>
                                    <w:tcW w:w="376" w:type="dxa"/>
                                    <w:textDirection w:val="btLr"/>
                                  </w:tcPr>
                                  <w:p w14:paraId="39E67143" w14:textId="77777777" w:rsidR="00A507D9" w:rsidRPr="003677BD" w:rsidRDefault="00A507D9" w:rsidP="00406DDE">
                                    <w:pPr>
                                      <w:ind w:left="113" w:right="113"/>
                                      <w:rPr>
                                        <w:sz w:val="12"/>
                                        <w:szCs w:val="12"/>
                                      </w:rPr>
                                    </w:pPr>
                                    <w:r w:rsidRPr="003677BD">
                                      <w:rPr>
                                        <w:b/>
                                        <w:bCs/>
                                        <w:sz w:val="12"/>
                                        <w:szCs w:val="12"/>
                                      </w:rPr>
                                      <w:t>CDRSB</w:t>
                                    </w:r>
                                  </w:p>
                                </w:tc>
                                <w:tc>
                                  <w:tcPr>
                                    <w:tcW w:w="447" w:type="dxa"/>
                                    <w:textDirection w:val="btLr"/>
                                  </w:tcPr>
                                  <w:p w14:paraId="5893E62A" w14:textId="77777777" w:rsidR="00A507D9" w:rsidRPr="003677BD" w:rsidRDefault="00A507D9" w:rsidP="00406DDE">
                                    <w:pPr>
                                      <w:ind w:left="113" w:right="113"/>
                                      <w:rPr>
                                        <w:sz w:val="12"/>
                                        <w:szCs w:val="12"/>
                                      </w:rPr>
                                    </w:pPr>
                                    <w:r w:rsidRPr="003677BD">
                                      <w:rPr>
                                        <w:b/>
                                        <w:bCs/>
                                        <w:sz w:val="12"/>
                                        <w:szCs w:val="12"/>
                                      </w:rPr>
                                      <w:t>ADAS13</w:t>
                                    </w:r>
                                  </w:p>
                                </w:tc>
                                <w:tc>
                                  <w:tcPr>
                                    <w:tcW w:w="447" w:type="dxa"/>
                                    <w:textDirection w:val="btLr"/>
                                  </w:tcPr>
                                  <w:p w14:paraId="3CF1B665" w14:textId="77777777" w:rsidR="00A507D9" w:rsidRPr="003677BD" w:rsidRDefault="00A507D9" w:rsidP="00406DDE">
                                    <w:pPr>
                                      <w:ind w:left="113" w:right="113"/>
                                      <w:rPr>
                                        <w:sz w:val="12"/>
                                        <w:szCs w:val="12"/>
                                      </w:rPr>
                                    </w:pPr>
                                    <w:r w:rsidRPr="003677BD">
                                      <w:rPr>
                                        <w:b/>
                                        <w:bCs/>
                                        <w:sz w:val="12"/>
                                        <w:szCs w:val="12"/>
                                      </w:rPr>
                                      <w:t>FAQ</w:t>
                                    </w:r>
                                  </w:p>
                                </w:tc>
                                <w:tc>
                                  <w:tcPr>
                                    <w:tcW w:w="495" w:type="dxa"/>
                                    <w:textDirection w:val="btLr"/>
                                  </w:tcPr>
                                  <w:p w14:paraId="1FEF1211" w14:textId="77777777" w:rsidR="00A507D9" w:rsidRPr="003677BD" w:rsidRDefault="00A507D9" w:rsidP="00406DDE">
                                    <w:pPr>
                                      <w:ind w:left="113" w:right="113"/>
                                      <w:rPr>
                                        <w:b/>
                                        <w:bCs/>
                                        <w:sz w:val="12"/>
                                        <w:szCs w:val="12"/>
                                      </w:rPr>
                                    </w:pPr>
                                    <w:r w:rsidRPr="003677BD">
                                      <w:rPr>
                                        <w:b/>
                                        <w:bCs/>
                                        <w:sz w:val="12"/>
                                        <w:szCs w:val="12"/>
                                      </w:rPr>
                                      <w:t>RAVLT</w:t>
                                    </w:r>
                                  </w:p>
                                  <w:p w14:paraId="3194D3B1" w14:textId="77777777" w:rsidR="00A507D9" w:rsidRPr="003677BD" w:rsidRDefault="00A507D9" w:rsidP="00406DDE">
                                    <w:pPr>
                                      <w:ind w:left="113" w:right="113"/>
                                      <w:rPr>
                                        <w:sz w:val="12"/>
                                        <w:szCs w:val="12"/>
                                      </w:rPr>
                                    </w:pPr>
                                    <w:r w:rsidRPr="003677BD">
                                      <w:rPr>
                                        <w:b/>
                                        <w:bCs/>
                                        <w:sz w:val="12"/>
                                        <w:szCs w:val="12"/>
                                      </w:rPr>
                                      <w:t>Immediate</w:t>
                                    </w:r>
                                  </w:p>
                                </w:tc>
                                <w:tc>
                                  <w:tcPr>
                                    <w:tcW w:w="376" w:type="dxa"/>
                                    <w:textDirection w:val="btLr"/>
                                  </w:tcPr>
                                  <w:p w14:paraId="358A0C03" w14:textId="77777777" w:rsidR="00A507D9" w:rsidRPr="003677BD" w:rsidRDefault="00A507D9" w:rsidP="00406DDE">
                                    <w:pPr>
                                      <w:ind w:left="113" w:right="113"/>
                                      <w:rPr>
                                        <w:sz w:val="12"/>
                                        <w:szCs w:val="12"/>
                                      </w:rPr>
                                    </w:pPr>
                                    <w:r w:rsidRPr="003677BD">
                                      <w:rPr>
                                        <w:b/>
                                        <w:bCs/>
                                        <w:sz w:val="12"/>
                                        <w:szCs w:val="12"/>
                                      </w:rPr>
                                      <w:t>APOE4</w:t>
                                    </w:r>
                                  </w:p>
                                </w:tc>
                                <w:tc>
                                  <w:tcPr>
                                    <w:tcW w:w="661" w:type="dxa"/>
                                    <w:textDirection w:val="btLr"/>
                                  </w:tcPr>
                                  <w:p w14:paraId="0BFB9959" w14:textId="77777777" w:rsidR="00A507D9" w:rsidRPr="003677BD" w:rsidRDefault="00A507D9" w:rsidP="00406DDE">
                                    <w:pPr>
                                      <w:ind w:left="113" w:right="113"/>
                                      <w:rPr>
                                        <w:sz w:val="12"/>
                                        <w:szCs w:val="12"/>
                                      </w:rPr>
                                    </w:pPr>
                                    <w:r w:rsidRPr="003677BD">
                                      <w:rPr>
                                        <w:b/>
                                        <w:bCs/>
                                        <w:sz w:val="12"/>
                                        <w:szCs w:val="12"/>
                                      </w:rPr>
                                      <w:t>FDG</w:t>
                                    </w:r>
                                  </w:p>
                                </w:tc>
                                <w:tc>
                                  <w:tcPr>
                                    <w:tcW w:w="661" w:type="dxa"/>
                                    <w:textDirection w:val="btLr"/>
                                  </w:tcPr>
                                  <w:p w14:paraId="4E369F08" w14:textId="77777777" w:rsidR="00A507D9" w:rsidRPr="003677BD" w:rsidRDefault="00A507D9" w:rsidP="00406DDE">
                                    <w:pPr>
                                      <w:ind w:left="113" w:right="113"/>
                                      <w:rPr>
                                        <w:sz w:val="12"/>
                                        <w:szCs w:val="12"/>
                                      </w:rPr>
                                    </w:pPr>
                                    <w:r w:rsidRPr="003677BD">
                                      <w:rPr>
                                        <w:b/>
                                        <w:bCs/>
                                        <w:sz w:val="12"/>
                                        <w:szCs w:val="12"/>
                                      </w:rPr>
                                      <w:t>AV45</w:t>
                                    </w:r>
                                  </w:p>
                                </w:tc>
                                <w:tc>
                                  <w:tcPr>
                                    <w:tcW w:w="519" w:type="dxa"/>
                                    <w:textDirection w:val="btLr"/>
                                  </w:tcPr>
                                  <w:p w14:paraId="207FDC7C" w14:textId="77777777" w:rsidR="00A507D9" w:rsidRPr="003677BD" w:rsidRDefault="00A507D9" w:rsidP="00406DDE">
                                    <w:pPr>
                                      <w:ind w:left="113" w:right="113"/>
                                      <w:rPr>
                                        <w:sz w:val="12"/>
                                        <w:szCs w:val="12"/>
                                      </w:rPr>
                                    </w:pPr>
                                    <w:r w:rsidRPr="003677BD">
                                      <w:rPr>
                                        <w:b/>
                                        <w:bCs/>
                                        <w:sz w:val="12"/>
                                        <w:szCs w:val="12"/>
                                      </w:rPr>
                                      <w:t>ABETA</w:t>
                                    </w:r>
                                  </w:p>
                                </w:tc>
                                <w:tc>
                                  <w:tcPr>
                                    <w:tcW w:w="732" w:type="dxa"/>
                                    <w:textDirection w:val="btLr"/>
                                  </w:tcPr>
                                  <w:p w14:paraId="643A4E12" w14:textId="77777777" w:rsidR="00A507D9" w:rsidRPr="003677BD" w:rsidRDefault="00A507D9" w:rsidP="00406DDE">
                                    <w:pPr>
                                      <w:ind w:left="113" w:right="113"/>
                                      <w:rPr>
                                        <w:b/>
                                        <w:bCs/>
                                        <w:sz w:val="12"/>
                                        <w:szCs w:val="12"/>
                                      </w:rPr>
                                    </w:pPr>
                                    <w:r w:rsidRPr="003677BD">
                                      <w:rPr>
                                        <w:b/>
                                        <w:bCs/>
                                        <w:sz w:val="12"/>
                                        <w:szCs w:val="12"/>
                                      </w:rPr>
                                      <w:t>Normalized</w:t>
                                    </w:r>
                                  </w:p>
                                  <w:p w14:paraId="2BD1FE41" w14:textId="77777777" w:rsidR="00A507D9" w:rsidRPr="003677BD" w:rsidRDefault="00A507D9" w:rsidP="00406DDE">
                                    <w:pPr>
                                      <w:ind w:left="113" w:right="113"/>
                                      <w:rPr>
                                        <w:sz w:val="12"/>
                                        <w:szCs w:val="12"/>
                                      </w:rPr>
                                    </w:pPr>
                                    <w:r w:rsidRPr="003677BD">
                                      <w:rPr>
                                        <w:b/>
                                        <w:bCs/>
                                        <w:sz w:val="12"/>
                                        <w:szCs w:val="12"/>
                                      </w:rPr>
                                      <w:t>Hippocampus</w:t>
                                    </w:r>
                                  </w:p>
                                </w:tc>
                                <w:tc>
                                  <w:tcPr>
                                    <w:tcW w:w="732" w:type="dxa"/>
                                    <w:textDirection w:val="btLr"/>
                                  </w:tcPr>
                                  <w:p w14:paraId="3213C4CD" w14:textId="77777777" w:rsidR="00A507D9" w:rsidRPr="003677BD" w:rsidRDefault="00A507D9" w:rsidP="00406DDE">
                                    <w:pPr>
                                      <w:ind w:left="113" w:right="113"/>
                                      <w:rPr>
                                        <w:b/>
                                        <w:bCs/>
                                        <w:sz w:val="12"/>
                                        <w:szCs w:val="12"/>
                                      </w:rPr>
                                    </w:pPr>
                                    <w:r w:rsidRPr="003677BD">
                                      <w:rPr>
                                        <w:b/>
                                        <w:bCs/>
                                        <w:sz w:val="12"/>
                                        <w:szCs w:val="12"/>
                                      </w:rPr>
                                      <w:t>Normalized</w:t>
                                    </w:r>
                                  </w:p>
                                  <w:p w14:paraId="3B71C75C" w14:textId="77777777" w:rsidR="00A507D9" w:rsidRPr="003677BD" w:rsidRDefault="00A507D9" w:rsidP="00406DDE">
                                    <w:pPr>
                                      <w:ind w:left="113" w:right="113"/>
                                      <w:rPr>
                                        <w:sz w:val="12"/>
                                        <w:szCs w:val="12"/>
                                      </w:rPr>
                                    </w:pPr>
                                    <w:r w:rsidRPr="003677BD">
                                      <w:rPr>
                                        <w:b/>
                                        <w:bCs/>
                                        <w:sz w:val="12"/>
                                        <w:szCs w:val="12"/>
                                      </w:rPr>
                                      <w:t>Ventricles</w:t>
                                    </w:r>
                                  </w:p>
                                </w:tc>
                              </w:tr>
                              <w:tr w:rsidR="00990716" w:rsidRPr="00346FF3" w14:paraId="36DE5578" w14:textId="77777777" w:rsidTr="00B30D26">
                                <w:trPr>
                                  <w:trHeight w:val="95"/>
                                </w:trPr>
                                <w:tc>
                                  <w:tcPr>
                                    <w:tcW w:w="416" w:type="dxa"/>
                                    <w:vAlign w:val="center"/>
                                  </w:tcPr>
                                  <w:p w14:paraId="0F1C1C29" w14:textId="3777AE56"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447" w:type="dxa"/>
                                    <w:vAlign w:val="center"/>
                                  </w:tcPr>
                                  <w:p w14:paraId="4470FE00" w14:textId="7E94ED6E"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76" w:type="dxa"/>
                                    <w:vAlign w:val="center"/>
                                  </w:tcPr>
                                  <w:p w14:paraId="3DCD2D2D" w14:textId="7B8BBB49"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47" w:type="dxa"/>
                                    <w:vAlign w:val="center"/>
                                  </w:tcPr>
                                  <w:p w14:paraId="034AF5C3" w14:textId="2BA4D78B" w:rsidR="00990716" w:rsidRPr="006C6D67" w:rsidRDefault="00990716" w:rsidP="00990716">
                                    <w:pPr>
                                      <w:rPr>
                                        <w:rFonts w:ascii="Segoe UI" w:hAnsi="Segoe UI" w:cs="Segoe UI"/>
                                        <w:sz w:val="14"/>
                                        <w:szCs w:val="14"/>
                                      </w:rPr>
                                    </w:pPr>
                                    <w:r>
                                      <w:rPr>
                                        <w:rFonts w:ascii="Segoe UI" w:hAnsi="Segoe UI" w:cs="Segoe UI"/>
                                        <w:color w:val="000000"/>
                                        <w:sz w:val="14"/>
                                        <w:szCs w:val="14"/>
                                      </w:rPr>
                                      <w:t>16</w:t>
                                    </w:r>
                                  </w:p>
                                </w:tc>
                                <w:tc>
                                  <w:tcPr>
                                    <w:tcW w:w="447" w:type="dxa"/>
                                    <w:vAlign w:val="center"/>
                                  </w:tcPr>
                                  <w:p w14:paraId="6DC2E838" w14:textId="555D64E8"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95" w:type="dxa"/>
                                    <w:vAlign w:val="center"/>
                                  </w:tcPr>
                                  <w:p w14:paraId="695396E4" w14:textId="22AB98EB" w:rsidR="00990716" w:rsidRPr="006C6D67" w:rsidRDefault="00990716" w:rsidP="00990716">
                                    <w:pPr>
                                      <w:rPr>
                                        <w:rFonts w:ascii="Segoe UI" w:hAnsi="Segoe UI" w:cs="Segoe UI"/>
                                        <w:sz w:val="14"/>
                                        <w:szCs w:val="14"/>
                                      </w:rPr>
                                    </w:pPr>
                                    <w:r>
                                      <w:rPr>
                                        <w:rFonts w:ascii="Segoe UI" w:hAnsi="Segoe UI" w:cs="Segoe UI"/>
                                        <w:color w:val="000000"/>
                                        <w:sz w:val="14"/>
                                        <w:szCs w:val="14"/>
                                      </w:rPr>
                                      <w:t>38</w:t>
                                    </w:r>
                                  </w:p>
                                </w:tc>
                                <w:tc>
                                  <w:tcPr>
                                    <w:tcW w:w="376" w:type="dxa"/>
                                    <w:vAlign w:val="center"/>
                                  </w:tcPr>
                                  <w:p w14:paraId="46D0A4FC" w14:textId="6A269AC6"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61" w:type="dxa"/>
                                    <w:vAlign w:val="center"/>
                                  </w:tcPr>
                                  <w:p w14:paraId="4D563090" w14:textId="0CC513E8" w:rsidR="00990716" w:rsidRPr="006C6D67" w:rsidRDefault="00990716" w:rsidP="00990716">
                                    <w:pPr>
                                      <w:rPr>
                                        <w:rFonts w:ascii="Segoe UI" w:hAnsi="Segoe UI" w:cs="Segoe UI"/>
                                        <w:sz w:val="14"/>
                                        <w:szCs w:val="14"/>
                                      </w:rPr>
                                    </w:pPr>
                                    <w:r>
                                      <w:rPr>
                                        <w:rFonts w:ascii="Segoe UI" w:hAnsi="Segoe UI" w:cs="Segoe UI"/>
                                        <w:color w:val="000000"/>
                                        <w:sz w:val="14"/>
                                        <w:szCs w:val="14"/>
                                      </w:rPr>
                                      <w:t>1.36357</w:t>
                                    </w:r>
                                  </w:p>
                                </w:tc>
                                <w:tc>
                                  <w:tcPr>
                                    <w:tcW w:w="661" w:type="dxa"/>
                                    <w:vAlign w:val="center"/>
                                  </w:tcPr>
                                  <w:p w14:paraId="7E91D60E" w14:textId="3B0B7C2F" w:rsidR="00990716" w:rsidRPr="006C6D67" w:rsidRDefault="00990716" w:rsidP="00990716">
                                    <w:pPr>
                                      <w:rPr>
                                        <w:rFonts w:ascii="Segoe UI" w:hAnsi="Segoe UI" w:cs="Segoe UI"/>
                                        <w:sz w:val="14"/>
                                        <w:szCs w:val="14"/>
                                      </w:rPr>
                                    </w:pPr>
                                    <w:r>
                                      <w:rPr>
                                        <w:rFonts w:ascii="Segoe UI" w:hAnsi="Segoe UI" w:cs="Segoe UI"/>
                                        <w:color w:val="000000"/>
                                        <w:sz w:val="14"/>
                                        <w:szCs w:val="14"/>
                                      </w:rPr>
                                      <w:t>1.17132</w:t>
                                    </w:r>
                                  </w:p>
                                </w:tc>
                                <w:tc>
                                  <w:tcPr>
                                    <w:tcW w:w="519" w:type="dxa"/>
                                    <w:vAlign w:val="center"/>
                                  </w:tcPr>
                                  <w:p w14:paraId="3BCDDDCF" w14:textId="3C513B08" w:rsidR="00990716" w:rsidRPr="006C6D67" w:rsidRDefault="00990716" w:rsidP="00990716">
                                    <w:pPr>
                                      <w:rPr>
                                        <w:rFonts w:ascii="Segoe UI" w:hAnsi="Segoe UI" w:cs="Segoe UI"/>
                                        <w:sz w:val="14"/>
                                        <w:szCs w:val="14"/>
                                      </w:rPr>
                                    </w:pPr>
                                    <w:r>
                                      <w:rPr>
                                        <w:rFonts w:ascii="Segoe UI" w:hAnsi="Segoe UI" w:cs="Segoe UI"/>
                                        <w:color w:val="000000"/>
                                        <w:sz w:val="14"/>
                                        <w:szCs w:val="14"/>
                                      </w:rPr>
                                      <w:t>318.3</w:t>
                                    </w:r>
                                  </w:p>
                                </w:tc>
                                <w:tc>
                                  <w:tcPr>
                                    <w:tcW w:w="732" w:type="dxa"/>
                                    <w:vAlign w:val="center"/>
                                  </w:tcPr>
                                  <w:p w14:paraId="63C31874" w14:textId="5B8800E8"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E8DF434" w14:textId="542C4AD4" w:rsidR="00990716" w:rsidRPr="006C6D67" w:rsidRDefault="00990716" w:rsidP="00990716">
                                    <w:pPr>
                                      <w:rPr>
                                        <w:rFonts w:ascii="Segoe UI" w:hAnsi="Segoe UI" w:cs="Segoe UI"/>
                                        <w:sz w:val="14"/>
                                        <w:szCs w:val="14"/>
                                      </w:rPr>
                                    </w:pPr>
                                    <w:r>
                                      <w:rPr>
                                        <w:rFonts w:ascii="Segoe UI" w:hAnsi="Segoe UI" w:cs="Segoe UI"/>
                                        <w:color w:val="000000"/>
                                        <w:sz w:val="14"/>
                                        <w:szCs w:val="14"/>
                                      </w:rPr>
                                      <w:t>0.020607</w:t>
                                    </w:r>
                                  </w:p>
                                </w:tc>
                              </w:tr>
                              <w:tr w:rsidR="00990716" w:rsidRPr="00346FF3" w14:paraId="5C43BEFD" w14:textId="77777777" w:rsidTr="00B30D26">
                                <w:trPr>
                                  <w:trHeight w:val="40"/>
                                </w:trPr>
                                <w:tc>
                                  <w:tcPr>
                                    <w:tcW w:w="416" w:type="dxa"/>
                                    <w:vAlign w:val="center"/>
                                  </w:tcPr>
                                  <w:p w14:paraId="0A81A9A0" w14:textId="18F46698"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447" w:type="dxa"/>
                                    <w:vAlign w:val="center"/>
                                  </w:tcPr>
                                  <w:p w14:paraId="2B55081D" w14:textId="60D6B29B" w:rsidR="00990716" w:rsidRPr="006C6D67" w:rsidRDefault="00990716" w:rsidP="00990716">
                                    <w:pPr>
                                      <w:rPr>
                                        <w:rFonts w:ascii="Segoe UI" w:hAnsi="Segoe UI" w:cs="Segoe UI"/>
                                        <w:sz w:val="14"/>
                                        <w:szCs w:val="14"/>
                                      </w:rPr>
                                    </w:pPr>
                                    <w:r>
                                      <w:rPr>
                                        <w:rFonts w:ascii="Segoe UI" w:hAnsi="Segoe UI" w:cs="Segoe UI"/>
                                        <w:color w:val="000000"/>
                                        <w:sz w:val="14"/>
                                        <w:szCs w:val="14"/>
                                      </w:rPr>
                                      <w:t>26</w:t>
                                    </w:r>
                                  </w:p>
                                </w:tc>
                                <w:tc>
                                  <w:tcPr>
                                    <w:tcW w:w="376" w:type="dxa"/>
                                    <w:vAlign w:val="center"/>
                                  </w:tcPr>
                                  <w:p w14:paraId="782501B8" w14:textId="2A4407ED" w:rsidR="00990716" w:rsidRPr="006C6D67" w:rsidRDefault="00990716" w:rsidP="00990716">
                                    <w:pPr>
                                      <w:rPr>
                                        <w:rFonts w:ascii="Segoe UI" w:hAnsi="Segoe UI" w:cs="Segoe UI"/>
                                        <w:sz w:val="14"/>
                                        <w:szCs w:val="14"/>
                                      </w:rPr>
                                    </w:pPr>
                                    <w:r>
                                      <w:rPr>
                                        <w:rFonts w:ascii="Segoe UI" w:hAnsi="Segoe UI" w:cs="Segoe UI"/>
                                        <w:color w:val="000000"/>
                                        <w:sz w:val="14"/>
                                        <w:szCs w:val="14"/>
                                      </w:rPr>
                                      <w:t>0.5</w:t>
                                    </w:r>
                                  </w:p>
                                </w:tc>
                                <w:tc>
                                  <w:tcPr>
                                    <w:tcW w:w="447" w:type="dxa"/>
                                    <w:vAlign w:val="center"/>
                                  </w:tcPr>
                                  <w:p w14:paraId="3EBFF118" w14:textId="496A64C6" w:rsidR="00990716" w:rsidRPr="006C6D67" w:rsidRDefault="00990716" w:rsidP="00990716">
                                    <w:pPr>
                                      <w:rPr>
                                        <w:rFonts w:ascii="Segoe UI" w:hAnsi="Segoe UI" w:cs="Segoe UI"/>
                                        <w:sz w:val="14"/>
                                        <w:szCs w:val="14"/>
                                      </w:rPr>
                                    </w:pPr>
                                    <w:r>
                                      <w:rPr>
                                        <w:rFonts w:ascii="Segoe UI" w:hAnsi="Segoe UI" w:cs="Segoe UI"/>
                                        <w:color w:val="000000"/>
                                        <w:sz w:val="14"/>
                                        <w:szCs w:val="14"/>
                                      </w:rPr>
                                      <w:t>21</w:t>
                                    </w:r>
                                  </w:p>
                                </w:tc>
                                <w:tc>
                                  <w:tcPr>
                                    <w:tcW w:w="447" w:type="dxa"/>
                                    <w:vAlign w:val="center"/>
                                  </w:tcPr>
                                  <w:p w14:paraId="64910C4B" w14:textId="18C50910"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95" w:type="dxa"/>
                                    <w:vAlign w:val="center"/>
                                  </w:tcPr>
                                  <w:p w14:paraId="2B918CA3" w14:textId="530F9B99"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376" w:type="dxa"/>
                                    <w:vAlign w:val="center"/>
                                  </w:tcPr>
                                  <w:p w14:paraId="09CD1891" w14:textId="2C2752F0"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61" w:type="dxa"/>
                                    <w:vAlign w:val="center"/>
                                  </w:tcPr>
                                  <w:p w14:paraId="1C3433DE" w14:textId="182590A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61" w:type="dxa"/>
                                    <w:vAlign w:val="center"/>
                                  </w:tcPr>
                                  <w:p w14:paraId="19B6802D" w14:textId="349DE32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19" w:type="dxa"/>
                                    <w:vAlign w:val="center"/>
                                  </w:tcPr>
                                  <w:p w14:paraId="095FFE7D" w14:textId="1BD9C1DD"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2B2C778" w14:textId="6BAE997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5F9B1A10" w14:textId="0F1FDAB9"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r w:rsidR="00990716" w:rsidRPr="00346FF3" w14:paraId="66994167" w14:textId="77777777" w:rsidTr="00B30D26">
                                <w:trPr>
                                  <w:trHeight w:val="40"/>
                                </w:trPr>
                                <w:tc>
                                  <w:tcPr>
                                    <w:tcW w:w="416" w:type="dxa"/>
                                    <w:vAlign w:val="center"/>
                                  </w:tcPr>
                                  <w:p w14:paraId="2E02CE52" w14:textId="03598B2C"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447" w:type="dxa"/>
                                    <w:vAlign w:val="center"/>
                                  </w:tcPr>
                                  <w:p w14:paraId="3CB1F489" w14:textId="3FD6C68C"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76" w:type="dxa"/>
                                    <w:vAlign w:val="center"/>
                                  </w:tcPr>
                                  <w:p w14:paraId="11FEEFF5" w14:textId="678DA99E" w:rsidR="00990716" w:rsidRPr="006C6D67" w:rsidRDefault="00990716" w:rsidP="00990716">
                                    <w:pPr>
                                      <w:rPr>
                                        <w:rFonts w:ascii="Segoe UI" w:hAnsi="Segoe UI" w:cs="Segoe UI"/>
                                        <w:sz w:val="14"/>
                                        <w:szCs w:val="14"/>
                                      </w:rPr>
                                    </w:pPr>
                                    <w:r>
                                      <w:rPr>
                                        <w:rFonts w:ascii="Segoe UI" w:hAnsi="Segoe UI" w:cs="Segoe UI"/>
                                        <w:color w:val="000000"/>
                                        <w:sz w:val="14"/>
                                        <w:szCs w:val="14"/>
                                      </w:rPr>
                                      <w:t>0.5</w:t>
                                    </w:r>
                                  </w:p>
                                </w:tc>
                                <w:tc>
                                  <w:tcPr>
                                    <w:tcW w:w="447" w:type="dxa"/>
                                    <w:vAlign w:val="center"/>
                                  </w:tcPr>
                                  <w:p w14:paraId="7C4848B7" w14:textId="6123F225"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447" w:type="dxa"/>
                                    <w:vAlign w:val="center"/>
                                  </w:tcPr>
                                  <w:p w14:paraId="7C1A95F4" w14:textId="0C814279"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95" w:type="dxa"/>
                                    <w:vAlign w:val="center"/>
                                  </w:tcPr>
                                  <w:p w14:paraId="22F7AD0D" w14:textId="06F77D8F"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76" w:type="dxa"/>
                                    <w:vAlign w:val="center"/>
                                  </w:tcPr>
                                  <w:p w14:paraId="12B6857F" w14:textId="7ADADF91"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61" w:type="dxa"/>
                                    <w:vAlign w:val="center"/>
                                  </w:tcPr>
                                  <w:p w14:paraId="7F2C0E55" w14:textId="0B7F96F1"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61" w:type="dxa"/>
                                    <w:vAlign w:val="center"/>
                                  </w:tcPr>
                                  <w:p w14:paraId="582ED1BB" w14:textId="5C47C1E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19" w:type="dxa"/>
                                    <w:vAlign w:val="center"/>
                                  </w:tcPr>
                                  <w:p w14:paraId="1730E0B5" w14:textId="6D42D49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9293733" w14:textId="789E8BB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D378940" w14:textId="596682D4" w:rsidR="00990716" w:rsidRPr="006C6D67" w:rsidRDefault="00990716" w:rsidP="00990716">
                                    <w:pPr>
                                      <w:rPr>
                                        <w:rFonts w:ascii="Segoe UI" w:hAnsi="Segoe UI" w:cs="Segoe UI"/>
                                        <w:sz w:val="14"/>
                                        <w:szCs w:val="14"/>
                                      </w:rPr>
                                    </w:pPr>
                                    <w:r>
                                      <w:rPr>
                                        <w:rFonts w:ascii="Segoe UI" w:hAnsi="Segoe UI" w:cs="Segoe UI"/>
                                        <w:color w:val="000000"/>
                                        <w:sz w:val="14"/>
                                        <w:szCs w:val="14"/>
                                      </w:rPr>
                                      <w:t>0.020754</w:t>
                                    </w:r>
                                  </w:p>
                                </w:tc>
                              </w:tr>
                              <w:tr w:rsidR="00990716" w:rsidRPr="00346FF3" w14:paraId="36478E2C" w14:textId="77777777" w:rsidTr="00B30D26">
                                <w:trPr>
                                  <w:trHeight w:val="40"/>
                                </w:trPr>
                                <w:tc>
                                  <w:tcPr>
                                    <w:tcW w:w="416" w:type="dxa"/>
                                    <w:vAlign w:val="center"/>
                                  </w:tcPr>
                                  <w:p w14:paraId="206EEE80" w14:textId="7B636C27"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447" w:type="dxa"/>
                                    <w:vAlign w:val="center"/>
                                  </w:tcPr>
                                  <w:p w14:paraId="5AC0756C" w14:textId="182899C3"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376" w:type="dxa"/>
                                    <w:vAlign w:val="center"/>
                                  </w:tcPr>
                                  <w:p w14:paraId="246590AB" w14:textId="4C7E1796" w:rsidR="00990716" w:rsidRPr="006C6D67" w:rsidRDefault="00990716" w:rsidP="00990716">
                                    <w:pPr>
                                      <w:rPr>
                                        <w:rFonts w:ascii="Segoe UI" w:hAnsi="Segoe UI" w:cs="Segoe UI"/>
                                        <w:sz w:val="14"/>
                                        <w:szCs w:val="14"/>
                                      </w:rPr>
                                    </w:pPr>
                                    <w:r>
                                      <w:rPr>
                                        <w:rFonts w:ascii="Segoe UI" w:hAnsi="Segoe UI" w:cs="Segoe UI"/>
                                        <w:color w:val="000000"/>
                                        <w:sz w:val="14"/>
                                        <w:szCs w:val="14"/>
                                      </w:rPr>
                                      <w:t>0.5</w:t>
                                    </w:r>
                                  </w:p>
                                </w:tc>
                                <w:tc>
                                  <w:tcPr>
                                    <w:tcW w:w="447" w:type="dxa"/>
                                    <w:vAlign w:val="center"/>
                                  </w:tcPr>
                                  <w:p w14:paraId="676BC131" w14:textId="043143C1" w:rsidR="00990716" w:rsidRPr="006C6D67" w:rsidRDefault="00990716" w:rsidP="00990716">
                                    <w:pPr>
                                      <w:rPr>
                                        <w:rFonts w:ascii="Segoe UI" w:hAnsi="Segoe UI" w:cs="Segoe UI"/>
                                        <w:sz w:val="14"/>
                                        <w:szCs w:val="14"/>
                                      </w:rPr>
                                    </w:pPr>
                                    <w:r>
                                      <w:rPr>
                                        <w:rFonts w:ascii="Segoe UI" w:hAnsi="Segoe UI" w:cs="Segoe UI"/>
                                        <w:color w:val="000000"/>
                                        <w:sz w:val="14"/>
                                        <w:szCs w:val="14"/>
                                      </w:rPr>
                                      <w:t>14</w:t>
                                    </w:r>
                                  </w:p>
                                </w:tc>
                                <w:tc>
                                  <w:tcPr>
                                    <w:tcW w:w="447" w:type="dxa"/>
                                    <w:vAlign w:val="center"/>
                                  </w:tcPr>
                                  <w:p w14:paraId="2BDF632C" w14:textId="4BEFBCD0"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95" w:type="dxa"/>
                                    <w:vAlign w:val="center"/>
                                  </w:tcPr>
                                  <w:p w14:paraId="33EC57D1" w14:textId="64FE2128"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376" w:type="dxa"/>
                                    <w:vAlign w:val="center"/>
                                  </w:tcPr>
                                  <w:p w14:paraId="0CF1B5AF" w14:textId="47529EE3"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61" w:type="dxa"/>
                                    <w:vAlign w:val="center"/>
                                  </w:tcPr>
                                  <w:p w14:paraId="2FD3BC5D" w14:textId="53321801"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61" w:type="dxa"/>
                                    <w:vAlign w:val="center"/>
                                  </w:tcPr>
                                  <w:p w14:paraId="68EE01B1" w14:textId="133C302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19" w:type="dxa"/>
                                    <w:vAlign w:val="center"/>
                                  </w:tcPr>
                                  <w:p w14:paraId="0DC3CF33" w14:textId="24231B8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2BF0A095" w14:textId="34DC8FF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94D51CA" w14:textId="69E74D0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bl>
                            <w:p w14:paraId="7225F503" w14:textId="77777777" w:rsidR="00A507D9" w:rsidRPr="00346FF3" w:rsidRDefault="00A507D9" w:rsidP="00A507D9">
                              <w:pPr>
                                <w:spacing w:after="0" w:line="240" w:lineRule="auto"/>
                                <w:rPr>
                                  <w:rFonts w:ascii="Segoe UI" w:hAnsi="Segoe UI" w:cs="Segoe UI"/>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AA3A789" id="_x0000_s1071" style="position:absolute;margin-left:1pt;margin-top:5pt;width:506.95pt;height:102.6pt;z-index:251875328"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">
                <v:shape id="Text Box 67" o:spid="_x0000_s1072"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" fillcolor="white [3201]" strokeweight=".5pt">
                  <v:textbox>
                    <w:txbxContent>
                      <w:p w14:paraId="66F20931" w14:textId="419DE67B" w:rsidR="00A507D9" w:rsidRDefault="00057555" w:rsidP="00A507D9">
                        <w:r>
                          <w:rPr>
                            <w:b/>
                            <w:bCs/>
                            <w:noProof/>
                            <w:sz w:val="20"/>
                            <w:szCs w:val="20"/>
                          </w:rPr>
                          <w:drawing>
                            <wp:inline distT="0" distB="0" distL="0" distR="0" wp14:anchorId="0C6F93BE" wp14:editId="63782C5B">
                              <wp:extent cx="1994640" cy="1154023"/>
                              <wp:effectExtent l="19050" t="19050" r="24765" b="27305"/>
                              <wp:docPr id="19479319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03903" cy="1159382"/>
                                      </a:xfrm>
                                      <a:prstGeom prst="rect">
                                        <a:avLst/>
                                      </a:prstGeom>
                                      <a:noFill/>
                                      <a:ln>
                                        <a:solidFill>
                                          <a:schemeClr val="accent1"/>
                                        </a:solidFill>
                                      </a:ln>
                                    </pic:spPr>
                                  </pic:pic>
                                </a:graphicData>
                              </a:graphic>
                            </wp:inline>
                          </w:drawing>
                        </w:r>
                      </w:p>
                    </w:txbxContent>
                  </v:textbox>
                </v:shape>
                <v:shape id="Text Box 65" o:spid="_x0000_s1073" type="#_x0000_t202" style="position:absolute;left:20406;top:47;width:38326;height:1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" fillcolor="white [3201]" stroked="f" strokeweight=".5pt">
                  <v:textbox>
                    <w:txbxContent>
                      <w:tbl>
                        <w:tblPr>
                          <w:tblStyle w:val="TableGrid"/>
                          <w:tblW w:w="6309" w:type="dxa"/>
                          <w:tblInd w:w="-5" w:type="dxa"/>
                          <w:tblLook w:val="04A0" w:firstRow="1" w:lastRow="0" w:firstColumn="1" w:lastColumn="0" w:noHBand="0" w:noVBand="1"/>
                        </w:tblPr>
                        <w:tblGrid>
                          <w:gridCol w:w="442"/>
                          <w:gridCol w:w="408"/>
                          <w:gridCol w:w="398"/>
                          <w:gridCol w:w="408"/>
                          <w:gridCol w:w="408"/>
                          <w:gridCol w:w="524"/>
                          <w:gridCol w:w="374"/>
                          <w:gridCol w:w="700"/>
                          <w:gridCol w:w="700"/>
                          <w:gridCol w:w="549"/>
                          <w:gridCol w:w="623"/>
                          <w:gridCol w:w="775"/>
                        </w:tblGrid>
                        <w:tr w:rsidR="00A507D9" w14:paraId="16F9FAED" w14:textId="77777777" w:rsidTr="00B30D26">
                          <w:trPr>
                            <w:cantSplit/>
                            <w:trHeight w:val="1070"/>
                          </w:trPr>
                          <w:tc>
                            <w:tcPr>
                              <w:tcW w:w="416" w:type="dxa"/>
                              <w:textDirection w:val="btLr"/>
                            </w:tcPr>
                            <w:p w14:paraId="352AA27D" w14:textId="77777777" w:rsidR="00A507D9" w:rsidRPr="003677BD" w:rsidRDefault="00A507D9" w:rsidP="00406DDE">
                              <w:pPr>
                                <w:ind w:left="113" w:right="113"/>
                                <w:rPr>
                                  <w:sz w:val="12"/>
                                  <w:szCs w:val="12"/>
                                </w:rPr>
                              </w:pPr>
                              <w:r w:rsidRPr="003677BD">
                                <w:rPr>
                                  <w:b/>
                                  <w:bCs/>
                                  <w:sz w:val="12"/>
                                  <w:szCs w:val="12"/>
                                </w:rPr>
                                <w:t>Timepoint</w:t>
                              </w:r>
                            </w:p>
                          </w:tc>
                          <w:tc>
                            <w:tcPr>
                              <w:tcW w:w="447" w:type="dxa"/>
                              <w:textDirection w:val="btLr"/>
                            </w:tcPr>
                            <w:p w14:paraId="3FA862E3" w14:textId="77777777" w:rsidR="00A507D9" w:rsidRPr="003677BD" w:rsidRDefault="00A507D9" w:rsidP="00406DDE">
                              <w:pPr>
                                <w:ind w:left="113" w:right="113"/>
                                <w:rPr>
                                  <w:sz w:val="12"/>
                                  <w:szCs w:val="12"/>
                                </w:rPr>
                              </w:pPr>
                              <w:r w:rsidRPr="003677BD">
                                <w:rPr>
                                  <w:b/>
                                  <w:bCs/>
                                  <w:sz w:val="12"/>
                                  <w:szCs w:val="12"/>
                                </w:rPr>
                                <w:t>MMSE</w:t>
                              </w:r>
                            </w:p>
                          </w:tc>
                          <w:tc>
                            <w:tcPr>
                              <w:tcW w:w="376" w:type="dxa"/>
                              <w:textDirection w:val="btLr"/>
                            </w:tcPr>
                            <w:p w14:paraId="39E67143" w14:textId="77777777" w:rsidR="00A507D9" w:rsidRPr="003677BD" w:rsidRDefault="00A507D9" w:rsidP="00406DDE">
                              <w:pPr>
                                <w:ind w:left="113" w:right="113"/>
                                <w:rPr>
                                  <w:sz w:val="12"/>
                                  <w:szCs w:val="12"/>
                                </w:rPr>
                              </w:pPr>
                              <w:r w:rsidRPr="003677BD">
                                <w:rPr>
                                  <w:b/>
                                  <w:bCs/>
                                  <w:sz w:val="12"/>
                                  <w:szCs w:val="12"/>
                                </w:rPr>
                                <w:t>CDRSB</w:t>
                              </w:r>
                            </w:p>
                          </w:tc>
                          <w:tc>
                            <w:tcPr>
                              <w:tcW w:w="447" w:type="dxa"/>
                              <w:textDirection w:val="btLr"/>
                            </w:tcPr>
                            <w:p w14:paraId="5893E62A" w14:textId="77777777" w:rsidR="00A507D9" w:rsidRPr="003677BD" w:rsidRDefault="00A507D9" w:rsidP="00406DDE">
                              <w:pPr>
                                <w:ind w:left="113" w:right="113"/>
                                <w:rPr>
                                  <w:sz w:val="12"/>
                                  <w:szCs w:val="12"/>
                                </w:rPr>
                              </w:pPr>
                              <w:r w:rsidRPr="003677BD">
                                <w:rPr>
                                  <w:b/>
                                  <w:bCs/>
                                  <w:sz w:val="12"/>
                                  <w:szCs w:val="12"/>
                                </w:rPr>
                                <w:t>ADAS13</w:t>
                              </w:r>
                            </w:p>
                          </w:tc>
                          <w:tc>
                            <w:tcPr>
                              <w:tcW w:w="447" w:type="dxa"/>
                              <w:textDirection w:val="btLr"/>
                            </w:tcPr>
                            <w:p w14:paraId="3CF1B665" w14:textId="77777777" w:rsidR="00A507D9" w:rsidRPr="003677BD" w:rsidRDefault="00A507D9" w:rsidP="00406DDE">
                              <w:pPr>
                                <w:ind w:left="113" w:right="113"/>
                                <w:rPr>
                                  <w:sz w:val="12"/>
                                  <w:szCs w:val="12"/>
                                </w:rPr>
                              </w:pPr>
                              <w:r w:rsidRPr="003677BD">
                                <w:rPr>
                                  <w:b/>
                                  <w:bCs/>
                                  <w:sz w:val="12"/>
                                  <w:szCs w:val="12"/>
                                </w:rPr>
                                <w:t>FAQ</w:t>
                              </w:r>
                            </w:p>
                          </w:tc>
                          <w:tc>
                            <w:tcPr>
                              <w:tcW w:w="495" w:type="dxa"/>
                              <w:textDirection w:val="btLr"/>
                            </w:tcPr>
                            <w:p w14:paraId="1FEF1211" w14:textId="77777777" w:rsidR="00A507D9" w:rsidRPr="003677BD" w:rsidRDefault="00A507D9" w:rsidP="00406DDE">
                              <w:pPr>
                                <w:ind w:left="113" w:right="113"/>
                                <w:rPr>
                                  <w:b/>
                                  <w:bCs/>
                                  <w:sz w:val="12"/>
                                  <w:szCs w:val="12"/>
                                </w:rPr>
                              </w:pPr>
                              <w:r w:rsidRPr="003677BD">
                                <w:rPr>
                                  <w:b/>
                                  <w:bCs/>
                                  <w:sz w:val="12"/>
                                  <w:szCs w:val="12"/>
                                </w:rPr>
                                <w:t>RAVLT</w:t>
                              </w:r>
                            </w:p>
                            <w:p w14:paraId="3194D3B1" w14:textId="77777777" w:rsidR="00A507D9" w:rsidRPr="003677BD" w:rsidRDefault="00A507D9" w:rsidP="00406DDE">
                              <w:pPr>
                                <w:ind w:left="113" w:right="113"/>
                                <w:rPr>
                                  <w:sz w:val="12"/>
                                  <w:szCs w:val="12"/>
                                </w:rPr>
                              </w:pPr>
                              <w:r w:rsidRPr="003677BD">
                                <w:rPr>
                                  <w:b/>
                                  <w:bCs/>
                                  <w:sz w:val="12"/>
                                  <w:szCs w:val="12"/>
                                </w:rPr>
                                <w:t>Immediate</w:t>
                              </w:r>
                            </w:p>
                          </w:tc>
                          <w:tc>
                            <w:tcPr>
                              <w:tcW w:w="376" w:type="dxa"/>
                              <w:textDirection w:val="btLr"/>
                            </w:tcPr>
                            <w:p w14:paraId="358A0C03" w14:textId="77777777" w:rsidR="00A507D9" w:rsidRPr="003677BD" w:rsidRDefault="00A507D9" w:rsidP="00406DDE">
                              <w:pPr>
                                <w:ind w:left="113" w:right="113"/>
                                <w:rPr>
                                  <w:sz w:val="12"/>
                                  <w:szCs w:val="12"/>
                                </w:rPr>
                              </w:pPr>
                              <w:r w:rsidRPr="003677BD">
                                <w:rPr>
                                  <w:b/>
                                  <w:bCs/>
                                  <w:sz w:val="12"/>
                                  <w:szCs w:val="12"/>
                                </w:rPr>
                                <w:t>APOE4</w:t>
                              </w:r>
                            </w:p>
                          </w:tc>
                          <w:tc>
                            <w:tcPr>
                              <w:tcW w:w="661" w:type="dxa"/>
                              <w:textDirection w:val="btLr"/>
                            </w:tcPr>
                            <w:p w14:paraId="0BFB9959" w14:textId="77777777" w:rsidR="00A507D9" w:rsidRPr="003677BD" w:rsidRDefault="00A507D9" w:rsidP="00406DDE">
                              <w:pPr>
                                <w:ind w:left="113" w:right="113"/>
                                <w:rPr>
                                  <w:sz w:val="12"/>
                                  <w:szCs w:val="12"/>
                                </w:rPr>
                              </w:pPr>
                              <w:r w:rsidRPr="003677BD">
                                <w:rPr>
                                  <w:b/>
                                  <w:bCs/>
                                  <w:sz w:val="12"/>
                                  <w:szCs w:val="12"/>
                                </w:rPr>
                                <w:t>FDG</w:t>
                              </w:r>
                            </w:p>
                          </w:tc>
                          <w:tc>
                            <w:tcPr>
                              <w:tcW w:w="661" w:type="dxa"/>
                              <w:textDirection w:val="btLr"/>
                            </w:tcPr>
                            <w:p w14:paraId="4E369F08" w14:textId="77777777" w:rsidR="00A507D9" w:rsidRPr="003677BD" w:rsidRDefault="00A507D9" w:rsidP="00406DDE">
                              <w:pPr>
                                <w:ind w:left="113" w:right="113"/>
                                <w:rPr>
                                  <w:sz w:val="12"/>
                                  <w:szCs w:val="12"/>
                                </w:rPr>
                              </w:pPr>
                              <w:r w:rsidRPr="003677BD">
                                <w:rPr>
                                  <w:b/>
                                  <w:bCs/>
                                  <w:sz w:val="12"/>
                                  <w:szCs w:val="12"/>
                                </w:rPr>
                                <w:t>AV45</w:t>
                              </w:r>
                            </w:p>
                          </w:tc>
                          <w:tc>
                            <w:tcPr>
                              <w:tcW w:w="519" w:type="dxa"/>
                              <w:textDirection w:val="btLr"/>
                            </w:tcPr>
                            <w:p w14:paraId="207FDC7C" w14:textId="77777777" w:rsidR="00A507D9" w:rsidRPr="003677BD" w:rsidRDefault="00A507D9" w:rsidP="00406DDE">
                              <w:pPr>
                                <w:ind w:left="113" w:right="113"/>
                                <w:rPr>
                                  <w:sz w:val="12"/>
                                  <w:szCs w:val="12"/>
                                </w:rPr>
                              </w:pPr>
                              <w:r w:rsidRPr="003677BD">
                                <w:rPr>
                                  <w:b/>
                                  <w:bCs/>
                                  <w:sz w:val="12"/>
                                  <w:szCs w:val="12"/>
                                </w:rPr>
                                <w:t>ABETA</w:t>
                              </w:r>
                            </w:p>
                          </w:tc>
                          <w:tc>
                            <w:tcPr>
                              <w:tcW w:w="732" w:type="dxa"/>
                              <w:textDirection w:val="btLr"/>
                            </w:tcPr>
                            <w:p w14:paraId="643A4E12" w14:textId="77777777" w:rsidR="00A507D9" w:rsidRPr="003677BD" w:rsidRDefault="00A507D9" w:rsidP="00406DDE">
                              <w:pPr>
                                <w:ind w:left="113" w:right="113"/>
                                <w:rPr>
                                  <w:b/>
                                  <w:bCs/>
                                  <w:sz w:val="12"/>
                                  <w:szCs w:val="12"/>
                                </w:rPr>
                              </w:pPr>
                              <w:r w:rsidRPr="003677BD">
                                <w:rPr>
                                  <w:b/>
                                  <w:bCs/>
                                  <w:sz w:val="12"/>
                                  <w:szCs w:val="12"/>
                                </w:rPr>
                                <w:t>Normalized</w:t>
                              </w:r>
                            </w:p>
                            <w:p w14:paraId="2BD1FE41" w14:textId="77777777" w:rsidR="00A507D9" w:rsidRPr="003677BD" w:rsidRDefault="00A507D9" w:rsidP="00406DDE">
                              <w:pPr>
                                <w:ind w:left="113" w:right="113"/>
                                <w:rPr>
                                  <w:sz w:val="12"/>
                                  <w:szCs w:val="12"/>
                                </w:rPr>
                              </w:pPr>
                              <w:r w:rsidRPr="003677BD">
                                <w:rPr>
                                  <w:b/>
                                  <w:bCs/>
                                  <w:sz w:val="12"/>
                                  <w:szCs w:val="12"/>
                                </w:rPr>
                                <w:t>Hippocampus</w:t>
                              </w:r>
                            </w:p>
                          </w:tc>
                          <w:tc>
                            <w:tcPr>
                              <w:tcW w:w="732" w:type="dxa"/>
                              <w:textDirection w:val="btLr"/>
                            </w:tcPr>
                            <w:p w14:paraId="3213C4CD" w14:textId="77777777" w:rsidR="00A507D9" w:rsidRPr="003677BD" w:rsidRDefault="00A507D9" w:rsidP="00406DDE">
                              <w:pPr>
                                <w:ind w:left="113" w:right="113"/>
                                <w:rPr>
                                  <w:b/>
                                  <w:bCs/>
                                  <w:sz w:val="12"/>
                                  <w:szCs w:val="12"/>
                                </w:rPr>
                              </w:pPr>
                              <w:r w:rsidRPr="003677BD">
                                <w:rPr>
                                  <w:b/>
                                  <w:bCs/>
                                  <w:sz w:val="12"/>
                                  <w:szCs w:val="12"/>
                                </w:rPr>
                                <w:t>Normalized</w:t>
                              </w:r>
                            </w:p>
                            <w:p w14:paraId="3B71C75C" w14:textId="77777777" w:rsidR="00A507D9" w:rsidRPr="003677BD" w:rsidRDefault="00A507D9" w:rsidP="00406DDE">
                              <w:pPr>
                                <w:ind w:left="113" w:right="113"/>
                                <w:rPr>
                                  <w:sz w:val="12"/>
                                  <w:szCs w:val="12"/>
                                </w:rPr>
                              </w:pPr>
                              <w:r w:rsidRPr="003677BD">
                                <w:rPr>
                                  <w:b/>
                                  <w:bCs/>
                                  <w:sz w:val="12"/>
                                  <w:szCs w:val="12"/>
                                </w:rPr>
                                <w:t>Ventricles</w:t>
                              </w:r>
                            </w:p>
                          </w:tc>
                        </w:tr>
                        <w:tr w:rsidR="00990716" w:rsidRPr="00346FF3" w14:paraId="36DE5578" w14:textId="77777777" w:rsidTr="00B30D26">
                          <w:trPr>
                            <w:trHeight w:val="95"/>
                          </w:trPr>
                          <w:tc>
                            <w:tcPr>
                              <w:tcW w:w="416" w:type="dxa"/>
                              <w:vAlign w:val="center"/>
                            </w:tcPr>
                            <w:p w14:paraId="0F1C1C29" w14:textId="3777AE56"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447" w:type="dxa"/>
                              <w:vAlign w:val="center"/>
                            </w:tcPr>
                            <w:p w14:paraId="4470FE00" w14:textId="7E94ED6E"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76" w:type="dxa"/>
                              <w:vAlign w:val="center"/>
                            </w:tcPr>
                            <w:p w14:paraId="3DCD2D2D" w14:textId="7B8BBB49"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47" w:type="dxa"/>
                              <w:vAlign w:val="center"/>
                            </w:tcPr>
                            <w:p w14:paraId="034AF5C3" w14:textId="2BA4D78B" w:rsidR="00990716" w:rsidRPr="006C6D67" w:rsidRDefault="00990716" w:rsidP="00990716">
                              <w:pPr>
                                <w:rPr>
                                  <w:rFonts w:ascii="Segoe UI" w:hAnsi="Segoe UI" w:cs="Segoe UI"/>
                                  <w:sz w:val="14"/>
                                  <w:szCs w:val="14"/>
                                </w:rPr>
                              </w:pPr>
                              <w:r>
                                <w:rPr>
                                  <w:rFonts w:ascii="Segoe UI" w:hAnsi="Segoe UI" w:cs="Segoe UI"/>
                                  <w:color w:val="000000"/>
                                  <w:sz w:val="14"/>
                                  <w:szCs w:val="14"/>
                                </w:rPr>
                                <w:t>16</w:t>
                              </w:r>
                            </w:p>
                          </w:tc>
                          <w:tc>
                            <w:tcPr>
                              <w:tcW w:w="447" w:type="dxa"/>
                              <w:vAlign w:val="center"/>
                            </w:tcPr>
                            <w:p w14:paraId="6DC2E838" w14:textId="555D64E8"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95" w:type="dxa"/>
                              <w:vAlign w:val="center"/>
                            </w:tcPr>
                            <w:p w14:paraId="695396E4" w14:textId="22AB98EB" w:rsidR="00990716" w:rsidRPr="006C6D67" w:rsidRDefault="00990716" w:rsidP="00990716">
                              <w:pPr>
                                <w:rPr>
                                  <w:rFonts w:ascii="Segoe UI" w:hAnsi="Segoe UI" w:cs="Segoe UI"/>
                                  <w:sz w:val="14"/>
                                  <w:szCs w:val="14"/>
                                </w:rPr>
                              </w:pPr>
                              <w:r>
                                <w:rPr>
                                  <w:rFonts w:ascii="Segoe UI" w:hAnsi="Segoe UI" w:cs="Segoe UI"/>
                                  <w:color w:val="000000"/>
                                  <w:sz w:val="14"/>
                                  <w:szCs w:val="14"/>
                                </w:rPr>
                                <w:t>38</w:t>
                              </w:r>
                            </w:p>
                          </w:tc>
                          <w:tc>
                            <w:tcPr>
                              <w:tcW w:w="376" w:type="dxa"/>
                              <w:vAlign w:val="center"/>
                            </w:tcPr>
                            <w:p w14:paraId="46D0A4FC" w14:textId="6A269AC6"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61" w:type="dxa"/>
                              <w:vAlign w:val="center"/>
                            </w:tcPr>
                            <w:p w14:paraId="4D563090" w14:textId="0CC513E8" w:rsidR="00990716" w:rsidRPr="006C6D67" w:rsidRDefault="00990716" w:rsidP="00990716">
                              <w:pPr>
                                <w:rPr>
                                  <w:rFonts w:ascii="Segoe UI" w:hAnsi="Segoe UI" w:cs="Segoe UI"/>
                                  <w:sz w:val="14"/>
                                  <w:szCs w:val="14"/>
                                </w:rPr>
                              </w:pPr>
                              <w:r>
                                <w:rPr>
                                  <w:rFonts w:ascii="Segoe UI" w:hAnsi="Segoe UI" w:cs="Segoe UI"/>
                                  <w:color w:val="000000"/>
                                  <w:sz w:val="14"/>
                                  <w:szCs w:val="14"/>
                                </w:rPr>
                                <w:t>1.36357</w:t>
                              </w:r>
                            </w:p>
                          </w:tc>
                          <w:tc>
                            <w:tcPr>
                              <w:tcW w:w="661" w:type="dxa"/>
                              <w:vAlign w:val="center"/>
                            </w:tcPr>
                            <w:p w14:paraId="7E91D60E" w14:textId="3B0B7C2F" w:rsidR="00990716" w:rsidRPr="006C6D67" w:rsidRDefault="00990716" w:rsidP="00990716">
                              <w:pPr>
                                <w:rPr>
                                  <w:rFonts w:ascii="Segoe UI" w:hAnsi="Segoe UI" w:cs="Segoe UI"/>
                                  <w:sz w:val="14"/>
                                  <w:szCs w:val="14"/>
                                </w:rPr>
                              </w:pPr>
                              <w:r>
                                <w:rPr>
                                  <w:rFonts w:ascii="Segoe UI" w:hAnsi="Segoe UI" w:cs="Segoe UI"/>
                                  <w:color w:val="000000"/>
                                  <w:sz w:val="14"/>
                                  <w:szCs w:val="14"/>
                                </w:rPr>
                                <w:t>1.17132</w:t>
                              </w:r>
                            </w:p>
                          </w:tc>
                          <w:tc>
                            <w:tcPr>
                              <w:tcW w:w="519" w:type="dxa"/>
                              <w:vAlign w:val="center"/>
                            </w:tcPr>
                            <w:p w14:paraId="3BCDDDCF" w14:textId="3C513B08" w:rsidR="00990716" w:rsidRPr="006C6D67" w:rsidRDefault="00990716" w:rsidP="00990716">
                              <w:pPr>
                                <w:rPr>
                                  <w:rFonts w:ascii="Segoe UI" w:hAnsi="Segoe UI" w:cs="Segoe UI"/>
                                  <w:sz w:val="14"/>
                                  <w:szCs w:val="14"/>
                                </w:rPr>
                              </w:pPr>
                              <w:r>
                                <w:rPr>
                                  <w:rFonts w:ascii="Segoe UI" w:hAnsi="Segoe UI" w:cs="Segoe UI"/>
                                  <w:color w:val="000000"/>
                                  <w:sz w:val="14"/>
                                  <w:szCs w:val="14"/>
                                </w:rPr>
                                <w:t>318.3</w:t>
                              </w:r>
                            </w:p>
                          </w:tc>
                          <w:tc>
                            <w:tcPr>
                              <w:tcW w:w="732" w:type="dxa"/>
                              <w:vAlign w:val="center"/>
                            </w:tcPr>
                            <w:p w14:paraId="63C31874" w14:textId="5B8800E8"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E8DF434" w14:textId="542C4AD4" w:rsidR="00990716" w:rsidRPr="006C6D67" w:rsidRDefault="00990716" w:rsidP="00990716">
                              <w:pPr>
                                <w:rPr>
                                  <w:rFonts w:ascii="Segoe UI" w:hAnsi="Segoe UI" w:cs="Segoe UI"/>
                                  <w:sz w:val="14"/>
                                  <w:szCs w:val="14"/>
                                </w:rPr>
                              </w:pPr>
                              <w:r>
                                <w:rPr>
                                  <w:rFonts w:ascii="Segoe UI" w:hAnsi="Segoe UI" w:cs="Segoe UI"/>
                                  <w:color w:val="000000"/>
                                  <w:sz w:val="14"/>
                                  <w:szCs w:val="14"/>
                                </w:rPr>
                                <w:t>0.020607</w:t>
                              </w:r>
                            </w:p>
                          </w:tc>
                        </w:tr>
                        <w:tr w:rsidR="00990716" w:rsidRPr="00346FF3" w14:paraId="5C43BEFD" w14:textId="77777777" w:rsidTr="00B30D26">
                          <w:trPr>
                            <w:trHeight w:val="40"/>
                          </w:trPr>
                          <w:tc>
                            <w:tcPr>
                              <w:tcW w:w="416" w:type="dxa"/>
                              <w:vAlign w:val="center"/>
                            </w:tcPr>
                            <w:p w14:paraId="0A81A9A0" w14:textId="18F46698"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447" w:type="dxa"/>
                              <w:vAlign w:val="center"/>
                            </w:tcPr>
                            <w:p w14:paraId="2B55081D" w14:textId="60D6B29B" w:rsidR="00990716" w:rsidRPr="006C6D67" w:rsidRDefault="00990716" w:rsidP="00990716">
                              <w:pPr>
                                <w:rPr>
                                  <w:rFonts w:ascii="Segoe UI" w:hAnsi="Segoe UI" w:cs="Segoe UI"/>
                                  <w:sz w:val="14"/>
                                  <w:szCs w:val="14"/>
                                </w:rPr>
                              </w:pPr>
                              <w:r>
                                <w:rPr>
                                  <w:rFonts w:ascii="Segoe UI" w:hAnsi="Segoe UI" w:cs="Segoe UI"/>
                                  <w:color w:val="000000"/>
                                  <w:sz w:val="14"/>
                                  <w:szCs w:val="14"/>
                                </w:rPr>
                                <w:t>26</w:t>
                              </w:r>
                            </w:p>
                          </w:tc>
                          <w:tc>
                            <w:tcPr>
                              <w:tcW w:w="376" w:type="dxa"/>
                              <w:vAlign w:val="center"/>
                            </w:tcPr>
                            <w:p w14:paraId="782501B8" w14:textId="2A4407ED" w:rsidR="00990716" w:rsidRPr="006C6D67" w:rsidRDefault="00990716" w:rsidP="00990716">
                              <w:pPr>
                                <w:rPr>
                                  <w:rFonts w:ascii="Segoe UI" w:hAnsi="Segoe UI" w:cs="Segoe UI"/>
                                  <w:sz w:val="14"/>
                                  <w:szCs w:val="14"/>
                                </w:rPr>
                              </w:pPr>
                              <w:r>
                                <w:rPr>
                                  <w:rFonts w:ascii="Segoe UI" w:hAnsi="Segoe UI" w:cs="Segoe UI"/>
                                  <w:color w:val="000000"/>
                                  <w:sz w:val="14"/>
                                  <w:szCs w:val="14"/>
                                </w:rPr>
                                <w:t>0.5</w:t>
                              </w:r>
                            </w:p>
                          </w:tc>
                          <w:tc>
                            <w:tcPr>
                              <w:tcW w:w="447" w:type="dxa"/>
                              <w:vAlign w:val="center"/>
                            </w:tcPr>
                            <w:p w14:paraId="3EBFF118" w14:textId="496A64C6" w:rsidR="00990716" w:rsidRPr="006C6D67" w:rsidRDefault="00990716" w:rsidP="00990716">
                              <w:pPr>
                                <w:rPr>
                                  <w:rFonts w:ascii="Segoe UI" w:hAnsi="Segoe UI" w:cs="Segoe UI"/>
                                  <w:sz w:val="14"/>
                                  <w:szCs w:val="14"/>
                                </w:rPr>
                              </w:pPr>
                              <w:r>
                                <w:rPr>
                                  <w:rFonts w:ascii="Segoe UI" w:hAnsi="Segoe UI" w:cs="Segoe UI"/>
                                  <w:color w:val="000000"/>
                                  <w:sz w:val="14"/>
                                  <w:szCs w:val="14"/>
                                </w:rPr>
                                <w:t>21</w:t>
                              </w:r>
                            </w:p>
                          </w:tc>
                          <w:tc>
                            <w:tcPr>
                              <w:tcW w:w="447" w:type="dxa"/>
                              <w:vAlign w:val="center"/>
                            </w:tcPr>
                            <w:p w14:paraId="64910C4B" w14:textId="18C50910"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95" w:type="dxa"/>
                              <w:vAlign w:val="center"/>
                            </w:tcPr>
                            <w:p w14:paraId="2B918CA3" w14:textId="530F9B99" w:rsidR="00990716" w:rsidRPr="006C6D67" w:rsidRDefault="00990716" w:rsidP="00990716">
                              <w:pPr>
                                <w:rPr>
                                  <w:rFonts w:ascii="Segoe UI" w:hAnsi="Segoe UI" w:cs="Segoe UI"/>
                                  <w:sz w:val="14"/>
                                  <w:szCs w:val="14"/>
                                </w:rPr>
                              </w:pPr>
                              <w:r>
                                <w:rPr>
                                  <w:rFonts w:ascii="Segoe UI" w:hAnsi="Segoe UI" w:cs="Segoe UI"/>
                                  <w:color w:val="000000"/>
                                  <w:sz w:val="14"/>
                                  <w:szCs w:val="14"/>
                                </w:rPr>
                                <w:t>24</w:t>
                              </w:r>
                            </w:p>
                          </w:tc>
                          <w:tc>
                            <w:tcPr>
                              <w:tcW w:w="376" w:type="dxa"/>
                              <w:vAlign w:val="center"/>
                            </w:tcPr>
                            <w:p w14:paraId="09CD1891" w14:textId="2C2752F0"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61" w:type="dxa"/>
                              <w:vAlign w:val="center"/>
                            </w:tcPr>
                            <w:p w14:paraId="1C3433DE" w14:textId="182590A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61" w:type="dxa"/>
                              <w:vAlign w:val="center"/>
                            </w:tcPr>
                            <w:p w14:paraId="19B6802D" w14:textId="349DE32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19" w:type="dxa"/>
                              <w:vAlign w:val="center"/>
                            </w:tcPr>
                            <w:p w14:paraId="095FFE7D" w14:textId="1BD9C1DD"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2B2C778" w14:textId="6BAE997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5F9B1A10" w14:textId="0F1FDAB9"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r w:rsidR="00990716" w:rsidRPr="00346FF3" w14:paraId="66994167" w14:textId="77777777" w:rsidTr="00B30D26">
                          <w:trPr>
                            <w:trHeight w:val="40"/>
                          </w:trPr>
                          <w:tc>
                            <w:tcPr>
                              <w:tcW w:w="416" w:type="dxa"/>
                              <w:vAlign w:val="center"/>
                            </w:tcPr>
                            <w:p w14:paraId="2E02CE52" w14:textId="03598B2C"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447" w:type="dxa"/>
                              <w:vAlign w:val="center"/>
                            </w:tcPr>
                            <w:p w14:paraId="3CB1F489" w14:textId="3FD6C68C"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76" w:type="dxa"/>
                              <w:vAlign w:val="center"/>
                            </w:tcPr>
                            <w:p w14:paraId="11FEEFF5" w14:textId="678DA99E" w:rsidR="00990716" w:rsidRPr="006C6D67" w:rsidRDefault="00990716" w:rsidP="00990716">
                              <w:pPr>
                                <w:rPr>
                                  <w:rFonts w:ascii="Segoe UI" w:hAnsi="Segoe UI" w:cs="Segoe UI"/>
                                  <w:sz w:val="14"/>
                                  <w:szCs w:val="14"/>
                                </w:rPr>
                              </w:pPr>
                              <w:r>
                                <w:rPr>
                                  <w:rFonts w:ascii="Segoe UI" w:hAnsi="Segoe UI" w:cs="Segoe UI"/>
                                  <w:color w:val="000000"/>
                                  <w:sz w:val="14"/>
                                  <w:szCs w:val="14"/>
                                </w:rPr>
                                <w:t>0.5</w:t>
                              </w:r>
                            </w:p>
                          </w:tc>
                          <w:tc>
                            <w:tcPr>
                              <w:tcW w:w="447" w:type="dxa"/>
                              <w:vAlign w:val="center"/>
                            </w:tcPr>
                            <w:p w14:paraId="7C4848B7" w14:textId="6123F225" w:rsidR="00990716" w:rsidRPr="006C6D67" w:rsidRDefault="00990716" w:rsidP="00990716">
                              <w:pPr>
                                <w:rPr>
                                  <w:rFonts w:ascii="Segoe UI" w:hAnsi="Segoe UI" w:cs="Segoe UI"/>
                                  <w:sz w:val="14"/>
                                  <w:szCs w:val="14"/>
                                </w:rPr>
                              </w:pPr>
                              <w:r>
                                <w:rPr>
                                  <w:rFonts w:ascii="Segoe UI" w:hAnsi="Segoe UI" w:cs="Segoe UI"/>
                                  <w:color w:val="000000"/>
                                  <w:sz w:val="14"/>
                                  <w:szCs w:val="14"/>
                                </w:rPr>
                                <w:t>20</w:t>
                              </w:r>
                            </w:p>
                          </w:tc>
                          <w:tc>
                            <w:tcPr>
                              <w:tcW w:w="447" w:type="dxa"/>
                              <w:vAlign w:val="center"/>
                            </w:tcPr>
                            <w:p w14:paraId="7C1A95F4" w14:textId="0C814279"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95" w:type="dxa"/>
                              <w:vAlign w:val="center"/>
                            </w:tcPr>
                            <w:p w14:paraId="22F7AD0D" w14:textId="06F77D8F" w:rsidR="00990716" w:rsidRPr="006C6D67" w:rsidRDefault="00990716" w:rsidP="00990716">
                              <w:pPr>
                                <w:rPr>
                                  <w:rFonts w:ascii="Segoe UI" w:hAnsi="Segoe UI" w:cs="Segoe UI"/>
                                  <w:sz w:val="14"/>
                                  <w:szCs w:val="14"/>
                                </w:rPr>
                              </w:pPr>
                              <w:r>
                                <w:rPr>
                                  <w:rFonts w:ascii="Segoe UI" w:hAnsi="Segoe UI" w:cs="Segoe UI"/>
                                  <w:color w:val="000000"/>
                                  <w:sz w:val="14"/>
                                  <w:szCs w:val="14"/>
                                </w:rPr>
                                <w:t>29</w:t>
                              </w:r>
                            </w:p>
                          </w:tc>
                          <w:tc>
                            <w:tcPr>
                              <w:tcW w:w="376" w:type="dxa"/>
                              <w:vAlign w:val="center"/>
                            </w:tcPr>
                            <w:p w14:paraId="12B6857F" w14:textId="7ADADF91"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61" w:type="dxa"/>
                              <w:vAlign w:val="center"/>
                            </w:tcPr>
                            <w:p w14:paraId="7F2C0E55" w14:textId="0B7F96F1"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61" w:type="dxa"/>
                              <w:vAlign w:val="center"/>
                            </w:tcPr>
                            <w:p w14:paraId="582ED1BB" w14:textId="5C47C1E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19" w:type="dxa"/>
                              <w:vAlign w:val="center"/>
                            </w:tcPr>
                            <w:p w14:paraId="1730E0B5" w14:textId="6D42D494"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9293733" w14:textId="789E8BB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D378940" w14:textId="596682D4" w:rsidR="00990716" w:rsidRPr="006C6D67" w:rsidRDefault="00990716" w:rsidP="00990716">
                              <w:pPr>
                                <w:rPr>
                                  <w:rFonts w:ascii="Segoe UI" w:hAnsi="Segoe UI" w:cs="Segoe UI"/>
                                  <w:sz w:val="14"/>
                                  <w:szCs w:val="14"/>
                                </w:rPr>
                              </w:pPr>
                              <w:r>
                                <w:rPr>
                                  <w:rFonts w:ascii="Segoe UI" w:hAnsi="Segoe UI" w:cs="Segoe UI"/>
                                  <w:color w:val="000000"/>
                                  <w:sz w:val="14"/>
                                  <w:szCs w:val="14"/>
                                </w:rPr>
                                <w:t>0.020754</w:t>
                              </w:r>
                            </w:p>
                          </w:tc>
                        </w:tr>
                        <w:tr w:rsidR="00990716" w:rsidRPr="00346FF3" w14:paraId="36478E2C" w14:textId="77777777" w:rsidTr="00B30D26">
                          <w:trPr>
                            <w:trHeight w:val="40"/>
                          </w:trPr>
                          <w:tc>
                            <w:tcPr>
                              <w:tcW w:w="416" w:type="dxa"/>
                              <w:vAlign w:val="center"/>
                            </w:tcPr>
                            <w:p w14:paraId="206EEE80" w14:textId="7B636C27"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447" w:type="dxa"/>
                              <w:vAlign w:val="center"/>
                            </w:tcPr>
                            <w:p w14:paraId="5AC0756C" w14:textId="182899C3" w:rsidR="00990716" w:rsidRPr="006C6D67" w:rsidRDefault="00990716" w:rsidP="00990716">
                              <w:pPr>
                                <w:rPr>
                                  <w:rFonts w:ascii="Segoe UI" w:hAnsi="Segoe UI" w:cs="Segoe UI"/>
                                  <w:sz w:val="14"/>
                                  <w:szCs w:val="14"/>
                                </w:rPr>
                              </w:pPr>
                              <w:r>
                                <w:rPr>
                                  <w:rFonts w:ascii="Segoe UI" w:hAnsi="Segoe UI" w:cs="Segoe UI"/>
                                  <w:color w:val="000000"/>
                                  <w:sz w:val="14"/>
                                  <w:szCs w:val="14"/>
                                </w:rPr>
                                <w:t>28</w:t>
                              </w:r>
                            </w:p>
                          </w:tc>
                          <w:tc>
                            <w:tcPr>
                              <w:tcW w:w="376" w:type="dxa"/>
                              <w:vAlign w:val="center"/>
                            </w:tcPr>
                            <w:p w14:paraId="246590AB" w14:textId="4C7E1796" w:rsidR="00990716" w:rsidRPr="006C6D67" w:rsidRDefault="00990716" w:rsidP="00990716">
                              <w:pPr>
                                <w:rPr>
                                  <w:rFonts w:ascii="Segoe UI" w:hAnsi="Segoe UI" w:cs="Segoe UI"/>
                                  <w:sz w:val="14"/>
                                  <w:szCs w:val="14"/>
                                </w:rPr>
                              </w:pPr>
                              <w:r>
                                <w:rPr>
                                  <w:rFonts w:ascii="Segoe UI" w:hAnsi="Segoe UI" w:cs="Segoe UI"/>
                                  <w:color w:val="000000"/>
                                  <w:sz w:val="14"/>
                                  <w:szCs w:val="14"/>
                                </w:rPr>
                                <w:t>0.5</w:t>
                              </w:r>
                            </w:p>
                          </w:tc>
                          <w:tc>
                            <w:tcPr>
                              <w:tcW w:w="447" w:type="dxa"/>
                              <w:vAlign w:val="center"/>
                            </w:tcPr>
                            <w:p w14:paraId="676BC131" w14:textId="043143C1" w:rsidR="00990716" w:rsidRPr="006C6D67" w:rsidRDefault="00990716" w:rsidP="00990716">
                              <w:pPr>
                                <w:rPr>
                                  <w:rFonts w:ascii="Segoe UI" w:hAnsi="Segoe UI" w:cs="Segoe UI"/>
                                  <w:sz w:val="14"/>
                                  <w:szCs w:val="14"/>
                                </w:rPr>
                              </w:pPr>
                              <w:r>
                                <w:rPr>
                                  <w:rFonts w:ascii="Segoe UI" w:hAnsi="Segoe UI" w:cs="Segoe UI"/>
                                  <w:color w:val="000000"/>
                                  <w:sz w:val="14"/>
                                  <w:szCs w:val="14"/>
                                </w:rPr>
                                <w:t>14</w:t>
                              </w:r>
                            </w:p>
                          </w:tc>
                          <w:tc>
                            <w:tcPr>
                              <w:tcW w:w="447" w:type="dxa"/>
                              <w:vAlign w:val="center"/>
                            </w:tcPr>
                            <w:p w14:paraId="2BDF632C" w14:textId="4BEFBCD0"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95" w:type="dxa"/>
                              <w:vAlign w:val="center"/>
                            </w:tcPr>
                            <w:p w14:paraId="33EC57D1" w14:textId="64FE2128" w:rsidR="00990716" w:rsidRPr="006C6D67" w:rsidRDefault="00990716" w:rsidP="00990716">
                              <w:pPr>
                                <w:rPr>
                                  <w:rFonts w:ascii="Segoe UI" w:hAnsi="Segoe UI" w:cs="Segoe UI"/>
                                  <w:sz w:val="14"/>
                                  <w:szCs w:val="14"/>
                                </w:rPr>
                              </w:pPr>
                              <w:r>
                                <w:rPr>
                                  <w:rFonts w:ascii="Segoe UI" w:hAnsi="Segoe UI" w:cs="Segoe UI"/>
                                  <w:color w:val="000000"/>
                                  <w:sz w:val="14"/>
                                  <w:szCs w:val="14"/>
                                </w:rPr>
                                <w:t>22</w:t>
                              </w:r>
                            </w:p>
                          </w:tc>
                          <w:tc>
                            <w:tcPr>
                              <w:tcW w:w="376" w:type="dxa"/>
                              <w:vAlign w:val="center"/>
                            </w:tcPr>
                            <w:p w14:paraId="0CF1B5AF" w14:textId="47529EE3"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661" w:type="dxa"/>
                              <w:vAlign w:val="center"/>
                            </w:tcPr>
                            <w:p w14:paraId="2FD3BC5D" w14:textId="53321801"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661" w:type="dxa"/>
                              <w:vAlign w:val="center"/>
                            </w:tcPr>
                            <w:p w14:paraId="68EE01B1" w14:textId="133C302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19" w:type="dxa"/>
                              <w:vAlign w:val="center"/>
                            </w:tcPr>
                            <w:p w14:paraId="0DC3CF33" w14:textId="24231B8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2BF0A095" w14:textId="34DC8FF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32" w:type="dxa"/>
                              <w:vAlign w:val="center"/>
                            </w:tcPr>
                            <w:p w14:paraId="494D51CA" w14:textId="69E74D0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bl>
                      <w:p w14:paraId="7225F503" w14:textId="77777777" w:rsidR="00A507D9" w:rsidRPr="00346FF3" w:rsidRDefault="00A507D9" w:rsidP="00A507D9">
                        <w:pPr>
                          <w:spacing w:after="0" w:line="240" w:lineRule="auto"/>
                          <w:rPr>
                            <w:rFonts w:ascii="Segoe UI" w:hAnsi="Segoe UI" w:cs="Segoe UI"/>
                            <w:sz w:val="14"/>
                            <w:szCs w:val="14"/>
                          </w:rPr>
                        </w:pPr>
                      </w:p>
                    </w:txbxContent>
                  </v:textbox>
                </v:shape>
              </v:group>
            </w:pict>
          </mc:Fallback>
        </mc:AlternateContent>
      </w:r>
    </w:p>
    <w:p w14:paraId="2BC219A1" w14:textId="08A230CF" w:rsidR="007C2236" w:rsidRDefault="007C2236">
      <w:pPr>
        <w:rPr>
          <w:sz w:val="20"/>
          <w:szCs w:val="20"/>
        </w:rPr>
      </w:pPr>
    </w:p>
    <w:p w14:paraId="0EF758DC" w14:textId="0F140972" w:rsidR="00D21224" w:rsidRPr="004E2FA0" w:rsidRDefault="00D21224">
      <w:pPr>
        <w:rPr>
          <w:sz w:val="20"/>
          <w:szCs w:val="20"/>
        </w:rPr>
      </w:pPr>
    </w:p>
    <w:p w14:paraId="61414101" w14:textId="716ADD1A" w:rsidR="004E2FA0" w:rsidRDefault="004E2FA0">
      <w:pPr>
        <w:rPr>
          <w:b/>
          <w:bCs/>
          <w:sz w:val="20"/>
          <w:szCs w:val="20"/>
        </w:rPr>
      </w:pPr>
    </w:p>
    <w:p w14:paraId="37CDC26D" w14:textId="63B01D40" w:rsidR="00EE15D7" w:rsidRDefault="008C1E37">
      <w:pPr>
        <w:rPr>
          <w:b/>
          <w:bCs/>
          <w:sz w:val="20"/>
          <w:szCs w:val="20"/>
        </w:rPr>
      </w:pPr>
      <w:r>
        <w:rPr>
          <w:b/>
          <w:bCs/>
          <w:noProof/>
          <w:sz w:val="20"/>
          <w:szCs w:val="20"/>
        </w:rPr>
        <mc:AlternateContent>
          <mc:Choice Requires="wpg">
            <w:drawing>
              <wp:anchor distT="0" distB="0" distL="114300" distR="114300" simplePos="0" relativeHeight="251872256" behindDoc="0" locked="0" layoutInCell="1" allowOverlap="1" wp14:anchorId="30FECC05" wp14:editId="7A911752">
                <wp:simplePos x="0" y="0"/>
                <wp:positionH relativeFrom="column">
                  <wp:posOffset>12700</wp:posOffset>
                </wp:positionH>
                <wp:positionV relativeFrom="paragraph">
                  <wp:posOffset>236325</wp:posOffset>
                </wp:positionV>
                <wp:extent cx="6438265" cy="1303020"/>
                <wp:effectExtent l="0" t="0" r="19685" b="11430"/>
                <wp:wrapNone/>
                <wp:docPr id="825953086" name="Group 71"/>
                <wp:cNvGraphicFramePr/>
                <a:graphic xmlns:a="http://schemas.openxmlformats.org/drawingml/2006/main">
                  <a:graphicData uri="http://schemas.microsoft.com/office/word/2010/wordprocessingGroup">
                    <wpg:wgp>
                      <wpg:cNvGrpSpPr/>
                      <wpg:grpSpPr>
                        <a:xfrm>
                          <a:off x="0" y="0"/>
                          <a:ext cx="6438265" cy="1303020"/>
                          <a:chOff x="0" y="0"/>
                          <a:chExt cx="5873750" cy="1292860"/>
                        </a:xfrm>
                      </wpg:grpSpPr>
                      <wps:wsp>
                        <wps:cNvPr id="1568543232" name="Text Box 67"/>
                        <wps:cNvSpPr txBox="1"/>
                        <wps:spPr>
                          <a:xfrm>
                            <a:off x="0" y="0"/>
                            <a:ext cx="5873750" cy="1292860"/>
                          </a:xfrm>
                          <a:prstGeom prst="rect">
                            <a:avLst/>
                          </a:prstGeom>
                          <a:solidFill>
                            <a:schemeClr val="lt1"/>
                          </a:solidFill>
                          <a:ln w="6350">
                            <a:solidFill>
                              <a:prstClr val="black"/>
                            </a:solidFill>
                          </a:ln>
                        </wps:spPr>
                        <wps:txbx>
                          <w:txbxContent>
                            <w:p w14:paraId="6DA223B2" w14:textId="2A471E1A" w:rsidR="00A507D9" w:rsidRDefault="0041409E" w:rsidP="00A507D9">
                              <w:r>
                                <w:rPr>
                                  <w:b/>
                                  <w:bCs/>
                                  <w:noProof/>
                                  <w:sz w:val="20"/>
                                  <w:szCs w:val="20"/>
                                </w:rPr>
                                <w:drawing>
                                  <wp:inline distT="0" distB="0" distL="0" distR="0" wp14:anchorId="1C695622" wp14:editId="1DF1F32F">
                                    <wp:extent cx="1994535" cy="1153962"/>
                                    <wp:effectExtent l="19050" t="19050" r="24765" b="27305"/>
                                    <wp:docPr id="125033554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05562" cy="1160342"/>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2223632" name="Text Box 65"/>
                        <wps:cNvSpPr txBox="1"/>
                        <wps:spPr>
                          <a:xfrm>
                            <a:off x="2040505" y="4723"/>
                            <a:ext cx="3832615" cy="1287969"/>
                          </a:xfrm>
                          <a:prstGeom prst="rect">
                            <a:avLst/>
                          </a:prstGeom>
                          <a:solidFill>
                            <a:schemeClr val="lt1"/>
                          </a:solidFill>
                          <a:ln w="6350">
                            <a:noFill/>
                          </a:ln>
                        </wps:spPr>
                        <wps:txbx>
                          <w:txbxContent>
                            <w:tbl>
                              <w:tblPr>
                                <w:tblStyle w:val="TableGrid"/>
                                <w:tblW w:w="6182" w:type="dxa"/>
                                <w:tblInd w:w="-5" w:type="dxa"/>
                                <w:tblLook w:val="04A0" w:firstRow="1" w:lastRow="0" w:firstColumn="1" w:lastColumn="0" w:noHBand="0" w:noVBand="1"/>
                              </w:tblPr>
                              <w:tblGrid>
                                <w:gridCol w:w="444"/>
                                <w:gridCol w:w="402"/>
                                <w:gridCol w:w="375"/>
                                <w:gridCol w:w="403"/>
                                <w:gridCol w:w="403"/>
                                <w:gridCol w:w="528"/>
                                <w:gridCol w:w="375"/>
                                <w:gridCol w:w="506"/>
                                <w:gridCol w:w="705"/>
                                <w:gridCol w:w="553"/>
                                <w:gridCol w:w="708"/>
                                <w:gridCol w:w="780"/>
                              </w:tblGrid>
                              <w:tr w:rsidR="00A329E9" w14:paraId="0E8A1D8B" w14:textId="77777777" w:rsidTr="00A329E9">
                                <w:trPr>
                                  <w:cantSplit/>
                                  <w:trHeight w:val="1080"/>
                                </w:trPr>
                                <w:tc>
                                  <w:tcPr>
                                    <w:tcW w:w="444" w:type="dxa"/>
                                    <w:textDirection w:val="btLr"/>
                                  </w:tcPr>
                                  <w:p w14:paraId="67716859" w14:textId="77777777" w:rsidR="00A507D9" w:rsidRPr="003677BD" w:rsidRDefault="00A507D9" w:rsidP="00406DDE">
                                    <w:pPr>
                                      <w:ind w:left="113" w:right="113"/>
                                      <w:rPr>
                                        <w:sz w:val="12"/>
                                        <w:szCs w:val="12"/>
                                      </w:rPr>
                                    </w:pPr>
                                    <w:r w:rsidRPr="003677BD">
                                      <w:rPr>
                                        <w:b/>
                                        <w:bCs/>
                                        <w:sz w:val="12"/>
                                        <w:szCs w:val="12"/>
                                      </w:rPr>
                                      <w:t>Timepoint</w:t>
                                    </w:r>
                                  </w:p>
                                </w:tc>
                                <w:tc>
                                  <w:tcPr>
                                    <w:tcW w:w="402" w:type="dxa"/>
                                    <w:textDirection w:val="btLr"/>
                                  </w:tcPr>
                                  <w:p w14:paraId="04BD13E6" w14:textId="77777777" w:rsidR="00A507D9" w:rsidRPr="003677BD" w:rsidRDefault="00A507D9" w:rsidP="00406DDE">
                                    <w:pPr>
                                      <w:ind w:left="113" w:right="113"/>
                                      <w:rPr>
                                        <w:sz w:val="12"/>
                                        <w:szCs w:val="12"/>
                                      </w:rPr>
                                    </w:pPr>
                                    <w:r w:rsidRPr="003677BD">
                                      <w:rPr>
                                        <w:b/>
                                        <w:bCs/>
                                        <w:sz w:val="12"/>
                                        <w:szCs w:val="12"/>
                                      </w:rPr>
                                      <w:t>MMSE</w:t>
                                    </w:r>
                                  </w:p>
                                </w:tc>
                                <w:tc>
                                  <w:tcPr>
                                    <w:tcW w:w="375" w:type="dxa"/>
                                    <w:textDirection w:val="btLr"/>
                                  </w:tcPr>
                                  <w:p w14:paraId="64B111CE" w14:textId="77777777" w:rsidR="00A507D9" w:rsidRPr="003677BD" w:rsidRDefault="00A507D9" w:rsidP="00406DDE">
                                    <w:pPr>
                                      <w:ind w:left="113" w:right="113"/>
                                      <w:rPr>
                                        <w:sz w:val="12"/>
                                        <w:szCs w:val="12"/>
                                      </w:rPr>
                                    </w:pPr>
                                    <w:r w:rsidRPr="003677BD">
                                      <w:rPr>
                                        <w:b/>
                                        <w:bCs/>
                                        <w:sz w:val="12"/>
                                        <w:szCs w:val="12"/>
                                      </w:rPr>
                                      <w:t>CDRSB</w:t>
                                    </w:r>
                                  </w:p>
                                </w:tc>
                                <w:tc>
                                  <w:tcPr>
                                    <w:tcW w:w="403" w:type="dxa"/>
                                    <w:textDirection w:val="btLr"/>
                                  </w:tcPr>
                                  <w:p w14:paraId="7804EEF7" w14:textId="77777777" w:rsidR="00A507D9" w:rsidRPr="003677BD" w:rsidRDefault="00A507D9" w:rsidP="00406DDE">
                                    <w:pPr>
                                      <w:ind w:left="113" w:right="113"/>
                                      <w:rPr>
                                        <w:sz w:val="12"/>
                                        <w:szCs w:val="12"/>
                                      </w:rPr>
                                    </w:pPr>
                                    <w:r w:rsidRPr="003677BD">
                                      <w:rPr>
                                        <w:b/>
                                        <w:bCs/>
                                        <w:sz w:val="12"/>
                                        <w:szCs w:val="12"/>
                                      </w:rPr>
                                      <w:t>ADAS13</w:t>
                                    </w:r>
                                  </w:p>
                                </w:tc>
                                <w:tc>
                                  <w:tcPr>
                                    <w:tcW w:w="403" w:type="dxa"/>
                                    <w:textDirection w:val="btLr"/>
                                  </w:tcPr>
                                  <w:p w14:paraId="70505F7B" w14:textId="77777777" w:rsidR="00A507D9" w:rsidRPr="003677BD" w:rsidRDefault="00A507D9" w:rsidP="00406DDE">
                                    <w:pPr>
                                      <w:ind w:left="113" w:right="113"/>
                                      <w:rPr>
                                        <w:sz w:val="12"/>
                                        <w:szCs w:val="12"/>
                                      </w:rPr>
                                    </w:pPr>
                                    <w:r w:rsidRPr="003677BD">
                                      <w:rPr>
                                        <w:b/>
                                        <w:bCs/>
                                        <w:sz w:val="12"/>
                                        <w:szCs w:val="12"/>
                                      </w:rPr>
                                      <w:t>FAQ</w:t>
                                    </w:r>
                                  </w:p>
                                </w:tc>
                                <w:tc>
                                  <w:tcPr>
                                    <w:tcW w:w="528" w:type="dxa"/>
                                    <w:textDirection w:val="btLr"/>
                                  </w:tcPr>
                                  <w:p w14:paraId="566BE54C" w14:textId="77777777" w:rsidR="00A507D9" w:rsidRPr="003677BD" w:rsidRDefault="00A507D9" w:rsidP="00406DDE">
                                    <w:pPr>
                                      <w:ind w:left="113" w:right="113"/>
                                      <w:rPr>
                                        <w:b/>
                                        <w:bCs/>
                                        <w:sz w:val="12"/>
                                        <w:szCs w:val="12"/>
                                      </w:rPr>
                                    </w:pPr>
                                    <w:r w:rsidRPr="003677BD">
                                      <w:rPr>
                                        <w:b/>
                                        <w:bCs/>
                                        <w:sz w:val="12"/>
                                        <w:szCs w:val="12"/>
                                      </w:rPr>
                                      <w:t>RAVLT</w:t>
                                    </w:r>
                                  </w:p>
                                  <w:p w14:paraId="044878F1" w14:textId="77777777" w:rsidR="00A507D9" w:rsidRPr="003677BD" w:rsidRDefault="00A507D9" w:rsidP="00406DDE">
                                    <w:pPr>
                                      <w:ind w:left="113" w:right="113"/>
                                      <w:rPr>
                                        <w:sz w:val="12"/>
                                        <w:szCs w:val="12"/>
                                      </w:rPr>
                                    </w:pPr>
                                    <w:r w:rsidRPr="003677BD">
                                      <w:rPr>
                                        <w:b/>
                                        <w:bCs/>
                                        <w:sz w:val="12"/>
                                        <w:szCs w:val="12"/>
                                      </w:rPr>
                                      <w:t>Immediate</w:t>
                                    </w:r>
                                  </w:p>
                                </w:tc>
                                <w:tc>
                                  <w:tcPr>
                                    <w:tcW w:w="375" w:type="dxa"/>
                                    <w:textDirection w:val="btLr"/>
                                  </w:tcPr>
                                  <w:p w14:paraId="6B547157" w14:textId="77777777" w:rsidR="00A507D9" w:rsidRPr="003677BD" w:rsidRDefault="00A507D9" w:rsidP="00406DDE">
                                    <w:pPr>
                                      <w:ind w:left="113" w:right="113"/>
                                      <w:rPr>
                                        <w:sz w:val="12"/>
                                        <w:szCs w:val="12"/>
                                      </w:rPr>
                                    </w:pPr>
                                    <w:r w:rsidRPr="003677BD">
                                      <w:rPr>
                                        <w:b/>
                                        <w:bCs/>
                                        <w:sz w:val="12"/>
                                        <w:szCs w:val="12"/>
                                      </w:rPr>
                                      <w:t>APOE4</w:t>
                                    </w:r>
                                  </w:p>
                                </w:tc>
                                <w:tc>
                                  <w:tcPr>
                                    <w:tcW w:w="506" w:type="dxa"/>
                                    <w:textDirection w:val="btLr"/>
                                  </w:tcPr>
                                  <w:p w14:paraId="218D14DD" w14:textId="77777777" w:rsidR="00A507D9" w:rsidRPr="003677BD" w:rsidRDefault="00A507D9" w:rsidP="00406DDE">
                                    <w:pPr>
                                      <w:ind w:left="113" w:right="113"/>
                                      <w:rPr>
                                        <w:sz w:val="12"/>
                                        <w:szCs w:val="12"/>
                                      </w:rPr>
                                    </w:pPr>
                                    <w:r w:rsidRPr="003677BD">
                                      <w:rPr>
                                        <w:b/>
                                        <w:bCs/>
                                        <w:sz w:val="12"/>
                                        <w:szCs w:val="12"/>
                                      </w:rPr>
                                      <w:t>FDG</w:t>
                                    </w:r>
                                  </w:p>
                                </w:tc>
                                <w:tc>
                                  <w:tcPr>
                                    <w:tcW w:w="705" w:type="dxa"/>
                                    <w:textDirection w:val="btLr"/>
                                  </w:tcPr>
                                  <w:p w14:paraId="3C66184F" w14:textId="77777777" w:rsidR="00A507D9" w:rsidRPr="003677BD" w:rsidRDefault="00A507D9" w:rsidP="00406DDE">
                                    <w:pPr>
                                      <w:ind w:left="113" w:right="113"/>
                                      <w:rPr>
                                        <w:sz w:val="12"/>
                                        <w:szCs w:val="12"/>
                                      </w:rPr>
                                    </w:pPr>
                                    <w:r w:rsidRPr="003677BD">
                                      <w:rPr>
                                        <w:b/>
                                        <w:bCs/>
                                        <w:sz w:val="12"/>
                                        <w:szCs w:val="12"/>
                                      </w:rPr>
                                      <w:t>AV45</w:t>
                                    </w:r>
                                  </w:p>
                                </w:tc>
                                <w:tc>
                                  <w:tcPr>
                                    <w:tcW w:w="553" w:type="dxa"/>
                                    <w:textDirection w:val="btLr"/>
                                  </w:tcPr>
                                  <w:p w14:paraId="33BF671E" w14:textId="77777777" w:rsidR="00A507D9" w:rsidRPr="003677BD" w:rsidRDefault="00A507D9" w:rsidP="00406DDE">
                                    <w:pPr>
                                      <w:ind w:left="113" w:right="113"/>
                                      <w:rPr>
                                        <w:sz w:val="12"/>
                                        <w:szCs w:val="12"/>
                                      </w:rPr>
                                    </w:pPr>
                                    <w:r w:rsidRPr="003677BD">
                                      <w:rPr>
                                        <w:b/>
                                        <w:bCs/>
                                        <w:sz w:val="12"/>
                                        <w:szCs w:val="12"/>
                                      </w:rPr>
                                      <w:t>ABETA</w:t>
                                    </w:r>
                                  </w:p>
                                </w:tc>
                                <w:tc>
                                  <w:tcPr>
                                    <w:tcW w:w="708" w:type="dxa"/>
                                    <w:textDirection w:val="btLr"/>
                                  </w:tcPr>
                                  <w:p w14:paraId="50E3AA43" w14:textId="77777777" w:rsidR="00A507D9" w:rsidRPr="003677BD" w:rsidRDefault="00A507D9" w:rsidP="00406DDE">
                                    <w:pPr>
                                      <w:ind w:left="113" w:right="113"/>
                                      <w:rPr>
                                        <w:b/>
                                        <w:bCs/>
                                        <w:sz w:val="12"/>
                                        <w:szCs w:val="12"/>
                                      </w:rPr>
                                    </w:pPr>
                                    <w:r w:rsidRPr="003677BD">
                                      <w:rPr>
                                        <w:b/>
                                        <w:bCs/>
                                        <w:sz w:val="12"/>
                                        <w:szCs w:val="12"/>
                                      </w:rPr>
                                      <w:t>Normalized</w:t>
                                    </w:r>
                                  </w:p>
                                  <w:p w14:paraId="4907A74D" w14:textId="77777777" w:rsidR="00A507D9" w:rsidRPr="003677BD" w:rsidRDefault="00A507D9" w:rsidP="00406DDE">
                                    <w:pPr>
                                      <w:ind w:left="113" w:right="113"/>
                                      <w:rPr>
                                        <w:sz w:val="12"/>
                                        <w:szCs w:val="12"/>
                                      </w:rPr>
                                    </w:pPr>
                                    <w:r w:rsidRPr="003677BD">
                                      <w:rPr>
                                        <w:b/>
                                        <w:bCs/>
                                        <w:sz w:val="12"/>
                                        <w:szCs w:val="12"/>
                                      </w:rPr>
                                      <w:t>Hippocampus</w:t>
                                    </w:r>
                                  </w:p>
                                </w:tc>
                                <w:tc>
                                  <w:tcPr>
                                    <w:tcW w:w="780" w:type="dxa"/>
                                    <w:textDirection w:val="btLr"/>
                                  </w:tcPr>
                                  <w:p w14:paraId="45AA2271" w14:textId="77777777" w:rsidR="00A507D9" w:rsidRPr="003677BD" w:rsidRDefault="00A507D9" w:rsidP="00406DDE">
                                    <w:pPr>
                                      <w:ind w:left="113" w:right="113"/>
                                      <w:rPr>
                                        <w:b/>
                                        <w:bCs/>
                                        <w:sz w:val="12"/>
                                        <w:szCs w:val="12"/>
                                      </w:rPr>
                                    </w:pPr>
                                    <w:r w:rsidRPr="003677BD">
                                      <w:rPr>
                                        <w:b/>
                                        <w:bCs/>
                                        <w:sz w:val="12"/>
                                        <w:szCs w:val="12"/>
                                      </w:rPr>
                                      <w:t>Normalized</w:t>
                                    </w:r>
                                  </w:p>
                                  <w:p w14:paraId="2AF8315A" w14:textId="77777777" w:rsidR="00A507D9" w:rsidRPr="003677BD" w:rsidRDefault="00A507D9" w:rsidP="00406DDE">
                                    <w:pPr>
                                      <w:ind w:left="113" w:right="113"/>
                                      <w:rPr>
                                        <w:sz w:val="12"/>
                                        <w:szCs w:val="12"/>
                                      </w:rPr>
                                    </w:pPr>
                                    <w:r w:rsidRPr="003677BD">
                                      <w:rPr>
                                        <w:b/>
                                        <w:bCs/>
                                        <w:sz w:val="12"/>
                                        <w:szCs w:val="12"/>
                                      </w:rPr>
                                      <w:t>Ventricles</w:t>
                                    </w:r>
                                  </w:p>
                                </w:tc>
                              </w:tr>
                              <w:tr w:rsidR="00A329E9" w14:paraId="76C72956" w14:textId="77777777" w:rsidTr="00A329E9">
                                <w:trPr>
                                  <w:trHeight w:val="91"/>
                                </w:trPr>
                                <w:tc>
                                  <w:tcPr>
                                    <w:tcW w:w="444" w:type="dxa"/>
                                    <w:vAlign w:val="center"/>
                                  </w:tcPr>
                                  <w:p w14:paraId="639C1AC9" w14:textId="0B7FCC3E"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402" w:type="dxa"/>
                                    <w:vAlign w:val="center"/>
                                  </w:tcPr>
                                  <w:p w14:paraId="76BC812F" w14:textId="48EDF7FA"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375" w:type="dxa"/>
                                    <w:vAlign w:val="center"/>
                                  </w:tcPr>
                                  <w:p w14:paraId="38B4E50E" w14:textId="2EA78DC4"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03" w:type="dxa"/>
                                    <w:vAlign w:val="center"/>
                                  </w:tcPr>
                                  <w:p w14:paraId="0EC42307" w14:textId="45C6DE90" w:rsidR="00990716" w:rsidRPr="006C6D67" w:rsidRDefault="00990716" w:rsidP="00990716">
                                    <w:pPr>
                                      <w:rPr>
                                        <w:rFonts w:ascii="Segoe UI" w:hAnsi="Segoe UI" w:cs="Segoe UI"/>
                                        <w:sz w:val="14"/>
                                        <w:szCs w:val="14"/>
                                      </w:rPr>
                                    </w:pPr>
                                    <w:r>
                                      <w:rPr>
                                        <w:rFonts w:ascii="Segoe UI" w:hAnsi="Segoe UI" w:cs="Segoe UI"/>
                                        <w:color w:val="000000"/>
                                        <w:sz w:val="14"/>
                                        <w:szCs w:val="14"/>
                                      </w:rPr>
                                      <w:t>9</w:t>
                                    </w:r>
                                  </w:p>
                                </w:tc>
                                <w:tc>
                                  <w:tcPr>
                                    <w:tcW w:w="403" w:type="dxa"/>
                                    <w:vAlign w:val="center"/>
                                  </w:tcPr>
                                  <w:p w14:paraId="15808E53" w14:textId="5254526C"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528" w:type="dxa"/>
                                    <w:vAlign w:val="center"/>
                                  </w:tcPr>
                                  <w:p w14:paraId="7FE0C444" w14:textId="57F24317" w:rsidR="00990716" w:rsidRPr="006C6D67" w:rsidRDefault="00990716" w:rsidP="00990716">
                                    <w:pPr>
                                      <w:rPr>
                                        <w:rFonts w:ascii="Segoe UI" w:hAnsi="Segoe UI" w:cs="Segoe UI"/>
                                        <w:sz w:val="14"/>
                                        <w:szCs w:val="14"/>
                                      </w:rPr>
                                    </w:pPr>
                                    <w:r>
                                      <w:rPr>
                                        <w:rFonts w:ascii="Segoe UI" w:hAnsi="Segoe UI" w:cs="Segoe UI"/>
                                        <w:color w:val="000000"/>
                                        <w:sz w:val="14"/>
                                        <w:szCs w:val="14"/>
                                      </w:rPr>
                                      <w:t>41</w:t>
                                    </w:r>
                                  </w:p>
                                </w:tc>
                                <w:tc>
                                  <w:tcPr>
                                    <w:tcW w:w="375" w:type="dxa"/>
                                    <w:vAlign w:val="center"/>
                                  </w:tcPr>
                                  <w:p w14:paraId="6CD654CB" w14:textId="40B649AE"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06" w:type="dxa"/>
                                    <w:vAlign w:val="center"/>
                                  </w:tcPr>
                                  <w:p w14:paraId="757FE5C1" w14:textId="1B6A971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5" w:type="dxa"/>
                                    <w:vAlign w:val="center"/>
                                  </w:tcPr>
                                  <w:p w14:paraId="469E209D" w14:textId="62B2025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53" w:type="dxa"/>
                                    <w:vAlign w:val="center"/>
                                  </w:tcPr>
                                  <w:p w14:paraId="3B55F87C" w14:textId="4455223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8" w:type="dxa"/>
                                    <w:vAlign w:val="center"/>
                                  </w:tcPr>
                                  <w:p w14:paraId="6C2A7187" w14:textId="5B0A21A1" w:rsidR="00990716" w:rsidRPr="006C6D67" w:rsidRDefault="00990716" w:rsidP="00990716">
                                    <w:pPr>
                                      <w:rPr>
                                        <w:rFonts w:ascii="Segoe UI" w:hAnsi="Segoe UI" w:cs="Segoe UI"/>
                                        <w:sz w:val="14"/>
                                        <w:szCs w:val="14"/>
                                      </w:rPr>
                                    </w:pPr>
                                    <w:r>
                                      <w:rPr>
                                        <w:rFonts w:ascii="Segoe UI" w:hAnsi="Segoe UI" w:cs="Segoe UI"/>
                                        <w:color w:val="000000"/>
                                        <w:sz w:val="14"/>
                                        <w:szCs w:val="14"/>
                                      </w:rPr>
                                      <w:t>0.00487</w:t>
                                    </w:r>
                                  </w:p>
                                </w:tc>
                                <w:tc>
                                  <w:tcPr>
                                    <w:tcW w:w="780" w:type="dxa"/>
                                    <w:vAlign w:val="center"/>
                                  </w:tcPr>
                                  <w:p w14:paraId="335248FF" w14:textId="0BC9829A" w:rsidR="00990716" w:rsidRPr="006C6D67" w:rsidRDefault="00990716" w:rsidP="00990716">
                                    <w:pPr>
                                      <w:rPr>
                                        <w:rFonts w:ascii="Segoe UI" w:hAnsi="Segoe UI" w:cs="Segoe UI"/>
                                        <w:sz w:val="14"/>
                                        <w:szCs w:val="14"/>
                                      </w:rPr>
                                    </w:pPr>
                                    <w:r>
                                      <w:rPr>
                                        <w:rFonts w:ascii="Segoe UI" w:hAnsi="Segoe UI" w:cs="Segoe UI"/>
                                        <w:color w:val="000000"/>
                                        <w:sz w:val="14"/>
                                        <w:szCs w:val="14"/>
                                      </w:rPr>
                                      <w:t>0.021363</w:t>
                                    </w:r>
                                  </w:p>
                                </w:tc>
                              </w:tr>
                              <w:tr w:rsidR="00A329E9" w14:paraId="788A4CE7" w14:textId="77777777" w:rsidTr="00A329E9">
                                <w:trPr>
                                  <w:trHeight w:val="37"/>
                                </w:trPr>
                                <w:tc>
                                  <w:tcPr>
                                    <w:tcW w:w="444" w:type="dxa"/>
                                    <w:vAlign w:val="center"/>
                                  </w:tcPr>
                                  <w:p w14:paraId="5189CC1D" w14:textId="4A5EA356"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402" w:type="dxa"/>
                                    <w:vAlign w:val="center"/>
                                  </w:tcPr>
                                  <w:p w14:paraId="2E6868C0" w14:textId="27FC7A32"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5" w:type="dxa"/>
                                    <w:vAlign w:val="center"/>
                                  </w:tcPr>
                                  <w:p w14:paraId="76875D05" w14:textId="44DD9BE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42088FC3" w14:textId="7142407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5D800AEC" w14:textId="459F9A8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28" w:type="dxa"/>
                                    <w:vAlign w:val="center"/>
                                  </w:tcPr>
                                  <w:p w14:paraId="142FECD5" w14:textId="3637DE8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5" w:type="dxa"/>
                                    <w:vAlign w:val="center"/>
                                  </w:tcPr>
                                  <w:p w14:paraId="0D9D6CD7" w14:textId="4F2281FA"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06" w:type="dxa"/>
                                    <w:vAlign w:val="center"/>
                                  </w:tcPr>
                                  <w:p w14:paraId="6B653631" w14:textId="4D1D6F86"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5" w:type="dxa"/>
                                    <w:vAlign w:val="center"/>
                                  </w:tcPr>
                                  <w:p w14:paraId="24DCD796" w14:textId="744EBC6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53" w:type="dxa"/>
                                    <w:vAlign w:val="center"/>
                                  </w:tcPr>
                                  <w:p w14:paraId="47474A9E" w14:textId="579E1E1C"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8" w:type="dxa"/>
                                    <w:vAlign w:val="center"/>
                                  </w:tcPr>
                                  <w:p w14:paraId="150660EC" w14:textId="64012FD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80" w:type="dxa"/>
                                    <w:vAlign w:val="center"/>
                                  </w:tcPr>
                                  <w:p w14:paraId="30C10930" w14:textId="33C52E1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r w:rsidR="00A329E9" w14:paraId="20FF56CC" w14:textId="77777777" w:rsidTr="00A329E9">
                                <w:trPr>
                                  <w:trHeight w:val="37"/>
                                </w:trPr>
                                <w:tc>
                                  <w:tcPr>
                                    <w:tcW w:w="444" w:type="dxa"/>
                                    <w:vAlign w:val="center"/>
                                  </w:tcPr>
                                  <w:p w14:paraId="6CB52B48" w14:textId="1249AC6D"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402" w:type="dxa"/>
                                    <w:vAlign w:val="center"/>
                                  </w:tcPr>
                                  <w:p w14:paraId="7D4A629D" w14:textId="56EE6546"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375" w:type="dxa"/>
                                    <w:vAlign w:val="center"/>
                                  </w:tcPr>
                                  <w:p w14:paraId="29B60BCF" w14:textId="067C2DC5"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03" w:type="dxa"/>
                                    <w:vAlign w:val="center"/>
                                  </w:tcPr>
                                  <w:p w14:paraId="47EFD7E5" w14:textId="12CD819D" w:rsidR="00990716" w:rsidRPr="006C6D67" w:rsidRDefault="00990716" w:rsidP="00990716">
                                    <w:pPr>
                                      <w:rPr>
                                        <w:rFonts w:ascii="Segoe UI" w:hAnsi="Segoe UI" w:cs="Segoe UI"/>
                                        <w:sz w:val="14"/>
                                        <w:szCs w:val="14"/>
                                      </w:rPr>
                                    </w:pPr>
                                    <w:r>
                                      <w:rPr>
                                        <w:rFonts w:ascii="Segoe UI" w:hAnsi="Segoe UI" w:cs="Segoe UI"/>
                                        <w:color w:val="000000"/>
                                        <w:sz w:val="14"/>
                                        <w:szCs w:val="14"/>
                                      </w:rPr>
                                      <w:t>7</w:t>
                                    </w:r>
                                  </w:p>
                                </w:tc>
                                <w:tc>
                                  <w:tcPr>
                                    <w:tcW w:w="403" w:type="dxa"/>
                                    <w:vAlign w:val="center"/>
                                  </w:tcPr>
                                  <w:p w14:paraId="573A41E9" w14:textId="157C4BBC"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28" w:type="dxa"/>
                                    <w:vAlign w:val="center"/>
                                  </w:tcPr>
                                  <w:p w14:paraId="70FF59B0" w14:textId="22D98F2C" w:rsidR="00990716" w:rsidRPr="006C6D67" w:rsidRDefault="00990716" w:rsidP="00990716">
                                    <w:pPr>
                                      <w:rPr>
                                        <w:rFonts w:ascii="Segoe UI" w:hAnsi="Segoe UI" w:cs="Segoe UI"/>
                                        <w:sz w:val="14"/>
                                        <w:szCs w:val="14"/>
                                      </w:rPr>
                                    </w:pPr>
                                    <w:r>
                                      <w:rPr>
                                        <w:rFonts w:ascii="Segoe UI" w:hAnsi="Segoe UI" w:cs="Segoe UI"/>
                                        <w:color w:val="000000"/>
                                        <w:sz w:val="14"/>
                                        <w:szCs w:val="14"/>
                                      </w:rPr>
                                      <w:t>47</w:t>
                                    </w:r>
                                  </w:p>
                                </w:tc>
                                <w:tc>
                                  <w:tcPr>
                                    <w:tcW w:w="375" w:type="dxa"/>
                                    <w:vAlign w:val="center"/>
                                  </w:tcPr>
                                  <w:p w14:paraId="0F20B12C" w14:textId="7ABE0580"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06" w:type="dxa"/>
                                    <w:vAlign w:val="center"/>
                                  </w:tcPr>
                                  <w:p w14:paraId="74399EC0" w14:textId="214D259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5" w:type="dxa"/>
                                    <w:vAlign w:val="center"/>
                                  </w:tcPr>
                                  <w:p w14:paraId="618C2DAD" w14:textId="01BEF165" w:rsidR="00990716" w:rsidRPr="006C6D67" w:rsidRDefault="00990716" w:rsidP="00990716">
                                    <w:pPr>
                                      <w:rPr>
                                        <w:rFonts w:ascii="Segoe UI" w:hAnsi="Segoe UI" w:cs="Segoe UI"/>
                                        <w:sz w:val="14"/>
                                        <w:szCs w:val="14"/>
                                      </w:rPr>
                                    </w:pPr>
                                    <w:r>
                                      <w:rPr>
                                        <w:rFonts w:ascii="Segoe UI" w:hAnsi="Segoe UI" w:cs="Segoe UI"/>
                                        <w:color w:val="000000"/>
                                        <w:sz w:val="14"/>
                                        <w:szCs w:val="14"/>
                                      </w:rPr>
                                      <w:t>1.36208</w:t>
                                    </w:r>
                                  </w:p>
                                </w:tc>
                                <w:tc>
                                  <w:tcPr>
                                    <w:tcW w:w="553" w:type="dxa"/>
                                    <w:vAlign w:val="center"/>
                                  </w:tcPr>
                                  <w:p w14:paraId="59C11E7D" w14:textId="3967F5D8" w:rsidR="00990716" w:rsidRPr="006C6D67" w:rsidRDefault="00990716" w:rsidP="00990716">
                                    <w:pPr>
                                      <w:rPr>
                                        <w:rFonts w:ascii="Segoe UI" w:hAnsi="Segoe UI" w:cs="Segoe UI"/>
                                        <w:sz w:val="14"/>
                                        <w:szCs w:val="14"/>
                                      </w:rPr>
                                    </w:pPr>
                                    <w:r>
                                      <w:rPr>
                                        <w:rFonts w:ascii="Segoe UI" w:hAnsi="Segoe UI" w:cs="Segoe UI"/>
                                        <w:color w:val="000000"/>
                                        <w:sz w:val="14"/>
                                        <w:szCs w:val="14"/>
                                      </w:rPr>
                                      <w:t>716.7</w:t>
                                    </w:r>
                                  </w:p>
                                </w:tc>
                                <w:tc>
                                  <w:tcPr>
                                    <w:tcW w:w="708" w:type="dxa"/>
                                    <w:vAlign w:val="center"/>
                                  </w:tcPr>
                                  <w:p w14:paraId="60BB76AD" w14:textId="4B48808C" w:rsidR="00990716" w:rsidRPr="006C6D67" w:rsidRDefault="00990716" w:rsidP="00990716">
                                    <w:pPr>
                                      <w:rPr>
                                        <w:rFonts w:ascii="Segoe UI" w:hAnsi="Segoe UI" w:cs="Segoe UI"/>
                                        <w:sz w:val="14"/>
                                        <w:szCs w:val="14"/>
                                      </w:rPr>
                                    </w:pPr>
                                    <w:r>
                                      <w:rPr>
                                        <w:rFonts w:ascii="Segoe UI" w:hAnsi="Segoe UI" w:cs="Segoe UI"/>
                                        <w:color w:val="000000"/>
                                        <w:sz w:val="14"/>
                                        <w:szCs w:val="14"/>
                                      </w:rPr>
                                      <w:t>0.00484</w:t>
                                    </w:r>
                                  </w:p>
                                </w:tc>
                                <w:tc>
                                  <w:tcPr>
                                    <w:tcW w:w="780" w:type="dxa"/>
                                    <w:vAlign w:val="center"/>
                                  </w:tcPr>
                                  <w:p w14:paraId="12C4BFD0" w14:textId="1F86DAFE" w:rsidR="00990716" w:rsidRPr="006C6D67" w:rsidRDefault="00990716" w:rsidP="00990716">
                                    <w:pPr>
                                      <w:rPr>
                                        <w:rFonts w:ascii="Segoe UI" w:hAnsi="Segoe UI" w:cs="Segoe UI"/>
                                        <w:sz w:val="14"/>
                                        <w:szCs w:val="14"/>
                                      </w:rPr>
                                    </w:pPr>
                                    <w:r>
                                      <w:rPr>
                                        <w:rFonts w:ascii="Segoe UI" w:hAnsi="Segoe UI" w:cs="Segoe UI"/>
                                        <w:color w:val="000000"/>
                                        <w:sz w:val="14"/>
                                        <w:szCs w:val="14"/>
                                      </w:rPr>
                                      <w:t>0.022728</w:t>
                                    </w:r>
                                  </w:p>
                                </w:tc>
                              </w:tr>
                              <w:tr w:rsidR="00A329E9" w14:paraId="40B316E6" w14:textId="77777777" w:rsidTr="00A329E9">
                                <w:trPr>
                                  <w:trHeight w:val="37"/>
                                </w:trPr>
                                <w:tc>
                                  <w:tcPr>
                                    <w:tcW w:w="444" w:type="dxa"/>
                                    <w:vAlign w:val="center"/>
                                  </w:tcPr>
                                  <w:p w14:paraId="7EB1877A" w14:textId="7ED4F096"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402" w:type="dxa"/>
                                    <w:vAlign w:val="center"/>
                                  </w:tcPr>
                                  <w:p w14:paraId="7BA75C70" w14:textId="14F786E1"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375" w:type="dxa"/>
                                    <w:vAlign w:val="center"/>
                                  </w:tcPr>
                                  <w:p w14:paraId="5E921E1C" w14:textId="103660D5"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403" w:type="dxa"/>
                                    <w:vAlign w:val="center"/>
                                  </w:tcPr>
                                  <w:p w14:paraId="269A07E4" w14:textId="1AC159B7" w:rsidR="00990716" w:rsidRPr="006C6D67" w:rsidRDefault="00990716" w:rsidP="00990716">
                                    <w:pPr>
                                      <w:rPr>
                                        <w:rFonts w:ascii="Segoe UI" w:hAnsi="Segoe UI" w:cs="Segoe UI"/>
                                        <w:sz w:val="14"/>
                                        <w:szCs w:val="14"/>
                                      </w:rPr>
                                    </w:pPr>
                                    <w:r>
                                      <w:rPr>
                                        <w:rFonts w:ascii="Segoe UI" w:hAnsi="Segoe UI" w:cs="Segoe UI"/>
                                        <w:color w:val="000000"/>
                                        <w:sz w:val="14"/>
                                        <w:szCs w:val="14"/>
                                      </w:rPr>
                                      <w:t>11</w:t>
                                    </w:r>
                                  </w:p>
                                </w:tc>
                                <w:tc>
                                  <w:tcPr>
                                    <w:tcW w:w="403" w:type="dxa"/>
                                    <w:vAlign w:val="center"/>
                                  </w:tcPr>
                                  <w:p w14:paraId="7E2D88FF" w14:textId="15726636"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28" w:type="dxa"/>
                                    <w:vAlign w:val="center"/>
                                  </w:tcPr>
                                  <w:p w14:paraId="33ED904E" w14:textId="716C9685" w:rsidR="00990716" w:rsidRPr="006C6D67" w:rsidRDefault="00990716" w:rsidP="00990716">
                                    <w:pPr>
                                      <w:rPr>
                                        <w:rFonts w:ascii="Segoe UI" w:hAnsi="Segoe UI" w:cs="Segoe UI"/>
                                        <w:sz w:val="14"/>
                                        <w:szCs w:val="14"/>
                                      </w:rPr>
                                    </w:pPr>
                                    <w:r>
                                      <w:rPr>
                                        <w:rFonts w:ascii="Segoe UI" w:hAnsi="Segoe UI" w:cs="Segoe UI"/>
                                        <w:color w:val="000000"/>
                                        <w:sz w:val="14"/>
                                        <w:szCs w:val="14"/>
                                      </w:rPr>
                                      <w:t>38</w:t>
                                    </w:r>
                                  </w:p>
                                </w:tc>
                                <w:tc>
                                  <w:tcPr>
                                    <w:tcW w:w="375" w:type="dxa"/>
                                    <w:vAlign w:val="center"/>
                                  </w:tcPr>
                                  <w:p w14:paraId="3BC5C8F1" w14:textId="7CAA3937"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06" w:type="dxa"/>
                                    <w:vAlign w:val="center"/>
                                  </w:tcPr>
                                  <w:p w14:paraId="2DBA9FC4" w14:textId="2CA1707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5" w:type="dxa"/>
                                    <w:vAlign w:val="center"/>
                                  </w:tcPr>
                                  <w:p w14:paraId="6B8FF05A" w14:textId="79E06989"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53" w:type="dxa"/>
                                    <w:vAlign w:val="center"/>
                                  </w:tcPr>
                                  <w:p w14:paraId="0C0497D9" w14:textId="240DD63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8" w:type="dxa"/>
                                    <w:vAlign w:val="center"/>
                                  </w:tcPr>
                                  <w:p w14:paraId="274209B8" w14:textId="332602BC"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80" w:type="dxa"/>
                                    <w:vAlign w:val="center"/>
                                  </w:tcPr>
                                  <w:p w14:paraId="2B7B9FED" w14:textId="44154892"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bl>
                            <w:p w14:paraId="31823A31" w14:textId="77777777" w:rsidR="00A507D9" w:rsidRDefault="00A507D9" w:rsidP="00A507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FECC05" id="_x0000_s1074" style="position:absolute;margin-left:1pt;margin-top:18.6pt;width:506.95pt;height:102.6pt;z-index:251872256"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">
                <v:shape id="Text Box 67" o:spid="_x0000_s1075"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" fillcolor="white [3201]" strokeweight=".5pt">
                  <v:textbox>
                    <w:txbxContent>
                      <w:p w14:paraId="6DA223B2" w14:textId="2A471E1A" w:rsidR="00A507D9" w:rsidRDefault="0041409E" w:rsidP="00A507D9">
                        <w:r>
                          <w:rPr>
                            <w:b/>
                            <w:bCs/>
                            <w:noProof/>
                            <w:sz w:val="20"/>
                            <w:szCs w:val="20"/>
                          </w:rPr>
                          <w:drawing>
                            <wp:inline distT="0" distB="0" distL="0" distR="0" wp14:anchorId="1C695622" wp14:editId="1DF1F32F">
                              <wp:extent cx="1994535" cy="1153962"/>
                              <wp:effectExtent l="19050" t="19050" r="24765" b="27305"/>
                              <wp:docPr id="125033554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05562" cy="1160342"/>
                                      </a:xfrm>
                                      <a:prstGeom prst="rect">
                                        <a:avLst/>
                                      </a:prstGeom>
                                      <a:noFill/>
                                      <a:ln>
                                        <a:solidFill>
                                          <a:schemeClr val="accent1"/>
                                        </a:solidFill>
                                      </a:ln>
                                    </pic:spPr>
                                  </pic:pic>
                                </a:graphicData>
                              </a:graphic>
                            </wp:inline>
                          </w:drawing>
                        </w:r>
                      </w:p>
                    </w:txbxContent>
                  </v:textbox>
                </v:shape>
                <v:shape id="Text Box 65" o:spid="_x0000_s1076" type="#_x0000_t202" style="position:absolute;left:20405;top:47;width:38326;height:12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" fillcolor="white [3201]" stroked="f" strokeweight=".5pt">
                  <v:textbox>
                    <w:txbxContent>
                      <w:tbl>
                        <w:tblPr>
                          <w:tblStyle w:val="TableGrid"/>
                          <w:tblW w:w="6182" w:type="dxa"/>
                          <w:tblInd w:w="-5" w:type="dxa"/>
                          <w:tblLook w:val="04A0" w:firstRow="1" w:lastRow="0" w:firstColumn="1" w:lastColumn="0" w:noHBand="0" w:noVBand="1"/>
                        </w:tblPr>
                        <w:tblGrid>
                          <w:gridCol w:w="444"/>
                          <w:gridCol w:w="402"/>
                          <w:gridCol w:w="375"/>
                          <w:gridCol w:w="403"/>
                          <w:gridCol w:w="403"/>
                          <w:gridCol w:w="528"/>
                          <w:gridCol w:w="375"/>
                          <w:gridCol w:w="506"/>
                          <w:gridCol w:w="705"/>
                          <w:gridCol w:w="553"/>
                          <w:gridCol w:w="708"/>
                          <w:gridCol w:w="780"/>
                        </w:tblGrid>
                        <w:tr w:rsidR="00A329E9" w14:paraId="0E8A1D8B" w14:textId="77777777" w:rsidTr="00A329E9">
                          <w:trPr>
                            <w:cantSplit/>
                            <w:trHeight w:val="1080"/>
                          </w:trPr>
                          <w:tc>
                            <w:tcPr>
                              <w:tcW w:w="444" w:type="dxa"/>
                              <w:textDirection w:val="btLr"/>
                            </w:tcPr>
                            <w:p w14:paraId="67716859" w14:textId="77777777" w:rsidR="00A507D9" w:rsidRPr="003677BD" w:rsidRDefault="00A507D9" w:rsidP="00406DDE">
                              <w:pPr>
                                <w:ind w:left="113" w:right="113"/>
                                <w:rPr>
                                  <w:sz w:val="12"/>
                                  <w:szCs w:val="12"/>
                                </w:rPr>
                              </w:pPr>
                              <w:r w:rsidRPr="003677BD">
                                <w:rPr>
                                  <w:b/>
                                  <w:bCs/>
                                  <w:sz w:val="12"/>
                                  <w:szCs w:val="12"/>
                                </w:rPr>
                                <w:t>Timepoint</w:t>
                              </w:r>
                            </w:p>
                          </w:tc>
                          <w:tc>
                            <w:tcPr>
                              <w:tcW w:w="402" w:type="dxa"/>
                              <w:textDirection w:val="btLr"/>
                            </w:tcPr>
                            <w:p w14:paraId="04BD13E6" w14:textId="77777777" w:rsidR="00A507D9" w:rsidRPr="003677BD" w:rsidRDefault="00A507D9" w:rsidP="00406DDE">
                              <w:pPr>
                                <w:ind w:left="113" w:right="113"/>
                                <w:rPr>
                                  <w:sz w:val="12"/>
                                  <w:szCs w:val="12"/>
                                </w:rPr>
                              </w:pPr>
                              <w:r w:rsidRPr="003677BD">
                                <w:rPr>
                                  <w:b/>
                                  <w:bCs/>
                                  <w:sz w:val="12"/>
                                  <w:szCs w:val="12"/>
                                </w:rPr>
                                <w:t>MMSE</w:t>
                              </w:r>
                            </w:p>
                          </w:tc>
                          <w:tc>
                            <w:tcPr>
                              <w:tcW w:w="375" w:type="dxa"/>
                              <w:textDirection w:val="btLr"/>
                            </w:tcPr>
                            <w:p w14:paraId="64B111CE" w14:textId="77777777" w:rsidR="00A507D9" w:rsidRPr="003677BD" w:rsidRDefault="00A507D9" w:rsidP="00406DDE">
                              <w:pPr>
                                <w:ind w:left="113" w:right="113"/>
                                <w:rPr>
                                  <w:sz w:val="12"/>
                                  <w:szCs w:val="12"/>
                                </w:rPr>
                              </w:pPr>
                              <w:r w:rsidRPr="003677BD">
                                <w:rPr>
                                  <w:b/>
                                  <w:bCs/>
                                  <w:sz w:val="12"/>
                                  <w:szCs w:val="12"/>
                                </w:rPr>
                                <w:t>CDRSB</w:t>
                              </w:r>
                            </w:p>
                          </w:tc>
                          <w:tc>
                            <w:tcPr>
                              <w:tcW w:w="403" w:type="dxa"/>
                              <w:textDirection w:val="btLr"/>
                            </w:tcPr>
                            <w:p w14:paraId="7804EEF7" w14:textId="77777777" w:rsidR="00A507D9" w:rsidRPr="003677BD" w:rsidRDefault="00A507D9" w:rsidP="00406DDE">
                              <w:pPr>
                                <w:ind w:left="113" w:right="113"/>
                                <w:rPr>
                                  <w:sz w:val="12"/>
                                  <w:szCs w:val="12"/>
                                </w:rPr>
                              </w:pPr>
                              <w:r w:rsidRPr="003677BD">
                                <w:rPr>
                                  <w:b/>
                                  <w:bCs/>
                                  <w:sz w:val="12"/>
                                  <w:szCs w:val="12"/>
                                </w:rPr>
                                <w:t>ADAS13</w:t>
                              </w:r>
                            </w:p>
                          </w:tc>
                          <w:tc>
                            <w:tcPr>
                              <w:tcW w:w="403" w:type="dxa"/>
                              <w:textDirection w:val="btLr"/>
                            </w:tcPr>
                            <w:p w14:paraId="70505F7B" w14:textId="77777777" w:rsidR="00A507D9" w:rsidRPr="003677BD" w:rsidRDefault="00A507D9" w:rsidP="00406DDE">
                              <w:pPr>
                                <w:ind w:left="113" w:right="113"/>
                                <w:rPr>
                                  <w:sz w:val="12"/>
                                  <w:szCs w:val="12"/>
                                </w:rPr>
                              </w:pPr>
                              <w:r w:rsidRPr="003677BD">
                                <w:rPr>
                                  <w:b/>
                                  <w:bCs/>
                                  <w:sz w:val="12"/>
                                  <w:szCs w:val="12"/>
                                </w:rPr>
                                <w:t>FAQ</w:t>
                              </w:r>
                            </w:p>
                          </w:tc>
                          <w:tc>
                            <w:tcPr>
                              <w:tcW w:w="528" w:type="dxa"/>
                              <w:textDirection w:val="btLr"/>
                            </w:tcPr>
                            <w:p w14:paraId="566BE54C" w14:textId="77777777" w:rsidR="00A507D9" w:rsidRPr="003677BD" w:rsidRDefault="00A507D9" w:rsidP="00406DDE">
                              <w:pPr>
                                <w:ind w:left="113" w:right="113"/>
                                <w:rPr>
                                  <w:b/>
                                  <w:bCs/>
                                  <w:sz w:val="12"/>
                                  <w:szCs w:val="12"/>
                                </w:rPr>
                              </w:pPr>
                              <w:r w:rsidRPr="003677BD">
                                <w:rPr>
                                  <w:b/>
                                  <w:bCs/>
                                  <w:sz w:val="12"/>
                                  <w:szCs w:val="12"/>
                                </w:rPr>
                                <w:t>RAVLT</w:t>
                              </w:r>
                            </w:p>
                            <w:p w14:paraId="044878F1" w14:textId="77777777" w:rsidR="00A507D9" w:rsidRPr="003677BD" w:rsidRDefault="00A507D9" w:rsidP="00406DDE">
                              <w:pPr>
                                <w:ind w:left="113" w:right="113"/>
                                <w:rPr>
                                  <w:sz w:val="12"/>
                                  <w:szCs w:val="12"/>
                                </w:rPr>
                              </w:pPr>
                              <w:r w:rsidRPr="003677BD">
                                <w:rPr>
                                  <w:b/>
                                  <w:bCs/>
                                  <w:sz w:val="12"/>
                                  <w:szCs w:val="12"/>
                                </w:rPr>
                                <w:t>Immediate</w:t>
                              </w:r>
                            </w:p>
                          </w:tc>
                          <w:tc>
                            <w:tcPr>
                              <w:tcW w:w="375" w:type="dxa"/>
                              <w:textDirection w:val="btLr"/>
                            </w:tcPr>
                            <w:p w14:paraId="6B547157" w14:textId="77777777" w:rsidR="00A507D9" w:rsidRPr="003677BD" w:rsidRDefault="00A507D9" w:rsidP="00406DDE">
                              <w:pPr>
                                <w:ind w:left="113" w:right="113"/>
                                <w:rPr>
                                  <w:sz w:val="12"/>
                                  <w:szCs w:val="12"/>
                                </w:rPr>
                              </w:pPr>
                              <w:r w:rsidRPr="003677BD">
                                <w:rPr>
                                  <w:b/>
                                  <w:bCs/>
                                  <w:sz w:val="12"/>
                                  <w:szCs w:val="12"/>
                                </w:rPr>
                                <w:t>APOE4</w:t>
                              </w:r>
                            </w:p>
                          </w:tc>
                          <w:tc>
                            <w:tcPr>
                              <w:tcW w:w="506" w:type="dxa"/>
                              <w:textDirection w:val="btLr"/>
                            </w:tcPr>
                            <w:p w14:paraId="218D14DD" w14:textId="77777777" w:rsidR="00A507D9" w:rsidRPr="003677BD" w:rsidRDefault="00A507D9" w:rsidP="00406DDE">
                              <w:pPr>
                                <w:ind w:left="113" w:right="113"/>
                                <w:rPr>
                                  <w:sz w:val="12"/>
                                  <w:szCs w:val="12"/>
                                </w:rPr>
                              </w:pPr>
                              <w:r w:rsidRPr="003677BD">
                                <w:rPr>
                                  <w:b/>
                                  <w:bCs/>
                                  <w:sz w:val="12"/>
                                  <w:szCs w:val="12"/>
                                </w:rPr>
                                <w:t>FDG</w:t>
                              </w:r>
                            </w:p>
                          </w:tc>
                          <w:tc>
                            <w:tcPr>
                              <w:tcW w:w="705" w:type="dxa"/>
                              <w:textDirection w:val="btLr"/>
                            </w:tcPr>
                            <w:p w14:paraId="3C66184F" w14:textId="77777777" w:rsidR="00A507D9" w:rsidRPr="003677BD" w:rsidRDefault="00A507D9" w:rsidP="00406DDE">
                              <w:pPr>
                                <w:ind w:left="113" w:right="113"/>
                                <w:rPr>
                                  <w:sz w:val="12"/>
                                  <w:szCs w:val="12"/>
                                </w:rPr>
                              </w:pPr>
                              <w:r w:rsidRPr="003677BD">
                                <w:rPr>
                                  <w:b/>
                                  <w:bCs/>
                                  <w:sz w:val="12"/>
                                  <w:szCs w:val="12"/>
                                </w:rPr>
                                <w:t>AV45</w:t>
                              </w:r>
                            </w:p>
                          </w:tc>
                          <w:tc>
                            <w:tcPr>
                              <w:tcW w:w="553" w:type="dxa"/>
                              <w:textDirection w:val="btLr"/>
                            </w:tcPr>
                            <w:p w14:paraId="33BF671E" w14:textId="77777777" w:rsidR="00A507D9" w:rsidRPr="003677BD" w:rsidRDefault="00A507D9" w:rsidP="00406DDE">
                              <w:pPr>
                                <w:ind w:left="113" w:right="113"/>
                                <w:rPr>
                                  <w:sz w:val="12"/>
                                  <w:szCs w:val="12"/>
                                </w:rPr>
                              </w:pPr>
                              <w:r w:rsidRPr="003677BD">
                                <w:rPr>
                                  <w:b/>
                                  <w:bCs/>
                                  <w:sz w:val="12"/>
                                  <w:szCs w:val="12"/>
                                </w:rPr>
                                <w:t>ABETA</w:t>
                              </w:r>
                            </w:p>
                          </w:tc>
                          <w:tc>
                            <w:tcPr>
                              <w:tcW w:w="708" w:type="dxa"/>
                              <w:textDirection w:val="btLr"/>
                            </w:tcPr>
                            <w:p w14:paraId="50E3AA43" w14:textId="77777777" w:rsidR="00A507D9" w:rsidRPr="003677BD" w:rsidRDefault="00A507D9" w:rsidP="00406DDE">
                              <w:pPr>
                                <w:ind w:left="113" w:right="113"/>
                                <w:rPr>
                                  <w:b/>
                                  <w:bCs/>
                                  <w:sz w:val="12"/>
                                  <w:szCs w:val="12"/>
                                </w:rPr>
                              </w:pPr>
                              <w:r w:rsidRPr="003677BD">
                                <w:rPr>
                                  <w:b/>
                                  <w:bCs/>
                                  <w:sz w:val="12"/>
                                  <w:szCs w:val="12"/>
                                </w:rPr>
                                <w:t>Normalized</w:t>
                              </w:r>
                            </w:p>
                            <w:p w14:paraId="4907A74D" w14:textId="77777777" w:rsidR="00A507D9" w:rsidRPr="003677BD" w:rsidRDefault="00A507D9" w:rsidP="00406DDE">
                              <w:pPr>
                                <w:ind w:left="113" w:right="113"/>
                                <w:rPr>
                                  <w:sz w:val="12"/>
                                  <w:szCs w:val="12"/>
                                </w:rPr>
                              </w:pPr>
                              <w:r w:rsidRPr="003677BD">
                                <w:rPr>
                                  <w:b/>
                                  <w:bCs/>
                                  <w:sz w:val="12"/>
                                  <w:szCs w:val="12"/>
                                </w:rPr>
                                <w:t>Hippocampus</w:t>
                              </w:r>
                            </w:p>
                          </w:tc>
                          <w:tc>
                            <w:tcPr>
                              <w:tcW w:w="780" w:type="dxa"/>
                              <w:textDirection w:val="btLr"/>
                            </w:tcPr>
                            <w:p w14:paraId="45AA2271" w14:textId="77777777" w:rsidR="00A507D9" w:rsidRPr="003677BD" w:rsidRDefault="00A507D9" w:rsidP="00406DDE">
                              <w:pPr>
                                <w:ind w:left="113" w:right="113"/>
                                <w:rPr>
                                  <w:b/>
                                  <w:bCs/>
                                  <w:sz w:val="12"/>
                                  <w:szCs w:val="12"/>
                                </w:rPr>
                              </w:pPr>
                              <w:r w:rsidRPr="003677BD">
                                <w:rPr>
                                  <w:b/>
                                  <w:bCs/>
                                  <w:sz w:val="12"/>
                                  <w:szCs w:val="12"/>
                                </w:rPr>
                                <w:t>Normalized</w:t>
                              </w:r>
                            </w:p>
                            <w:p w14:paraId="2AF8315A" w14:textId="77777777" w:rsidR="00A507D9" w:rsidRPr="003677BD" w:rsidRDefault="00A507D9" w:rsidP="00406DDE">
                              <w:pPr>
                                <w:ind w:left="113" w:right="113"/>
                                <w:rPr>
                                  <w:sz w:val="12"/>
                                  <w:szCs w:val="12"/>
                                </w:rPr>
                              </w:pPr>
                              <w:r w:rsidRPr="003677BD">
                                <w:rPr>
                                  <w:b/>
                                  <w:bCs/>
                                  <w:sz w:val="12"/>
                                  <w:szCs w:val="12"/>
                                </w:rPr>
                                <w:t>Ventricles</w:t>
                              </w:r>
                            </w:p>
                          </w:tc>
                        </w:tr>
                        <w:tr w:rsidR="00A329E9" w14:paraId="76C72956" w14:textId="77777777" w:rsidTr="00A329E9">
                          <w:trPr>
                            <w:trHeight w:val="91"/>
                          </w:trPr>
                          <w:tc>
                            <w:tcPr>
                              <w:tcW w:w="444" w:type="dxa"/>
                              <w:vAlign w:val="center"/>
                            </w:tcPr>
                            <w:p w14:paraId="639C1AC9" w14:textId="0B7FCC3E" w:rsidR="00990716" w:rsidRPr="006C6D67" w:rsidRDefault="00990716" w:rsidP="00990716">
                              <w:pPr>
                                <w:rPr>
                                  <w:rFonts w:ascii="Segoe UI" w:hAnsi="Segoe UI" w:cs="Segoe UI"/>
                                  <w:sz w:val="14"/>
                                  <w:szCs w:val="14"/>
                                </w:rPr>
                              </w:pPr>
                              <w:r>
                                <w:rPr>
                                  <w:rFonts w:ascii="Segoe UI" w:hAnsi="Segoe UI" w:cs="Segoe UI"/>
                                  <w:color w:val="000000"/>
                                  <w:sz w:val="14"/>
                                  <w:szCs w:val="14"/>
                                </w:rPr>
                                <w:t>T0</w:t>
                              </w:r>
                            </w:p>
                          </w:tc>
                          <w:tc>
                            <w:tcPr>
                              <w:tcW w:w="402" w:type="dxa"/>
                              <w:vAlign w:val="center"/>
                            </w:tcPr>
                            <w:p w14:paraId="76BC812F" w14:textId="48EDF7FA"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375" w:type="dxa"/>
                              <w:vAlign w:val="center"/>
                            </w:tcPr>
                            <w:p w14:paraId="38B4E50E" w14:textId="2EA78DC4"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03" w:type="dxa"/>
                              <w:vAlign w:val="center"/>
                            </w:tcPr>
                            <w:p w14:paraId="0EC42307" w14:textId="45C6DE90" w:rsidR="00990716" w:rsidRPr="006C6D67" w:rsidRDefault="00990716" w:rsidP="00990716">
                              <w:pPr>
                                <w:rPr>
                                  <w:rFonts w:ascii="Segoe UI" w:hAnsi="Segoe UI" w:cs="Segoe UI"/>
                                  <w:sz w:val="14"/>
                                  <w:szCs w:val="14"/>
                                </w:rPr>
                              </w:pPr>
                              <w:r>
                                <w:rPr>
                                  <w:rFonts w:ascii="Segoe UI" w:hAnsi="Segoe UI" w:cs="Segoe UI"/>
                                  <w:color w:val="000000"/>
                                  <w:sz w:val="14"/>
                                  <w:szCs w:val="14"/>
                                </w:rPr>
                                <w:t>9</w:t>
                              </w:r>
                            </w:p>
                          </w:tc>
                          <w:tc>
                            <w:tcPr>
                              <w:tcW w:w="403" w:type="dxa"/>
                              <w:vAlign w:val="center"/>
                            </w:tcPr>
                            <w:p w14:paraId="15808E53" w14:textId="5254526C" w:rsidR="00990716" w:rsidRPr="006C6D67" w:rsidRDefault="00990716" w:rsidP="00990716">
                              <w:pPr>
                                <w:rPr>
                                  <w:rFonts w:ascii="Segoe UI" w:hAnsi="Segoe UI" w:cs="Segoe UI"/>
                                  <w:sz w:val="14"/>
                                  <w:szCs w:val="14"/>
                                </w:rPr>
                              </w:pPr>
                              <w:r>
                                <w:rPr>
                                  <w:rFonts w:ascii="Segoe UI" w:hAnsi="Segoe UI" w:cs="Segoe UI"/>
                                  <w:color w:val="000000"/>
                                  <w:sz w:val="14"/>
                                  <w:szCs w:val="14"/>
                                </w:rPr>
                                <w:t>1</w:t>
                              </w:r>
                            </w:p>
                          </w:tc>
                          <w:tc>
                            <w:tcPr>
                              <w:tcW w:w="528" w:type="dxa"/>
                              <w:vAlign w:val="center"/>
                            </w:tcPr>
                            <w:p w14:paraId="7FE0C444" w14:textId="57F24317" w:rsidR="00990716" w:rsidRPr="006C6D67" w:rsidRDefault="00990716" w:rsidP="00990716">
                              <w:pPr>
                                <w:rPr>
                                  <w:rFonts w:ascii="Segoe UI" w:hAnsi="Segoe UI" w:cs="Segoe UI"/>
                                  <w:sz w:val="14"/>
                                  <w:szCs w:val="14"/>
                                </w:rPr>
                              </w:pPr>
                              <w:r>
                                <w:rPr>
                                  <w:rFonts w:ascii="Segoe UI" w:hAnsi="Segoe UI" w:cs="Segoe UI"/>
                                  <w:color w:val="000000"/>
                                  <w:sz w:val="14"/>
                                  <w:szCs w:val="14"/>
                                </w:rPr>
                                <w:t>41</w:t>
                              </w:r>
                            </w:p>
                          </w:tc>
                          <w:tc>
                            <w:tcPr>
                              <w:tcW w:w="375" w:type="dxa"/>
                              <w:vAlign w:val="center"/>
                            </w:tcPr>
                            <w:p w14:paraId="6CD654CB" w14:textId="40B649AE"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06" w:type="dxa"/>
                              <w:vAlign w:val="center"/>
                            </w:tcPr>
                            <w:p w14:paraId="757FE5C1" w14:textId="1B6A971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5" w:type="dxa"/>
                              <w:vAlign w:val="center"/>
                            </w:tcPr>
                            <w:p w14:paraId="469E209D" w14:textId="62B2025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53" w:type="dxa"/>
                              <w:vAlign w:val="center"/>
                            </w:tcPr>
                            <w:p w14:paraId="3B55F87C" w14:textId="44552233"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8" w:type="dxa"/>
                              <w:vAlign w:val="center"/>
                            </w:tcPr>
                            <w:p w14:paraId="6C2A7187" w14:textId="5B0A21A1" w:rsidR="00990716" w:rsidRPr="006C6D67" w:rsidRDefault="00990716" w:rsidP="00990716">
                              <w:pPr>
                                <w:rPr>
                                  <w:rFonts w:ascii="Segoe UI" w:hAnsi="Segoe UI" w:cs="Segoe UI"/>
                                  <w:sz w:val="14"/>
                                  <w:szCs w:val="14"/>
                                </w:rPr>
                              </w:pPr>
                              <w:r>
                                <w:rPr>
                                  <w:rFonts w:ascii="Segoe UI" w:hAnsi="Segoe UI" w:cs="Segoe UI"/>
                                  <w:color w:val="000000"/>
                                  <w:sz w:val="14"/>
                                  <w:szCs w:val="14"/>
                                </w:rPr>
                                <w:t>0.00487</w:t>
                              </w:r>
                            </w:p>
                          </w:tc>
                          <w:tc>
                            <w:tcPr>
                              <w:tcW w:w="780" w:type="dxa"/>
                              <w:vAlign w:val="center"/>
                            </w:tcPr>
                            <w:p w14:paraId="335248FF" w14:textId="0BC9829A" w:rsidR="00990716" w:rsidRPr="006C6D67" w:rsidRDefault="00990716" w:rsidP="00990716">
                              <w:pPr>
                                <w:rPr>
                                  <w:rFonts w:ascii="Segoe UI" w:hAnsi="Segoe UI" w:cs="Segoe UI"/>
                                  <w:sz w:val="14"/>
                                  <w:szCs w:val="14"/>
                                </w:rPr>
                              </w:pPr>
                              <w:r>
                                <w:rPr>
                                  <w:rFonts w:ascii="Segoe UI" w:hAnsi="Segoe UI" w:cs="Segoe UI"/>
                                  <w:color w:val="000000"/>
                                  <w:sz w:val="14"/>
                                  <w:szCs w:val="14"/>
                                </w:rPr>
                                <w:t>0.021363</w:t>
                              </w:r>
                            </w:p>
                          </w:tc>
                        </w:tr>
                        <w:tr w:rsidR="00A329E9" w14:paraId="788A4CE7" w14:textId="77777777" w:rsidTr="00A329E9">
                          <w:trPr>
                            <w:trHeight w:val="37"/>
                          </w:trPr>
                          <w:tc>
                            <w:tcPr>
                              <w:tcW w:w="444" w:type="dxa"/>
                              <w:vAlign w:val="center"/>
                            </w:tcPr>
                            <w:p w14:paraId="5189CC1D" w14:textId="4A5EA356" w:rsidR="00990716" w:rsidRPr="006C6D67" w:rsidRDefault="00990716" w:rsidP="00990716">
                              <w:pPr>
                                <w:rPr>
                                  <w:rFonts w:ascii="Segoe UI" w:hAnsi="Segoe UI" w:cs="Segoe UI"/>
                                  <w:sz w:val="14"/>
                                  <w:szCs w:val="14"/>
                                </w:rPr>
                              </w:pPr>
                              <w:r>
                                <w:rPr>
                                  <w:rFonts w:ascii="Segoe UI" w:hAnsi="Segoe UI" w:cs="Segoe UI"/>
                                  <w:color w:val="000000"/>
                                  <w:sz w:val="14"/>
                                  <w:szCs w:val="14"/>
                                </w:rPr>
                                <w:t>T6</w:t>
                              </w:r>
                            </w:p>
                          </w:tc>
                          <w:tc>
                            <w:tcPr>
                              <w:tcW w:w="402" w:type="dxa"/>
                              <w:vAlign w:val="center"/>
                            </w:tcPr>
                            <w:p w14:paraId="2E6868C0" w14:textId="27FC7A32"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5" w:type="dxa"/>
                              <w:vAlign w:val="center"/>
                            </w:tcPr>
                            <w:p w14:paraId="76875D05" w14:textId="44DD9BE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42088FC3" w14:textId="7142407E"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403" w:type="dxa"/>
                              <w:vAlign w:val="center"/>
                            </w:tcPr>
                            <w:p w14:paraId="5D800AEC" w14:textId="459F9A8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28" w:type="dxa"/>
                              <w:vAlign w:val="center"/>
                            </w:tcPr>
                            <w:p w14:paraId="142FECD5" w14:textId="3637DE87"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375" w:type="dxa"/>
                              <w:vAlign w:val="center"/>
                            </w:tcPr>
                            <w:p w14:paraId="0D9D6CD7" w14:textId="4F2281FA"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06" w:type="dxa"/>
                              <w:vAlign w:val="center"/>
                            </w:tcPr>
                            <w:p w14:paraId="6B653631" w14:textId="4D1D6F86"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5" w:type="dxa"/>
                              <w:vAlign w:val="center"/>
                            </w:tcPr>
                            <w:p w14:paraId="24DCD796" w14:textId="744EBC6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53" w:type="dxa"/>
                              <w:vAlign w:val="center"/>
                            </w:tcPr>
                            <w:p w14:paraId="47474A9E" w14:textId="579E1E1C"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8" w:type="dxa"/>
                              <w:vAlign w:val="center"/>
                            </w:tcPr>
                            <w:p w14:paraId="150660EC" w14:textId="64012FDA"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80" w:type="dxa"/>
                              <w:vAlign w:val="center"/>
                            </w:tcPr>
                            <w:p w14:paraId="30C10930" w14:textId="33C52E1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r w:rsidR="00A329E9" w14:paraId="20FF56CC" w14:textId="77777777" w:rsidTr="00A329E9">
                          <w:trPr>
                            <w:trHeight w:val="37"/>
                          </w:trPr>
                          <w:tc>
                            <w:tcPr>
                              <w:tcW w:w="444" w:type="dxa"/>
                              <w:vAlign w:val="center"/>
                            </w:tcPr>
                            <w:p w14:paraId="6CB52B48" w14:textId="1249AC6D" w:rsidR="00990716" w:rsidRPr="006C6D67" w:rsidRDefault="00990716" w:rsidP="00990716">
                              <w:pPr>
                                <w:rPr>
                                  <w:rFonts w:ascii="Segoe UI" w:hAnsi="Segoe UI" w:cs="Segoe UI"/>
                                  <w:sz w:val="14"/>
                                  <w:szCs w:val="14"/>
                                </w:rPr>
                              </w:pPr>
                              <w:r>
                                <w:rPr>
                                  <w:rFonts w:ascii="Segoe UI" w:hAnsi="Segoe UI" w:cs="Segoe UI"/>
                                  <w:color w:val="000000"/>
                                  <w:sz w:val="14"/>
                                  <w:szCs w:val="14"/>
                                </w:rPr>
                                <w:t>T12</w:t>
                              </w:r>
                            </w:p>
                          </w:tc>
                          <w:tc>
                            <w:tcPr>
                              <w:tcW w:w="402" w:type="dxa"/>
                              <w:vAlign w:val="center"/>
                            </w:tcPr>
                            <w:p w14:paraId="7D4A629D" w14:textId="56EE6546"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375" w:type="dxa"/>
                              <w:vAlign w:val="center"/>
                            </w:tcPr>
                            <w:p w14:paraId="29B60BCF" w14:textId="067C2DC5"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403" w:type="dxa"/>
                              <w:vAlign w:val="center"/>
                            </w:tcPr>
                            <w:p w14:paraId="47EFD7E5" w14:textId="12CD819D" w:rsidR="00990716" w:rsidRPr="006C6D67" w:rsidRDefault="00990716" w:rsidP="00990716">
                              <w:pPr>
                                <w:rPr>
                                  <w:rFonts w:ascii="Segoe UI" w:hAnsi="Segoe UI" w:cs="Segoe UI"/>
                                  <w:sz w:val="14"/>
                                  <w:szCs w:val="14"/>
                                </w:rPr>
                              </w:pPr>
                              <w:r>
                                <w:rPr>
                                  <w:rFonts w:ascii="Segoe UI" w:hAnsi="Segoe UI" w:cs="Segoe UI"/>
                                  <w:color w:val="000000"/>
                                  <w:sz w:val="14"/>
                                  <w:szCs w:val="14"/>
                                </w:rPr>
                                <w:t>7</w:t>
                              </w:r>
                            </w:p>
                          </w:tc>
                          <w:tc>
                            <w:tcPr>
                              <w:tcW w:w="403" w:type="dxa"/>
                              <w:vAlign w:val="center"/>
                            </w:tcPr>
                            <w:p w14:paraId="573A41E9" w14:textId="157C4BBC"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28" w:type="dxa"/>
                              <w:vAlign w:val="center"/>
                            </w:tcPr>
                            <w:p w14:paraId="70FF59B0" w14:textId="22D98F2C" w:rsidR="00990716" w:rsidRPr="006C6D67" w:rsidRDefault="00990716" w:rsidP="00990716">
                              <w:pPr>
                                <w:rPr>
                                  <w:rFonts w:ascii="Segoe UI" w:hAnsi="Segoe UI" w:cs="Segoe UI"/>
                                  <w:sz w:val="14"/>
                                  <w:szCs w:val="14"/>
                                </w:rPr>
                              </w:pPr>
                              <w:r>
                                <w:rPr>
                                  <w:rFonts w:ascii="Segoe UI" w:hAnsi="Segoe UI" w:cs="Segoe UI"/>
                                  <w:color w:val="000000"/>
                                  <w:sz w:val="14"/>
                                  <w:szCs w:val="14"/>
                                </w:rPr>
                                <w:t>47</w:t>
                              </w:r>
                            </w:p>
                          </w:tc>
                          <w:tc>
                            <w:tcPr>
                              <w:tcW w:w="375" w:type="dxa"/>
                              <w:vAlign w:val="center"/>
                            </w:tcPr>
                            <w:p w14:paraId="0F20B12C" w14:textId="7ABE0580"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06" w:type="dxa"/>
                              <w:vAlign w:val="center"/>
                            </w:tcPr>
                            <w:p w14:paraId="74399EC0" w14:textId="214D259B"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5" w:type="dxa"/>
                              <w:vAlign w:val="center"/>
                            </w:tcPr>
                            <w:p w14:paraId="618C2DAD" w14:textId="01BEF165" w:rsidR="00990716" w:rsidRPr="006C6D67" w:rsidRDefault="00990716" w:rsidP="00990716">
                              <w:pPr>
                                <w:rPr>
                                  <w:rFonts w:ascii="Segoe UI" w:hAnsi="Segoe UI" w:cs="Segoe UI"/>
                                  <w:sz w:val="14"/>
                                  <w:szCs w:val="14"/>
                                </w:rPr>
                              </w:pPr>
                              <w:r>
                                <w:rPr>
                                  <w:rFonts w:ascii="Segoe UI" w:hAnsi="Segoe UI" w:cs="Segoe UI"/>
                                  <w:color w:val="000000"/>
                                  <w:sz w:val="14"/>
                                  <w:szCs w:val="14"/>
                                </w:rPr>
                                <w:t>1.36208</w:t>
                              </w:r>
                            </w:p>
                          </w:tc>
                          <w:tc>
                            <w:tcPr>
                              <w:tcW w:w="553" w:type="dxa"/>
                              <w:vAlign w:val="center"/>
                            </w:tcPr>
                            <w:p w14:paraId="59C11E7D" w14:textId="3967F5D8" w:rsidR="00990716" w:rsidRPr="006C6D67" w:rsidRDefault="00990716" w:rsidP="00990716">
                              <w:pPr>
                                <w:rPr>
                                  <w:rFonts w:ascii="Segoe UI" w:hAnsi="Segoe UI" w:cs="Segoe UI"/>
                                  <w:sz w:val="14"/>
                                  <w:szCs w:val="14"/>
                                </w:rPr>
                              </w:pPr>
                              <w:r>
                                <w:rPr>
                                  <w:rFonts w:ascii="Segoe UI" w:hAnsi="Segoe UI" w:cs="Segoe UI"/>
                                  <w:color w:val="000000"/>
                                  <w:sz w:val="14"/>
                                  <w:szCs w:val="14"/>
                                </w:rPr>
                                <w:t>716.7</w:t>
                              </w:r>
                            </w:p>
                          </w:tc>
                          <w:tc>
                            <w:tcPr>
                              <w:tcW w:w="708" w:type="dxa"/>
                              <w:vAlign w:val="center"/>
                            </w:tcPr>
                            <w:p w14:paraId="60BB76AD" w14:textId="4B48808C" w:rsidR="00990716" w:rsidRPr="006C6D67" w:rsidRDefault="00990716" w:rsidP="00990716">
                              <w:pPr>
                                <w:rPr>
                                  <w:rFonts w:ascii="Segoe UI" w:hAnsi="Segoe UI" w:cs="Segoe UI"/>
                                  <w:sz w:val="14"/>
                                  <w:szCs w:val="14"/>
                                </w:rPr>
                              </w:pPr>
                              <w:r>
                                <w:rPr>
                                  <w:rFonts w:ascii="Segoe UI" w:hAnsi="Segoe UI" w:cs="Segoe UI"/>
                                  <w:color w:val="000000"/>
                                  <w:sz w:val="14"/>
                                  <w:szCs w:val="14"/>
                                </w:rPr>
                                <w:t>0.00484</w:t>
                              </w:r>
                            </w:p>
                          </w:tc>
                          <w:tc>
                            <w:tcPr>
                              <w:tcW w:w="780" w:type="dxa"/>
                              <w:vAlign w:val="center"/>
                            </w:tcPr>
                            <w:p w14:paraId="12C4BFD0" w14:textId="1F86DAFE" w:rsidR="00990716" w:rsidRPr="006C6D67" w:rsidRDefault="00990716" w:rsidP="00990716">
                              <w:pPr>
                                <w:rPr>
                                  <w:rFonts w:ascii="Segoe UI" w:hAnsi="Segoe UI" w:cs="Segoe UI"/>
                                  <w:sz w:val="14"/>
                                  <w:szCs w:val="14"/>
                                </w:rPr>
                              </w:pPr>
                              <w:r>
                                <w:rPr>
                                  <w:rFonts w:ascii="Segoe UI" w:hAnsi="Segoe UI" w:cs="Segoe UI"/>
                                  <w:color w:val="000000"/>
                                  <w:sz w:val="14"/>
                                  <w:szCs w:val="14"/>
                                </w:rPr>
                                <w:t>0.022728</w:t>
                              </w:r>
                            </w:p>
                          </w:tc>
                        </w:tr>
                        <w:tr w:rsidR="00A329E9" w14:paraId="40B316E6" w14:textId="77777777" w:rsidTr="00A329E9">
                          <w:trPr>
                            <w:trHeight w:val="37"/>
                          </w:trPr>
                          <w:tc>
                            <w:tcPr>
                              <w:tcW w:w="444" w:type="dxa"/>
                              <w:vAlign w:val="center"/>
                            </w:tcPr>
                            <w:p w14:paraId="7EB1877A" w14:textId="7ED4F096" w:rsidR="00990716" w:rsidRPr="006C6D67" w:rsidRDefault="00990716" w:rsidP="00990716">
                              <w:pPr>
                                <w:rPr>
                                  <w:rFonts w:ascii="Segoe UI" w:hAnsi="Segoe UI" w:cs="Segoe UI"/>
                                  <w:sz w:val="14"/>
                                  <w:szCs w:val="14"/>
                                </w:rPr>
                              </w:pPr>
                              <w:r>
                                <w:rPr>
                                  <w:rFonts w:ascii="Segoe UI" w:hAnsi="Segoe UI" w:cs="Segoe UI"/>
                                  <w:color w:val="000000"/>
                                  <w:sz w:val="14"/>
                                  <w:szCs w:val="14"/>
                                </w:rPr>
                                <w:t>T24</w:t>
                              </w:r>
                            </w:p>
                          </w:tc>
                          <w:tc>
                            <w:tcPr>
                              <w:tcW w:w="402" w:type="dxa"/>
                              <w:vAlign w:val="center"/>
                            </w:tcPr>
                            <w:p w14:paraId="7BA75C70" w14:textId="14F786E1" w:rsidR="00990716" w:rsidRPr="006C6D67" w:rsidRDefault="00990716" w:rsidP="00990716">
                              <w:pPr>
                                <w:rPr>
                                  <w:rFonts w:ascii="Segoe UI" w:hAnsi="Segoe UI" w:cs="Segoe UI"/>
                                  <w:sz w:val="14"/>
                                  <w:szCs w:val="14"/>
                                </w:rPr>
                              </w:pPr>
                              <w:r>
                                <w:rPr>
                                  <w:rFonts w:ascii="Segoe UI" w:hAnsi="Segoe UI" w:cs="Segoe UI"/>
                                  <w:color w:val="000000"/>
                                  <w:sz w:val="14"/>
                                  <w:szCs w:val="14"/>
                                </w:rPr>
                                <w:t>30</w:t>
                              </w:r>
                            </w:p>
                          </w:tc>
                          <w:tc>
                            <w:tcPr>
                              <w:tcW w:w="375" w:type="dxa"/>
                              <w:vAlign w:val="center"/>
                            </w:tcPr>
                            <w:p w14:paraId="5E921E1C" w14:textId="103660D5" w:rsidR="00990716" w:rsidRPr="006C6D67" w:rsidRDefault="00990716" w:rsidP="00990716">
                              <w:pPr>
                                <w:rPr>
                                  <w:rFonts w:ascii="Segoe UI" w:hAnsi="Segoe UI" w:cs="Segoe UI"/>
                                  <w:sz w:val="14"/>
                                  <w:szCs w:val="14"/>
                                </w:rPr>
                              </w:pPr>
                              <w:r>
                                <w:rPr>
                                  <w:rFonts w:ascii="Segoe UI" w:hAnsi="Segoe UI" w:cs="Segoe UI"/>
                                  <w:color w:val="000000"/>
                                  <w:sz w:val="14"/>
                                  <w:szCs w:val="14"/>
                                </w:rPr>
                                <w:t>2</w:t>
                              </w:r>
                            </w:p>
                          </w:tc>
                          <w:tc>
                            <w:tcPr>
                              <w:tcW w:w="403" w:type="dxa"/>
                              <w:vAlign w:val="center"/>
                            </w:tcPr>
                            <w:p w14:paraId="269A07E4" w14:textId="1AC159B7" w:rsidR="00990716" w:rsidRPr="006C6D67" w:rsidRDefault="00990716" w:rsidP="00990716">
                              <w:pPr>
                                <w:rPr>
                                  <w:rFonts w:ascii="Segoe UI" w:hAnsi="Segoe UI" w:cs="Segoe UI"/>
                                  <w:sz w:val="14"/>
                                  <w:szCs w:val="14"/>
                                </w:rPr>
                              </w:pPr>
                              <w:r>
                                <w:rPr>
                                  <w:rFonts w:ascii="Segoe UI" w:hAnsi="Segoe UI" w:cs="Segoe UI"/>
                                  <w:color w:val="000000"/>
                                  <w:sz w:val="14"/>
                                  <w:szCs w:val="14"/>
                                </w:rPr>
                                <w:t>11</w:t>
                              </w:r>
                            </w:p>
                          </w:tc>
                          <w:tc>
                            <w:tcPr>
                              <w:tcW w:w="403" w:type="dxa"/>
                              <w:vAlign w:val="center"/>
                            </w:tcPr>
                            <w:p w14:paraId="7E2D88FF" w14:textId="15726636"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28" w:type="dxa"/>
                              <w:vAlign w:val="center"/>
                            </w:tcPr>
                            <w:p w14:paraId="33ED904E" w14:textId="716C9685" w:rsidR="00990716" w:rsidRPr="006C6D67" w:rsidRDefault="00990716" w:rsidP="00990716">
                              <w:pPr>
                                <w:rPr>
                                  <w:rFonts w:ascii="Segoe UI" w:hAnsi="Segoe UI" w:cs="Segoe UI"/>
                                  <w:sz w:val="14"/>
                                  <w:szCs w:val="14"/>
                                </w:rPr>
                              </w:pPr>
                              <w:r>
                                <w:rPr>
                                  <w:rFonts w:ascii="Segoe UI" w:hAnsi="Segoe UI" w:cs="Segoe UI"/>
                                  <w:color w:val="000000"/>
                                  <w:sz w:val="14"/>
                                  <w:szCs w:val="14"/>
                                </w:rPr>
                                <w:t>38</w:t>
                              </w:r>
                            </w:p>
                          </w:tc>
                          <w:tc>
                            <w:tcPr>
                              <w:tcW w:w="375" w:type="dxa"/>
                              <w:vAlign w:val="center"/>
                            </w:tcPr>
                            <w:p w14:paraId="3BC5C8F1" w14:textId="7CAA3937" w:rsidR="00990716" w:rsidRPr="006C6D67" w:rsidRDefault="00990716" w:rsidP="00990716">
                              <w:pPr>
                                <w:rPr>
                                  <w:rFonts w:ascii="Segoe UI" w:hAnsi="Segoe UI" w:cs="Segoe UI"/>
                                  <w:sz w:val="14"/>
                                  <w:szCs w:val="14"/>
                                </w:rPr>
                              </w:pPr>
                              <w:r>
                                <w:rPr>
                                  <w:rFonts w:ascii="Segoe UI" w:hAnsi="Segoe UI" w:cs="Segoe UI"/>
                                  <w:color w:val="000000"/>
                                  <w:sz w:val="14"/>
                                  <w:szCs w:val="14"/>
                                </w:rPr>
                                <w:t>0</w:t>
                              </w:r>
                            </w:p>
                          </w:tc>
                          <w:tc>
                            <w:tcPr>
                              <w:tcW w:w="506" w:type="dxa"/>
                              <w:vAlign w:val="center"/>
                            </w:tcPr>
                            <w:p w14:paraId="2DBA9FC4" w14:textId="2CA1707F"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5" w:type="dxa"/>
                              <w:vAlign w:val="center"/>
                            </w:tcPr>
                            <w:p w14:paraId="6B8FF05A" w14:textId="79E06989"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553" w:type="dxa"/>
                              <w:vAlign w:val="center"/>
                            </w:tcPr>
                            <w:p w14:paraId="0C0497D9" w14:textId="240DD635"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08" w:type="dxa"/>
                              <w:vAlign w:val="center"/>
                            </w:tcPr>
                            <w:p w14:paraId="274209B8" w14:textId="332602BC"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c>
                            <w:tcPr>
                              <w:tcW w:w="780" w:type="dxa"/>
                              <w:vAlign w:val="center"/>
                            </w:tcPr>
                            <w:p w14:paraId="2B7B9FED" w14:textId="44154892" w:rsidR="00990716" w:rsidRPr="006C6D67" w:rsidRDefault="00990716" w:rsidP="00990716">
                              <w:pPr>
                                <w:rPr>
                                  <w:rFonts w:ascii="Segoe UI" w:hAnsi="Segoe UI" w:cs="Segoe UI"/>
                                  <w:sz w:val="14"/>
                                  <w:szCs w:val="14"/>
                                </w:rPr>
                              </w:pPr>
                              <w:r>
                                <w:rPr>
                                  <w:rFonts w:ascii="Segoe UI" w:hAnsi="Segoe UI" w:cs="Segoe UI"/>
                                  <w:color w:val="000000"/>
                                  <w:sz w:val="14"/>
                                  <w:szCs w:val="14"/>
                                </w:rPr>
                                <w:t>-</w:t>
                              </w:r>
                            </w:p>
                          </w:tc>
                        </w:tr>
                      </w:tbl>
                      <w:p w14:paraId="31823A31" w14:textId="77777777" w:rsidR="00A507D9" w:rsidRDefault="00A507D9" w:rsidP="00A507D9"/>
                    </w:txbxContent>
                  </v:textbox>
                </v:shape>
              </v:group>
            </w:pict>
          </mc:Fallback>
        </mc:AlternateContent>
      </w:r>
    </w:p>
    <w:p w14:paraId="413C7691" w14:textId="59849DB3" w:rsidR="00EE15D7" w:rsidRDefault="00D20FAE">
      <w:pPr>
        <w:rPr>
          <w:b/>
          <w:bCs/>
          <w:sz w:val="20"/>
          <w:szCs w:val="20"/>
        </w:rPr>
      </w:pPr>
      <w:r>
        <w:rPr>
          <w:noProof/>
          <w:sz w:val="20"/>
          <w:szCs w:val="20"/>
        </w:rPr>
        <mc:AlternateContent>
          <mc:Choice Requires="wps">
            <w:drawing>
              <wp:anchor distT="0" distB="0" distL="114300" distR="114300" simplePos="0" relativeHeight="251954176" behindDoc="0" locked="0" layoutInCell="1" allowOverlap="1" wp14:anchorId="35E82E1C" wp14:editId="40458121">
                <wp:simplePos x="0" y="0"/>
                <wp:positionH relativeFrom="column">
                  <wp:posOffset>13970</wp:posOffset>
                </wp:positionH>
                <wp:positionV relativeFrom="paragraph">
                  <wp:posOffset>12382</wp:posOffset>
                </wp:positionV>
                <wp:extent cx="247650" cy="158750"/>
                <wp:effectExtent l="0" t="0" r="20955" b="12700"/>
                <wp:wrapNone/>
                <wp:docPr id="1238942570"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755F6BE4" w14:textId="102556CF" w:rsidR="00D20FAE" w:rsidRPr="00603F99" w:rsidRDefault="00D20FAE" w:rsidP="00D20FAE">
                            <w:pPr>
                              <w:jc w:val="center"/>
                              <w:rPr>
                                <w:sz w:val="16"/>
                                <w:szCs w:val="16"/>
                              </w:rPr>
                            </w:pPr>
                            <w:r>
                              <w:rPr>
                                <w:sz w:val="16"/>
                                <w:szCs w:val="16"/>
                              </w:rPr>
                              <w:t>11g</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82E1C" id="_x0000_s1077" style="position:absolute;margin-left:1.1pt;margin-top:.95pt;width:19.5pt;height:12.5pt;z-index:251954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" fillcolor="white [3201]" strokecolor="black [3200]" strokeweight="1pt">
                <v:textbox inset="1.44pt,0,1.44pt,0">
                  <w:txbxContent>
                    <w:p w14:paraId="755F6BE4" w14:textId="102556CF" w:rsidR="00D20FAE" w:rsidRPr="00603F99" w:rsidRDefault="00D20FAE" w:rsidP="00D20FAE">
                      <w:pPr>
                        <w:jc w:val="center"/>
                        <w:rPr>
                          <w:sz w:val="16"/>
                          <w:szCs w:val="16"/>
                        </w:rPr>
                      </w:pPr>
                      <w:r>
                        <w:rPr>
                          <w:sz w:val="16"/>
                          <w:szCs w:val="16"/>
                        </w:rPr>
                        <w:t>11g</w:t>
                      </w:r>
                    </w:p>
                  </w:txbxContent>
                </v:textbox>
              </v:rect>
            </w:pict>
          </mc:Fallback>
        </mc:AlternateContent>
      </w:r>
    </w:p>
    <w:p w14:paraId="7C731850" w14:textId="3A1C60B6" w:rsidR="00EE15D7" w:rsidRDefault="00EE15D7">
      <w:pPr>
        <w:rPr>
          <w:b/>
          <w:bCs/>
          <w:sz w:val="20"/>
          <w:szCs w:val="20"/>
        </w:rPr>
      </w:pPr>
    </w:p>
    <w:p w14:paraId="0C660369" w14:textId="6A8C4CBF" w:rsidR="00C4003F" w:rsidRDefault="00C4003F" w:rsidP="0062424E">
      <w:pPr>
        <w:tabs>
          <w:tab w:val="left" w:pos="1219"/>
        </w:tabs>
        <w:jc w:val="both"/>
        <w:rPr>
          <w:b/>
          <w:bCs/>
          <w:color w:val="7030A0"/>
          <w:sz w:val="20"/>
          <w:szCs w:val="20"/>
        </w:rPr>
      </w:pPr>
    </w:p>
    <w:p w14:paraId="77114A1E" w14:textId="48FEF6E2" w:rsidR="00C4003F" w:rsidRDefault="00C4003F" w:rsidP="0062424E">
      <w:pPr>
        <w:tabs>
          <w:tab w:val="left" w:pos="1219"/>
        </w:tabs>
        <w:jc w:val="both"/>
        <w:rPr>
          <w:b/>
          <w:bCs/>
          <w:color w:val="7030A0"/>
          <w:sz w:val="20"/>
          <w:szCs w:val="20"/>
        </w:rPr>
      </w:pPr>
    </w:p>
    <w:p w14:paraId="00F0A362" w14:textId="4FA2CD22" w:rsidR="00C4003F" w:rsidRDefault="00D20FAE" w:rsidP="0062424E">
      <w:pPr>
        <w:tabs>
          <w:tab w:val="left" w:pos="1219"/>
        </w:tabs>
        <w:jc w:val="both"/>
        <w:rPr>
          <w:b/>
          <w:bCs/>
          <w:color w:val="7030A0"/>
          <w:sz w:val="20"/>
          <w:szCs w:val="20"/>
        </w:rPr>
      </w:pPr>
      <w:r>
        <w:rPr>
          <w:noProof/>
          <w:sz w:val="20"/>
          <w:szCs w:val="20"/>
        </w:rPr>
        <mc:AlternateContent>
          <mc:Choice Requires="wps">
            <w:drawing>
              <wp:anchor distT="0" distB="0" distL="114300" distR="114300" simplePos="0" relativeHeight="251956224" behindDoc="0" locked="0" layoutInCell="1" allowOverlap="1" wp14:anchorId="1F788AA8" wp14:editId="4577B26B">
                <wp:simplePos x="0" y="0"/>
                <wp:positionH relativeFrom="column">
                  <wp:posOffset>13970</wp:posOffset>
                </wp:positionH>
                <wp:positionV relativeFrom="paragraph">
                  <wp:posOffset>186372</wp:posOffset>
                </wp:positionV>
                <wp:extent cx="247650" cy="158750"/>
                <wp:effectExtent l="0" t="0" r="13970" b="12700"/>
                <wp:wrapNone/>
                <wp:docPr id="260398812"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2BD7DD10" w14:textId="60AB2B0F" w:rsidR="00D20FAE" w:rsidRPr="00603F99" w:rsidRDefault="00D20FAE" w:rsidP="00D20FAE">
                            <w:pPr>
                              <w:jc w:val="center"/>
                              <w:rPr>
                                <w:sz w:val="16"/>
                                <w:szCs w:val="16"/>
                              </w:rPr>
                            </w:pPr>
                            <w:r>
                              <w:rPr>
                                <w:sz w:val="16"/>
                                <w:szCs w:val="16"/>
                              </w:rPr>
                              <w:t>11h</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88AA8" id="_x0000_s1078" style="position:absolute;left:0;text-align:left;margin-left:1.1pt;margin-top:14.65pt;width:19.5pt;height:12.5pt;z-index:251956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" fillcolor="white [3201]" strokecolor="black [3200]" strokeweight="1pt">
                <v:textbox inset="1.44pt,0,1.44pt,0">
                  <w:txbxContent>
                    <w:p w14:paraId="2BD7DD10" w14:textId="60AB2B0F" w:rsidR="00D20FAE" w:rsidRPr="00603F99" w:rsidRDefault="00D20FAE" w:rsidP="00D20FAE">
                      <w:pPr>
                        <w:jc w:val="center"/>
                        <w:rPr>
                          <w:sz w:val="16"/>
                          <w:szCs w:val="16"/>
                        </w:rPr>
                      </w:pPr>
                      <w:r>
                        <w:rPr>
                          <w:sz w:val="16"/>
                          <w:szCs w:val="16"/>
                        </w:rPr>
                        <w:t>11h</w:t>
                      </w:r>
                    </w:p>
                  </w:txbxContent>
                </v:textbox>
              </v:rect>
            </w:pict>
          </mc:Fallback>
        </mc:AlternateContent>
      </w:r>
      <w:r w:rsidR="00E25840">
        <w:rPr>
          <w:b/>
          <w:bCs/>
          <w:noProof/>
          <w:sz w:val="20"/>
          <w:szCs w:val="20"/>
        </w:rPr>
        <mc:AlternateContent>
          <mc:Choice Requires="wpg">
            <w:drawing>
              <wp:anchor distT="0" distB="0" distL="114300" distR="114300" simplePos="0" relativeHeight="251869184" behindDoc="0" locked="0" layoutInCell="1" allowOverlap="1" wp14:anchorId="28E4B1A2" wp14:editId="3A1CB679">
                <wp:simplePos x="0" y="0"/>
                <wp:positionH relativeFrom="column">
                  <wp:posOffset>12700</wp:posOffset>
                </wp:positionH>
                <wp:positionV relativeFrom="paragraph">
                  <wp:posOffset>130280</wp:posOffset>
                </wp:positionV>
                <wp:extent cx="6438265" cy="1303020"/>
                <wp:effectExtent l="0" t="0" r="19685" b="11430"/>
                <wp:wrapNone/>
                <wp:docPr id="1949989059" name="Group 71"/>
                <wp:cNvGraphicFramePr/>
                <a:graphic xmlns:a="http://schemas.openxmlformats.org/drawingml/2006/main">
                  <a:graphicData uri="http://schemas.microsoft.com/office/word/2010/wordprocessingGroup">
                    <wpg:wgp>
                      <wpg:cNvGrpSpPr/>
                      <wpg:grpSpPr>
                        <a:xfrm>
                          <a:off x="0" y="0"/>
                          <a:ext cx="6438265" cy="1303020"/>
                          <a:chOff x="0" y="0"/>
                          <a:chExt cx="5873750" cy="1292860"/>
                        </a:xfrm>
                      </wpg:grpSpPr>
                      <wps:wsp>
                        <wps:cNvPr id="124983821" name="Text Box 67"/>
                        <wps:cNvSpPr txBox="1"/>
                        <wps:spPr>
                          <a:xfrm>
                            <a:off x="0" y="0"/>
                            <a:ext cx="5873750" cy="1292860"/>
                          </a:xfrm>
                          <a:prstGeom prst="rect">
                            <a:avLst/>
                          </a:prstGeom>
                          <a:solidFill>
                            <a:schemeClr val="lt1"/>
                          </a:solidFill>
                          <a:ln w="6350">
                            <a:solidFill>
                              <a:prstClr val="black"/>
                            </a:solidFill>
                          </a:ln>
                        </wps:spPr>
                        <wps:txbx>
                          <w:txbxContent>
                            <w:p w14:paraId="3C5B7245" w14:textId="35B2A9D3" w:rsidR="00A507D9" w:rsidRDefault="0041409E" w:rsidP="00A507D9">
                              <w:r>
                                <w:rPr>
                                  <w:b/>
                                  <w:bCs/>
                                  <w:noProof/>
                                  <w:sz w:val="20"/>
                                  <w:szCs w:val="20"/>
                                </w:rPr>
                                <w:drawing>
                                  <wp:inline distT="0" distB="0" distL="0" distR="0" wp14:anchorId="7449F3A1" wp14:editId="23166907">
                                    <wp:extent cx="2003262" cy="1159011"/>
                                    <wp:effectExtent l="19050" t="19050" r="16510" b="22225"/>
                                    <wp:docPr id="168930516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07946" cy="1161721"/>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6647554" name="Text Box 65"/>
                        <wps:cNvSpPr txBox="1"/>
                        <wps:spPr>
                          <a:xfrm>
                            <a:off x="2040505" y="4723"/>
                            <a:ext cx="3832615" cy="1287675"/>
                          </a:xfrm>
                          <a:prstGeom prst="rect">
                            <a:avLst/>
                          </a:prstGeom>
                          <a:solidFill>
                            <a:schemeClr val="lt1"/>
                          </a:solidFill>
                          <a:ln w="6350">
                            <a:noFill/>
                          </a:ln>
                        </wps:spPr>
                        <wps:txbx>
                          <w:txbxContent>
                            <w:tbl>
                              <w:tblPr>
                                <w:tblStyle w:val="TableGrid"/>
                                <w:tblW w:w="6319" w:type="dxa"/>
                                <w:tblInd w:w="-5" w:type="dxa"/>
                                <w:tblLook w:val="04A0" w:firstRow="1" w:lastRow="0" w:firstColumn="1" w:lastColumn="0" w:noHBand="0" w:noVBand="1"/>
                              </w:tblPr>
                              <w:tblGrid>
                                <w:gridCol w:w="441"/>
                                <w:gridCol w:w="373"/>
                                <w:gridCol w:w="398"/>
                                <w:gridCol w:w="373"/>
                                <w:gridCol w:w="373"/>
                                <w:gridCol w:w="524"/>
                                <w:gridCol w:w="373"/>
                                <w:gridCol w:w="700"/>
                                <w:gridCol w:w="700"/>
                                <w:gridCol w:w="549"/>
                                <w:gridCol w:w="775"/>
                                <w:gridCol w:w="775"/>
                              </w:tblGrid>
                              <w:tr w:rsidR="00886E41" w14:paraId="6E23CCC5" w14:textId="77777777" w:rsidTr="00886E41">
                                <w:trPr>
                                  <w:cantSplit/>
                                  <w:trHeight w:val="1084"/>
                                </w:trPr>
                                <w:tc>
                                  <w:tcPr>
                                    <w:tcW w:w="438" w:type="dxa"/>
                                    <w:textDirection w:val="btLr"/>
                                  </w:tcPr>
                                  <w:p w14:paraId="0F937516" w14:textId="77777777" w:rsidR="00A507D9" w:rsidRPr="003677BD" w:rsidRDefault="00A507D9" w:rsidP="00406DDE">
                                    <w:pPr>
                                      <w:ind w:left="113" w:right="113"/>
                                      <w:rPr>
                                        <w:sz w:val="12"/>
                                        <w:szCs w:val="12"/>
                                      </w:rPr>
                                    </w:pPr>
                                    <w:r w:rsidRPr="003677BD">
                                      <w:rPr>
                                        <w:b/>
                                        <w:bCs/>
                                        <w:sz w:val="12"/>
                                        <w:szCs w:val="12"/>
                                      </w:rPr>
                                      <w:t>Timepoint</w:t>
                                    </w:r>
                                  </w:p>
                                </w:tc>
                                <w:tc>
                                  <w:tcPr>
                                    <w:tcW w:w="371" w:type="dxa"/>
                                    <w:textDirection w:val="btLr"/>
                                  </w:tcPr>
                                  <w:p w14:paraId="26FF9586" w14:textId="77777777" w:rsidR="00A507D9" w:rsidRPr="003677BD" w:rsidRDefault="00A507D9" w:rsidP="00406DDE">
                                    <w:pPr>
                                      <w:ind w:left="113" w:right="113"/>
                                      <w:rPr>
                                        <w:sz w:val="12"/>
                                        <w:szCs w:val="12"/>
                                      </w:rPr>
                                    </w:pPr>
                                    <w:r w:rsidRPr="003677BD">
                                      <w:rPr>
                                        <w:b/>
                                        <w:bCs/>
                                        <w:sz w:val="12"/>
                                        <w:szCs w:val="12"/>
                                      </w:rPr>
                                      <w:t>MMSE</w:t>
                                    </w:r>
                                  </w:p>
                                </w:tc>
                                <w:tc>
                                  <w:tcPr>
                                    <w:tcW w:w="396" w:type="dxa"/>
                                    <w:textDirection w:val="btLr"/>
                                  </w:tcPr>
                                  <w:p w14:paraId="361808ED" w14:textId="77777777" w:rsidR="00A507D9" w:rsidRPr="003677BD" w:rsidRDefault="00A507D9" w:rsidP="00406DDE">
                                    <w:pPr>
                                      <w:ind w:left="113" w:right="113"/>
                                      <w:rPr>
                                        <w:sz w:val="12"/>
                                        <w:szCs w:val="12"/>
                                      </w:rPr>
                                    </w:pPr>
                                    <w:r w:rsidRPr="003677BD">
                                      <w:rPr>
                                        <w:b/>
                                        <w:bCs/>
                                        <w:sz w:val="12"/>
                                        <w:szCs w:val="12"/>
                                      </w:rPr>
                                      <w:t>CDRSB</w:t>
                                    </w:r>
                                  </w:p>
                                </w:tc>
                                <w:tc>
                                  <w:tcPr>
                                    <w:tcW w:w="371" w:type="dxa"/>
                                    <w:textDirection w:val="btLr"/>
                                  </w:tcPr>
                                  <w:p w14:paraId="531B3E5E" w14:textId="77777777" w:rsidR="00A507D9" w:rsidRPr="003677BD" w:rsidRDefault="00A507D9" w:rsidP="00406DDE">
                                    <w:pPr>
                                      <w:ind w:left="113" w:right="113"/>
                                      <w:rPr>
                                        <w:sz w:val="12"/>
                                        <w:szCs w:val="12"/>
                                      </w:rPr>
                                    </w:pPr>
                                    <w:r w:rsidRPr="003677BD">
                                      <w:rPr>
                                        <w:b/>
                                        <w:bCs/>
                                        <w:sz w:val="12"/>
                                        <w:szCs w:val="12"/>
                                      </w:rPr>
                                      <w:t>ADAS13</w:t>
                                    </w:r>
                                  </w:p>
                                </w:tc>
                                <w:tc>
                                  <w:tcPr>
                                    <w:tcW w:w="371" w:type="dxa"/>
                                    <w:textDirection w:val="btLr"/>
                                  </w:tcPr>
                                  <w:p w14:paraId="573486EC" w14:textId="77777777" w:rsidR="00A507D9" w:rsidRPr="003677BD" w:rsidRDefault="00A507D9" w:rsidP="00406DDE">
                                    <w:pPr>
                                      <w:ind w:left="113" w:right="113"/>
                                      <w:rPr>
                                        <w:sz w:val="12"/>
                                        <w:szCs w:val="12"/>
                                      </w:rPr>
                                    </w:pPr>
                                    <w:r w:rsidRPr="003677BD">
                                      <w:rPr>
                                        <w:b/>
                                        <w:bCs/>
                                        <w:sz w:val="12"/>
                                        <w:szCs w:val="12"/>
                                      </w:rPr>
                                      <w:t>FAQ</w:t>
                                    </w:r>
                                  </w:p>
                                </w:tc>
                                <w:tc>
                                  <w:tcPr>
                                    <w:tcW w:w="521" w:type="dxa"/>
                                    <w:textDirection w:val="btLr"/>
                                  </w:tcPr>
                                  <w:p w14:paraId="1528DF5B" w14:textId="77777777" w:rsidR="00A507D9" w:rsidRPr="003677BD" w:rsidRDefault="00A507D9" w:rsidP="00406DDE">
                                    <w:pPr>
                                      <w:ind w:left="113" w:right="113"/>
                                      <w:rPr>
                                        <w:b/>
                                        <w:bCs/>
                                        <w:sz w:val="12"/>
                                        <w:szCs w:val="12"/>
                                      </w:rPr>
                                    </w:pPr>
                                    <w:r w:rsidRPr="003677BD">
                                      <w:rPr>
                                        <w:b/>
                                        <w:bCs/>
                                        <w:sz w:val="12"/>
                                        <w:szCs w:val="12"/>
                                      </w:rPr>
                                      <w:t>RAVLT</w:t>
                                    </w:r>
                                  </w:p>
                                  <w:p w14:paraId="5C0D74CF" w14:textId="77777777" w:rsidR="00A507D9" w:rsidRPr="003677BD" w:rsidRDefault="00A507D9" w:rsidP="00406DDE">
                                    <w:pPr>
                                      <w:ind w:left="113" w:right="113"/>
                                      <w:rPr>
                                        <w:sz w:val="12"/>
                                        <w:szCs w:val="12"/>
                                      </w:rPr>
                                    </w:pPr>
                                    <w:r w:rsidRPr="003677BD">
                                      <w:rPr>
                                        <w:b/>
                                        <w:bCs/>
                                        <w:sz w:val="12"/>
                                        <w:szCs w:val="12"/>
                                      </w:rPr>
                                      <w:t>Immediate</w:t>
                                    </w:r>
                                  </w:p>
                                </w:tc>
                                <w:tc>
                                  <w:tcPr>
                                    <w:tcW w:w="371" w:type="dxa"/>
                                    <w:textDirection w:val="btLr"/>
                                  </w:tcPr>
                                  <w:p w14:paraId="0B46FF5F" w14:textId="77777777" w:rsidR="00A507D9" w:rsidRPr="003677BD" w:rsidRDefault="00A507D9" w:rsidP="00406DDE">
                                    <w:pPr>
                                      <w:ind w:left="113" w:right="113"/>
                                      <w:rPr>
                                        <w:sz w:val="12"/>
                                        <w:szCs w:val="12"/>
                                      </w:rPr>
                                    </w:pPr>
                                    <w:r w:rsidRPr="003677BD">
                                      <w:rPr>
                                        <w:b/>
                                        <w:bCs/>
                                        <w:sz w:val="12"/>
                                        <w:szCs w:val="12"/>
                                      </w:rPr>
                                      <w:t>APOE4</w:t>
                                    </w:r>
                                  </w:p>
                                </w:tc>
                                <w:tc>
                                  <w:tcPr>
                                    <w:tcW w:w="696" w:type="dxa"/>
                                    <w:textDirection w:val="btLr"/>
                                  </w:tcPr>
                                  <w:p w14:paraId="3DBF8EA4" w14:textId="77777777" w:rsidR="00A507D9" w:rsidRPr="003677BD" w:rsidRDefault="00A507D9" w:rsidP="00406DDE">
                                    <w:pPr>
                                      <w:ind w:left="113" w:right="113"/>
                                      <w:rPr>
                                        <w:sz w:val="12"/>
                                        <w:szCs w:val="12"/>
                                      </w:rPr>
                                    </w:pPr>
                                    <w:r w:rsidRPr="003677BD">
                                      <w:rPr>
                                        <w:b/>
                                        <w:bCs/>
                                        <w:sz w:val="12"/>
                                        <w:szCs w:val="12"/>
                                      </w:rPr>
                                      <w:t>FDG</w:t>
                                    </w:r>
                                  </w:p>
                                </w:tc>
                                <w:tc>
                                  <w:tcPr>
                                    <w:tcW w:w="696" w:type="dxa"/>
                                    <w:textDirection w:val="btLr"/>
                                  </w:tcPr>
                                  <w:p w14:paraId="78D00D14" w14:textId="77777777" w:rsidR="00A507D9" w:rsidRPr="003677BD" w:rsidRDefault="00A507D9" w:rsidP="00406DDE">
                                    <w:pPr>
                                      <w:ind w:left="113" w:right="113"/>
                                      <w:rPr>
                                        <w:sz w:val="12"/>
                                        <w:szCs w:val="12"/>
                                      </w:rPr>
                                    </w:pPr>
                                    <w:r w:rsidRPr="003677BD">
                                      <w:rPr>
                                        <w:b/>
                                        <w:bCs/>
                                        <w:sz w:val="12"/>
                                        <w:szCs w:val="12"/>
                                      </w:rPr>
                                      <w:t>AV45</w:t>
                                    </w:r>
                                  </w:p>
                                </w:tc>
                                <w:tc>
                                  <w:tcPr>
                                    <w:tcW w:w="546" w:type="dxa"/>
                                    <w:textDirection w:val="btLr"/>
                                  </w:tcPr>
                                  <w:p w14:paraId="6092C0DC" w14:textId="77777777" w:rsidR="00A507D9" w:rsidRPr="003677BD" w:rsidRDefault="00A507D9" w:rsidP="00406DDE">
                                    <w:pPr>
                                      <w:ind w:left="113" w:right="113"/>
                                      <w:rPr>
                                        <w:sz w:val="12"/>
                                        <w:szCs w:val="12"/>
                                      </w:rPr>
                                    </w:pPr>
                                    <w:r w:rsidRPr="003677BD">
                                      <w:rPr>
                                        <w:b/>
                                        <w:bCs/>
                                        <w:sz w:val="12"/>
                                        <w:szCs w:val="12"/>
                                      </w:rPr>
                                      <w:t>ABETA</w:t>
                                    </w:r>
                                  </w:p>
                                </w:tc>
                                <w:tc>
                                  <w:tcPr>
                                    <w:tcW w:w="771" w:type="dxa"/>
                                    <w:textDirection w:val="btLr"/>
                                  </w:tcPr>
                                  <w:p w14:paraId="78FD96DA" w14:textId="77777777" w:rsidR="00A507D9" w:rsidRPr="003677BD" w:rsidRDefault="00A507D9" w:rsidP="00406DDE">
                                    <w:pPr>
                                      <w:ind w:left="113" w:right="113"/>
                                      <w:rPr>
                                        <w:b/>
                                        <w:bCs/>
                                        <w:sz w:val="12"/>
                                        <w:szCs w:val="12"/>
                                      </w:rPr>
                                    </w:pPr>
                                    <w:r w:rsidRPr="003677BD">
                                      <w:rPr>
                                        <w:b/>
                                        <w:bCs/>
                                        <w:sz w:val="12"/>
                                        <w:szCs w:val="12"/>
                                      </w:rPr>
                                      <w:t>Normalized</w:t>
                                    </w:r>
                                  </w:p>
                                  <w:p w14:paraId="33912EB8" w14:textId="77777777" w:rsidR="00A507D9" w:rsidRPr="003677BD" w:rsidRDefault="00A507D9" w:rsidP="00406DDE">
                                    <w:pPr>
                                      <w:ind w:left="113" w:right="113"/>
                                      <w:rPr>
                                        <w:sz w:val="12"/>
                                        <w:szCs w:val="12"/>
                                      </w:rPr>
                                    </w:pPr>
                                    <w:r w:rsidRPr="003677BD">
                                      <w:rPr>
                                        <w:b/>
                                        <w:bCs/>
                                        <w:sz w:val="12"/>
                                        <w:szCs w:val="12"/>
                                      </w:rPr>
                                      <w:t>Hippocampus</w:t>
                                    </w:r>
                                  </w:p>
                                </w:tc>
                                <w:tc>
                                  <w:tcPr>
                                    <w:tcW w:w="771" w:type="dxa"/>
                                    <w:textDirection w:val="btLr"/>
                                  </w:tcPr>
                                  <w:p w14:paraId="63BA16B1" w14:textId="77777777" w:rsidR="00A507D9" w:rsidRPr="003677BD" w:rsidRDefault="00A507D9" w:rsidP="00406DDE">
                                    <w:pPr>
                                      <w:ind w:left="113" w:right="113"/>
                                      <w:rPr>
                                        <w:b/>
                                        <w:bCs/>
                                        <w:sz w:val="12"/>
                                        <w:szCs w:val="12"/>
                                      </w:rPr>
                                    </w:pPr>
                                    <w:r w:rsidRPr="003677BD">
                                      <w:rPr>
                                        <w:b/>
                                        <w:bCs/>
                                        <w:sz w:val="12"/>
                                        <w:szCs w:val="12"/>
                                      </w:rPr>
                                      <w:t>Normalized</w:t>
                                    </w:r>
                                  </w:p>
                                  <w:p w14:paraId="750579EF" w14:textId="77777777" w:rsidR="00A507D9" w:rsidRPr="003677BD" w:rsidRDefault="00A507D9" w:rsidP="00406DDE">
                                    <w:pPr>
                                      <w:ind w:left="113" w:right="113"/>
                                      <w:rPr>
                                        <w:sz w:val="12"/>
                                        <w:szCs w:val="12"/>
                                      </w:rPr>
                                    </w:pPr>
                                    <w:r w:rsidRPr="003677BD">
                                      <w:rPr>
                                        <w:b/>
                                        <w:bCs/>
                                        <w:sz w:val="12"/>
                                        <w:szCs w:val="12"/>
                                      </w:rPr>
                                      <w:t>Ventricles</w:t>
                                    </w:r>
                                  </w:p>
                                </w:tc>
                              </w:tr>
                              <w:tr w:rsidR="00886E41" w:rsidRPr="00990716" w14:paraId="468066A7" w14:textId="77777777" w:rsidTr="00886E41">
                                <w:trPr>
                                  <w:trHeight w:val="37"/>
                                </w:trPr>
                                <w:tc>
                                  <w:tcPr>
                                    <w:tcW w:w="438" w:type="dxa"/>
                                    <w:hideMark/>
                                  </w:tcPr>
                                  <w:p w14:paraId="5C1A5B84"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T0</w:t>
                                    </w:r>
                                  </w:p>
                                </w:tc>
                                <w:tc>
                                  <w:tcPr>
                                    <w:tcW w:w="371" w:type="dxa"/>
                                    <w:hideMark/>
                                  </w:tcPr>
                                  <w:p w14:paraId="7A35C120"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28</w:t>
                                    </w:r>
                                  </w:p>
                                </w:tc>
                                <w:tc>
                                  <w:tcPr>
                                    <w:tcW w:w="396" w:type="dxa"/>
                                    <w:hideMark/>
                                  </w:tcPr>
                                  <w:p w14:paraId="7B3ED139"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2.5</w:t>
                                    </w:r>
                                  </w:p>
                                </w:tc>
                                <w:tc>
                                  <w:tcPr>
                                    <w:tcW w:w="371" w:type="dxa"/>
                                    <w:hideMark/>
                                  </w:tcPr>
                                  <w:p w14:paraId="33ED676D"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20</w:t>
                                    </w:r>
                                  </w:p>
                                </w:tc>
                                <w:tc>
                                  <w:tcPr>
                                    <w:tcW w:w="371" w:type="dxa"/>
                                    <w:hideMark/>
                                  </w:tcPr>
                                  <w:p w14:paraId="35A593D8"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w:t>
                                    </w:r>
                                  </w:p>
                                </w:tc>
                                <w:tc>
                                  <w:tcPr>
                                    <w:tcW w:w="521" w:type="dxa"/>
                                    <w:hideMark/>
                                  </w:tcPr>
                                  <w:p w14:paraId="2C2597B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47</w:t>
                                    </w:r>
                                  </w:p>
                                </w:tc>
                                <w:tc>
                                  <w:tcPr>
                                    <w:tcW w:w="371" w:type="dxa"/>
                                    <w:hideMark/>
                                  </w:tcPr>
                                  <w:p w14:paraId="393B186F"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w:t>
                                    </w:r>
                                  </w:p>
                                </w:tc>
                                <w:tc>
                                  <w:tcPr>
                                    <w:tcW w:w="696" w:type="dxa"/>
                                    <w:hideMark/>
                                  </w:tcPr>
                                  <w:p w14:paraId="2B252DF2"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1.25123</w:t>
                                    </w:r>
                                  </w:p>
                                </w:tc>
                                <w:tc>
                                  <w:tcPr>
                                    <w:tcW w:w="696" w:type="dxa"/>
                                    <w:hideMark/>
                                  </w:tcPr>
                                  <w:p w14:paraId="4C606BAA"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1.24057</w:t>
                                    </w:r>
                                  </w:p>
                                </w:tc>
                                <w:tc>
                                  <w:tcPr>
                                    <w:tcW w:w="546" w:type="dxa"/>
                                    <w:hideMark/>
                                  </w:tcPr>
                                  <w:p w14:paraId="2A0F2EED"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969.7</w:t>
                                    </w:r>
                                  </w:p>
                                </w:tc>
                                <w:tc>
                                  <w:tcPr>
                                    <w:tcW w:w="771" w:type="dxa"/>
                                    <w:hideMark/>
                                  </w:tcPr>
                                  <w:p w14:paraId="23880F98"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0.004869</w:t>
                                    </w:r>
                                  </w:p>
                                </w:tc>
                                <w:tc>
                                  <w:tcPr>
                                    <w:tcW w:w="771" w:type="dxa"/>
                                    <w:hideMark/>
                                  </w:tcPr>
                                  <w:p w14:paraId="35CAF75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0.012287</w:t>
                                    </w:r>
                                  </w:p>
                                </w:tc>
                              </w:tr>
                              <w:tr w:rsidR="00886E41" w:rsidRPr="00990716" w14:paraId="4FE6C574" w14:textId="77777777" w:rsidTr="00886E41">
                                <w:trPr>
                                  <w:trHeight w:val="37"/>
                                </w:trPr>
                                <w:tc>
                                  <w:tcPr>
                                    <w:tcW w:w="438" w:type="dxa"/>
                                    <w:hideMark/>
                                  </w:tcPr>
                                  <w:p w14:paraId="46EEF387"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T6</w:t>
                                    </w:r>
                                  </w:p>
                                </w:tc>
                                <w:tc>
                                  <w:tcPr>
                                    <w:tcW w:w="371" w:type="dxa"/>
                                    <w:hideMark/>
                                  </w:tcPr>
                                  <w:p w14:paraId="58015A3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25</w:t>
                                    </w:r>
                                  </w:p>
                                </w:tc>
                                <w:tc>
                                  <w:tcPr>
                                    <w:tcW w:w="396" w:type="dxa"/>
                                    <w:hideMark/>
                                  </w:tcPr>
                                  <w:p w14:paraId="46EF819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3.5</w:t>
                                    </w:r>
                                  </w:p>
                                </w:tc>
                                <w:tc>
                                  <w:tcPr>
                                    <w:tcW w:w="371" w:type="dxa"/>
                                    <w:hideMark/>
                                  </w:tcPr>
                                  <w:p w14:paraId="6D4C71B9"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17</w:t>
                                    </w:r>
                                  </w:p>
                                </w:tc>
                                <w:tc>
                                  <w:tcPr>
                                    <w:tcW w:w="371" w:type="dxa"/>
                                    <w:hideMark/>
                                  </w:tcPr>
                                  <w:p w14:paraId="28B3B28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13</w:t>
                                    </w:r>
                                  </w:p>
                                </w:tc>
                                <w:tc>
                                  <w:tcPr>
                                    <w:tcW w:w="521" w:type="dxa"/>
                                    <w:hideMark/>
                                  </w:tcPr>
                                  <w:p w14:paraId="10D5BE3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35</w:t>
                                    </w:r>
                                  </w:p>
                                </w:tc>
                                <w:tc>
                                  <w:tcPr>
                                    <w:tcW w:w="371" w:type="dxa"/>
                                    <w:hideMark/>
                                  </w:tcPr>
                                  <w:p w14:paraId="72EFFD07"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w:t>
                                    </w:r>
                                  </w:p>
                                </w:tc>
                                <w:tc>
                                  <w:tcPr>
                                    <w:tcW w:w="696" w:type="dxa"/>
                                    <w:hideMark/>
                                  </w:tcPr>
                                  <w:p w14:paraId="7BCAF1B2"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696" w:type="dxa"/>
                                    <w:hideMark/>
                                  </w:tcPr>
                                  <w:p w14:paraId="33A7391E"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546" w:type="dxa"/>
                                    <w:hideMark/>
                                  </w:tcPr>
                                  <w:p w14:paraId="31470CB1"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771" w:type="dxa"/>
                                    <w:hideMark/>
                                  </w:tcPr>
                                  <w:p w14:paraId="0DBE9F25"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0.004798</w:t>
                                    </w:r>
                                  </w:p>
                                </w:tc>
                                <w:tc>
                                  <w:tcPr>
                                    <w:tcW w:w="771" w:type="dxa"/>
                                    <w:hideMark/>
                                  </w:tcPr>
                                  <w:p w14:paraId="64EC14C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0.014568</w:t>
                                    </w:r>
                                  </w:p>
                                </w:tc>
                              </w:tr>
                              <w:tr w:rsidR="00886E41" w:rsidRPr="00990716" w14:paraId="79265CF0" w14:textId="77777777" w:rsidTr="00886E41">
                                <w:trPr>
                                  <w:trHeight w:val="37"/>
                                </w:trPr>
                                <w:tc>
                                  <w:tcPr>
                                    <w:tcW w:w="438" w:type="dxa"/>
                                    <w:hideMark/>
                                  </w:tcPr>
                                  <w:p w14:paraId="6331C9D5"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T12</w:t>
                                    </w:r>
                                  </w:p>
                                </w:tc>
                                <w:tc>
                                  <w:tcPr>
                                    <w:tcW w:w="371" w:type="dxa"/>
                                    <w:hideMark/>
                                  </w:tcPr>
                                  <w:p w14:paraId="0818D04A"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26</w:t>
                                    </w:r>
                                  </w:p>
                                </w:tc>
                                <w:tc>
                                  <w:tcPr>
                                    <w:tcW w:w="396" w:type="dxa"/>
                                    <w:hideMark/>
                                  </w:tcPr>
                                  <w:p w14:paraId="3AFB6D8A"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371" w:type="dxa"/>
                                    <w:hideMark/>
                                  </w:tcPr>
                                  <w:p w14:paraId="5AA62BF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24</w:t>
                                    </w:r>
                                  </w:p>
                                </w:tc>
                                <w:tc>
                                  <w:tcPr>
                                    <w:tcW w:w="371" w:type="dxa"/>
                                    <w:hideMark/>
                                  </w:tcPr>
                                  <w:p w14:paraId="33F24F1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6</w:t>
                                    </w:r>
                                  </w:p>
                                </w:tc>
                                <w:tc>
                                  <w:tcPr>
                                    <w:tcW w:w="521" w:type="dxa"/>
                                    <w:hideMark/>
                                  </w:tcPr>
                                  <w:p w14:paraId="71D2134D"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30</w:t>
                                    </w:r>
                                  </w:p>
                                </w:tc>
                                <w:tc>
                                  <w:tcPr>
                                    <w:tcW w:w="371" w:type="dxa"/>
                                    <w:hideMark/>
                                  </w:tcPr>
                                  <w:p w14:paraId="233B7646"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w:t>
                                    </w:r>
                                  </w:p>
                                </w:tc>
                                <w:tc>
                                  <w:tcPr>
                                    <w:tcW w:w="696" w:type="dxa"/>
                                    <w:hideMark/>
                                  </w:tcPr>
                                  <w:p w14:paraId="3B35144D"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696" w:type="dxa"/>
                                    <w:hideMark/>
                                  </w:tcPr>
                                  <w:p w14:paraId="7E58A2A3"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546" w:type="dxa"/>
                                    <w:hideMark/>
                                  </w:tcPr>
                                  <w:p w14:paraId="29645129"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771" w:type="dxa"/>
                                    <w:hideMark/>
                                  </w:tcPr>
                                  <w:p w14:paraId="088A54CF"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0.00461</w:t>
                                    </w:r>
                                  </w:p>
                                </w:tc>
                                <w:tc>
                                  <w:tcPr>
                                    <w:tcW w:w="771" w:type="dxa"/>
                                    <w:hideMark/>
                                  </w:tcPr>
                                  <w:p w14:paraId="3DE4448B"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0.014821</w:t>
                                    </w:r>
                                  </w:p>
                                </w:tc>
                              </w:tr>
                              <w:tr w:rsidR="00886E41" w:rsidRPr="00990716" w14:paraId="7C2E019B" w14:textId="77777777" w:rsidTr="00886E41">
                                <w:trPr>
                                  <w:trHeight w:val="37"/>
                                </w:trPr>
                                <w:tc>
                                  <w:tcPr>
                                    <w:tcW w:w="438" w:type="dxa"/>
                                    <w:hideMark/>
                                  </w:tcPr>
                                  <w:p w14:paraId="4FC8583A"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T24</w:t>
                                    </w:r>
                                  </w:p>
                                </w:tc>
                                <w:tc>
                                  <w:tcPr>
                                    <w:tcW w:w="371" w:type="dxa"/>
                                    <w:hideMark/>
                                  </w:tcPr>
                                  <w:p w14:paraId="53ED786B"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25</w:t>
                                    </w:r>
                                  </w:p>
                                </w:tc>
                                <w:tc>
                                  <w:tcPr>
                                    <w:tcW w:w="396" w:type="dxa"/>
                                    <w:hideMark/>
                                  </w:tcPr>
                                  <w:p w14:paraId="5831886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4.5</w:t>
                                    </w:r>
                                  </w:p>
                                </w:tc>
                                <w:tc>
                                  <w:tcPr>
                                    <w:tcW w:w="371" w:type="dxa"/>
                                    <w:hideMark/>
                                  </w:tcPr>
                                  <w:p w14:paraId="7F4B721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29</w:t>
                                    </w:r>
                                  </w:p>
                                </w:tc>
                                <w:tc>
                                  <w:tcPr>
                                    <w:tcW w:w="371" w:type="dxa"/>
                                    <w:hideMark/>
                                  </w:tcPr>
                                  <w:p w14:paraId="0C65F5C4"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13</w:t>
                                    </w:r>
                                  </w:p>
                                </w:tc>
                                <w:tc>
                                  <w:tcPr>
                                    <w:tcW w:w="521" w:type="dxa"/>
                                    <w:hideMark/>
                                  </w:tcPr>
                                  <w:p w14:paraId="3E922643"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32</w:t>
                                    </w:r>
                                  </w:p>
                                </w:tc>
                                <w:tc>
                                  <w:tcPr>
                                    <w:tcW w:w="371" w:type="dxa"/>
                                    <w:hideMark/>
                                  </w:tcPr>
                                  <w:p w14:paraId="07D2ABD0"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w:t>
                                    </w:r>
                                  </w:p>
                                </w:tc>
                                <w:tc>
                                  <w:tcPr>
                                    <w:tcW w:w="696" w:type="dxa"/>
                                    <w:hideMark/>
                                  </w:tcPr>
                                  <w:p w14:paraId="38160B60"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1.1628</w:t>
                                    </w:r>
                                  </w:p>
                                </w:tc>
                                <w:tc>
                                  <w:tcPr>
                                    <w:tcW w:w="696" w:type="dxa"/>
                                    <w:hideMark/>
                                  </w:tcPr>
                                  <w:p w14:paraId="40BF4049"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1.35981</w:t>
                                    </w:r>
                                  </w:p>
                                </w:tc>
                                <w:tc>
                                  <w:tcPr>
                                    <w:tcW w:w="546" w:type="dxa"/>
                                    <w:hideMark/>
                                  </w:tcPr>
                                  <w:p w14:paraId="04120544"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811.5</w:t>
                                    </w:r>
                                  </w:p>
                                </w:tc>
                                <w:tc>
                                  <w:tcPr>
                                    <w:tcW w:w="771" w:type="dxa"/>
                                    <w:hideMark/>
                                  </w:tcPr>
                                  <w:p w14:paraId="4260C5E3"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0.004046</w:t>
                                    </w:r>
                                  </w:p>
                                </w:tc>
                                <w:tc>
                                  <w:tcPr>
                                    <w:tcW w:w="771" w:type="dxa"/>
                                    <w:hideMark/>
                                  </w:tcPr>
                                  <w:p w14:paraId="15947A8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0.019288</w:t>
                                    </w:r>
                                  </w:p>
                                </w:tc>
                              </w:tr>
                            </w:tbl>
                            <w:p w14:paraId="3A810856" w14:textId="77777777" w:rsidR="00A507D9" w:rsidRDefault="00A507D9" w:rsidP="00A507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8E4B1A2" id="_x0000_s1079" style="position:absolute;left:0;text-align:left;margin-left:1pt;margin-top:10.25pt;width:506.95pt;height:102.6pt;z-index:251869184;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">
                <v:shape id="Text Box 67" o:spid="_x0000_s1080"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" fillcolor="white [3201]" strokeweight=".5pt">
                  <v:textbox>
                    <w:txbxContent>
                      <w:p w14:paraId="3C5B7245" w14:textId="35B2A9D3" w:rsidR="00A507D9" w:rsidRDefault="0041409E" w:rsidP="00A507D9">
                        <w:r>
                          <w:rPr>
                            <w:b/>
                            <w:bCs/>
                            <w:noProof/>
                            <w:sz w:val="20"/>
                            <w:szCs w:val="20"/>
                          </w:rPr>
                          <w:drawing>
                            <wp:inline distT="0" distB="0" distL="0" distR="0" wp14:anchorId="7449F3A1" wp14:editId="23166907">
                              <wp:extent cx="2003262" cy="1159011"/>
                              <wp:effectExtent l="19050" t="19050" r="16510" b="22225"/>
                              <wp:docPr id="168930516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07946" cy="1161721"/>
                                      </a:xfrm>
                                      <a:prstGeom prst="rect">
                                        <a:avLst/>
                                      </a:prstGeom>
                                      <a:noFill/>
                                      <a:ln>
                                        <a:solidFill>
                                          <a:schemeClr val="accent1"/>
                                        </a:solidFill>
                                      </a:ln>
                                    </pic:spPr>
                                  </pic:pic>
                                </a:graphicData>
                              </a:graphic>
                            </wp:inline>
                          </w:drawing>
                        </w:r>
                      </w:p>
                    </w:txbxContent>
                  </v:textbox>
                </v:shape>
                <v:shape id="Text Box 65" o:spid="_x0000_s1081" type="#_x0000_t202" style="position:absolute;left:20405;top:47;width:38326;height:1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" fillcolor="white [3201]" stroked="f" strokeweight=".5pt">
                  <v:textbox>
                    <w:txbxContent>
                      <w:tbl>
                        <w:tblPr>
                          <w:tblStyle w:val="TableGrid"/>
                          <w:tblW w:w="6319" w:type="dxa"/>
                          <w:tblInd w:w="-5" w:type="dxa"/>
                          <w:tblLook w:val="04A0" w:firstRow="1" w:lastRow="0" w:firstColumn="1" w:lastColumn="0" w:noHBand="0" w:noVBand="1"/>
                        </w:tblPr>
                        <w:tblGrid>
                          <w:gridCol w:w="441"/>
                          <w:gridCol w:w="373"/>
                          <w:gridCol w:w="398"/>
                          <w:gridCol w:w="373"/>
                          <w:gridCol w:w="373"/>
                          <w:gridCol w:w="524"/>
                          <w:gridCol w:w="373"/>
                          <w:gridCol w:w="700"/>
                          <w:gridCol w:w="700"/>
                          <w:gridCol w:w="549"/>
                          <w:gridCol w:w="775"/>
                          <w:gridCol w:w="775"/>
                        </w:tblGrid>
                        <w:tr w:rsidR="00886E41" w14:paraId="6E23CCC5" w14:textId="77777777" w:rsidTr="00886E41">
                          <w:trPr>
                            <w:cantSplit/>
                            <w:trHeight w:val="1084"/>
                          </w:trPr>
                          <w:tc>
                            <w:tcPr>
                              <w:tcW w:w="438" w:type="dxa"/>
                              <w:textDirection w:val="btLr"/>
                            </w:tcPr>
                            <w:p w14:paraId="0F937516" w14:textId="77777777" w:rsidR="00A507D9" w:rsidRPr="003677BD" w:rsidRDefault="00A507D9" w:rsidP="00406DDE">
                              <w:pPr>
                                <w:ind w:left="113" w:right="113"/>
                                <w:rPr>
                                  <w:sz w:val="12"/>
                                  <w:szCs w:val="12"/>
                                </w:rPr>
                              </w:pPr>
                              <w:r w:rsidRPr="003677BD">
                                <w:rPr>
                                  <w:b/>
                                  <w:bCs/>
                                  <w:sz w:val="12"/>
                                  <w:szCs w:val="12"/>
                                </w:rPr>
                                <w:t>Timepoint</w:t>
                              </w:r>
                            </w:p>
                          </w:tc>
                          <w:tc>
                            <w:tcPr>
                              <w:tcW w:w="371" w:type="dxa"/>
                              <w:textDirection w:val="btLr"/>
                            </w:tcPr>
                            <w:p w14:paraId="26FF9586" w14:textId="77777777" w:rsidR="00A507D9" w:rsidRPr="003677BD" w:rsidRDefault="00A507D9" w:rsidP="00406DDE">
                              <w:pPr>
                                <w:ind w:left="113" w:right="113"/>
                                <w:rPr>
                                  <w:sz w:val="12"/>
                                  <w:szCs w:val="12"/>
                                </w:rPr>
                              </w:pPr>
                              <w:r w:rsidRPr="003677BD">
                                <w:rPr>
                                  <w:b/>
                                  <w:bCs/>
                                  <w:sz w:val="12"/>
                                  <w:szCs w:val="12"/>
                                </w:rPr>
                                <w:t>MMSE</w:t>
                              </w:r>
                            </w:p>
                          </w:tc>
                          <w:tc>
                            <w:tcPr>
                              <w:tcW w:w="396" w:type="dxa"/>
                              <w:textDirection w:val="btLr"/>
                            </w:tcPr>
                            <w:p w14:paraId="361808ED" w14:textId="77777777" w:rsidR="00A507D9" w:rsidRPr="003677BD" w:rsidRDefault="00A507D9" w:rsidP="00406DDE">
                              <w:pPr>
                                <w:ind w:left="113" w:right="113"/>
                                <w:rPr>
                                  <w:sz w:val="12"/>
                                  <w:szCs w:val="12"/>
                                </w:rPr>
                              </w:pPr>
                              <w:r w:rsidRPr="003677BD">
                                <w:rPr>
                                  <w:b/>
                                  <w:bCs/>
                                  <w:sz w:val="12"/>
                                  <w:szCs w:val="12"/>
                                </w:rPr>
                                <w:t>CDRSB</w:t>
                              </w:r>
                            </w:p>
                          </w:tc>
                          <w:tc>
                            <w:tcPr>
                              <w:tcW w:w="371" w:type="dxa"/>
                              <w:textDirection w:val="btLr"/>
                            </w:tcPr>
                            <w:p w14:paraId="531B3E5E" w14:textId="77777777" w:rsidR="00A507D9" w:rsidRPr="003677BD" w:rsidRDefault="00A507D9" w:rsidP="00406DDE">
                              <w:pPr>
                                <w:ind w:left="113" w:right="113"/>
                                <w:rPr>
                                  <w:sz w:val="12"/>
                                  <w:szCs w:val="12"/>
                                </w:rPr>
                              </w:pPr>
                              <w:r w:rsidRPr="003677BD">
                                <w:rPr>
                                  <w:b/>
                                  <w:bCs/>
                                  <w:sz w:val="12"/>
                                  <w:szCs w:val="12"/>
                                </w:rPr>
                                <w:t>ADAS13</w:t>
                              </w:r>
                            </w:p>
                          </w:tc>
                          <w:tc>
                            <w:tcPr>
                              <w:tcW w:w="371" w:type="dxa"/>
                              <w:textDirection w:val="btLr"/>
                            </w:tcPr>
                            <w:p w14:paraId="573486EC" w14:textId="77777777" w:rsidR="00A507D9" w:rsidRPr="003677BD" w:rsidRDefault="00A507D9" w:rsidP="00406DDE">
                              <w:pPr>
                                <w:ind w:left="113" w:right="113"/>
                                <w:rPr>
                                  <w:sz w:val="12"/>
                                  <w:szCs w:val="12"/>
                                </w:rPr>
                              </w:pPr>
                              <w:r w:rsidRPr="003677BD">
                                <w:rPr>
                                  <w:b/>
                                  <w:bCs/>
                                  <w:sz w:val="12"/>
                                  <w:szCs w:val="12"/>
                                </w:rPr>
                                <w:t>FAQ</w:t>
                              </w:r>
                            </w:p>
                          </w:tc>
                          <w:tc>
                            <w:tcPr>
                              <w:tcW w:w="521" w:type="dxa"/>
                              <w:textDirection w:val="btLr"/>
                            </w:tcPr>
                            <w:p w14:paraId="1528DF5B" w14:textId="77777777" w:rsidR="00A507D9" w:rsidRPr="003677BD" w:rsidRDefault="00A507D9" w:rsidP="00406DDE">
                              <w:pPr>
                                <w:ind w:left="113" w:right="113"/>
                                <w:rPr>
                                  <w:b/>
                                  <w:bCs/>
                                  <w:sz w:val="12"/>
                                  <w:szCs w:val="12"/>
                                </w:rPr>
                              </w:pPr>
                              <w:r w:rsidRPr="003677BD">
                                <w:rPr>
                                  <w:b/>
                                  <w:bCs/>
                                  <w:sz w:val="12"/>
                                  <w:szCs w:val="12"/>
                                </w:rPr>
                                <w:t>RAVLT</w:t>
                              </w:r>
                            </w:p>
                            <w:p w14:paraId="5C0D74CF" w14:textId="77777777" w:rsidR="00A507D9" w:rsidRPr="003677BD" w:rsidRDefault="00A507D9" w:rsidP="00406DDE">
                              <w:pPr>
                                <w:ind w:left="113" w:right="113"/>
                                <w:rPr>
                                  <w:sz w:val="12"/>
                                  <w:szCs w:val="12"/>
                                </w:rPr>
                              </w:pPr>
                              <w:r w:rsidRPr="003677BD">
                                <w:rPr>
                                  <w:b/>
                                  <w:bCs/>
                                  <w:sz w:val="12"/>
                                  <w:szCs w:val="12"/>
                                </w:rPr>
                                <w:t>Immediate</w:t>
                              </w:r>
                            </w:p>
                          </w:tc>
                          <w:tc>
                            <w:tcPr>
                              <w:tcW w:w="371" w:type="dxa"/>
                              <w:textDirection w:val="btLr"/>
                            </w:tcPr>
                            <w:p w14:paraId="0B46FF5F" w14:textId="77777777" w:rsidR="00A507D9" w:rsidRPr="003677BD" w:rsidRDefault="00A507D9" w:rsidP="00406DDE">
                              <w:pPr>
                                <w:ind w:left="113" w:right="113"/>
                                <w:rPr>
                                  <w:sz w:val="12"/>
                                  <w:szCs w:val="12"/>
                                </w:rPr>
                              </w:pPr>
                              <w:r w:rsidRPr="003677BD">
                                <w:rPr>
                                  <w:b/>
                                  <w:bCs/>
                                  <w:sz w:val="12"/>
                                  <w:szCs w:val="12"/>
                                </w:rPr>
                                <w:t>APOE4</w:t>
                              </w:r>
                            </w:p>
                          </w:tc>
                          <w:tc>
                            <w:tcPr>
                              <w:tcW w:w="696" w:type="dxa"/>
                              <w:textDirection w:val="btLr"/>
                            </w:tcPr>
                            <w:p w14:paraId="3DBF8EA4" w14:textId="77777777" w:rsidR="00A507D9" w:rsidRPr="003677BD" w:rsidRDefault="00A507D9" w:rsidP="00406DDE">
                              <w:pPr>
                                <w:ind w:left="113" w:right="113"/>
                                <w:rPr>
                                  <w:sz w:val="12"/>
                                  <w:szCs w:val="12"/>
                                </w:rPr>
                              </w:pPr>
                              <w:r w:rsidRPr="003677BD">
                                <w:rPr>
                                  <w:b/>
                                  <w:bCs/>
                                  <w:sz w:val="12"/>
                                  <w:szCs w:val="12"/>
                                </w:rPr>
                                <w:t>FDG</w:t>
                              </w:r>
                            </w:p>
                          </w:tc>
                          <w:tc>
                            <w:tcPr>
                              <w:tcW w:w="696" w:type="dxa"/>
                              <w:textDirection w:val="btLr"/>
                            </w:tcPr>
                            <w:p w14:paraId="78D00D14" w14:textId="77777777" w:rsidR="00A507D9" w:rsidRPr="003677BD" w:rsidRDefault="00A507D9" w:rsidP="00406DDE">
                              <w:pPr>
                                <w:ind w:left="113" w:right="113"/>
                                <w:rPr>
                                  <w:sz w:val="12"/>
                                  <w:szCs w:val="12"/>
                                </w:rPr>
                              </w:pPr>
                              <w:r w:rsidRPr="003677BD">
                                <w:rPr>
                                  <w:b/>
                                  <w:bCs/>
                                  <w:sz w:val="12"/>
                                  <w:szCs w:val="12"/>
                                </w:rPr>
                                <w:t>AV45</w:t>
                              </w:r>
                            </w:p>
                          </w:tc>
                          <w:tc>
                            <w:tcPr>
                              <w:tcW w:w="546" w:type="dxa"/>
                              <w:textDirection w:val="btLr"/>
                            </w:tcPr>
                            <w:p w14:paraId="6092C0DC" w14:textId="77777777" w:rsidR="00A507D9" w:rsidRPr="003677BD" w:rsidRDefault="00A507D9" w:rsidP="00406DDE">
                              <w:pPr>
                                <w:ind w:left="113" w:right="113"/>
                                <w:rPr>
                                  <w:sz w:val="12"/>
                                  <w:szCs w:val="12"/>
                                </w:rPr>
                              </w:pPr>
                              <w:r w:rsidRPr="003677BD">
                                <w:rPr>
                                  <w:b/>
                                  <w:bCs/>
                                  <w:sz w:val="12"/>
                                  <w:szCs w:val="12"/>
                                </w:rPr>
                                <w:t>ABETA</w:t>
                              </w:r>
                            </w:p>
                          </w:tc>
                          <w:tc>
                            <w:tcPr>
                              <w:tcW w:w="771" w:type="dxa"/>
                              <w:textDirection w:val="btLr"/>
                            </w:tcPr>
                            <w:p w14:paraId="78FD96DA" w14:textId="77777777" w:rsidR="00A507D9" w:rsidRPr="003677BD" w:rsidRDefault="00A507D9" w:rsidP="00406DDE">
                              <w:pPr>
                                <w:ind w:left="113" w:right="113"/>
                                <w:rPr>
                                  <w:b/>
                                  <w:bCs/>
                                  <w:sz w:val="12"/>
                                  <w:szCs w:val="12"/>
                                </w:rPr>
                              </w:pPr>
                              <w:r w:rsidRPr="003677BD">
                                <w:rPr>
                                  <w:b/>
                                  <w:bCs/>
                                  <w:sz w:val="12"/>
                                  <w:szCs w:val="12"/>
                                </w:rPr>
                                <w:t>Normalized</w:t>
                              </w:r>
                            </w:p>
                            <w:p w14:paraId="33912EB8" w14:textId="77777777" w:rsidR="00A507D9" w:rsidRPr="003677BD" w:rsidRDefault="00A507D9" w:rsidP="00406DDE">
                              <w:pPr>
                                <w:ind w:left="113" w:right="113"/>
                                <w:rPr>
                                  <w:sz w:val="12"/>
                                  <w:szCs w:val="12"/>
                                </w:rPr>
                              </w:pPr>
                              <w:r w:rsidRPr="003677BD">
                                <w:rPr>
                                  <w:b/>
                                  <w:bCs/>
                                  <w:sz w:val="12"/>
                                  <w:szCs w:val="12"/>
                                </w:rPr>
                                <w:t>Hippocampus</w:t>
                              </w:r>
                            </w:p>
                          </w:tc>
                          <w:tc>
                            <w:tcPr>
                              <w:tcW w:w="771" w:type="dxa"/>
                              <w:textDirection w:val="btLr"/>
                            </w:tcPr>
                            <w:p w14:paraId="63BA16B1" w14:textId="77777777" w:rsidR="00A507D9" w:rsidRPr="003677BD" w:rsidRDefault="00A507D9" w:rsidP="00406DDE">
                              <w:pPr>
                                <w:ind w:left="113" w:right="113"/>
                                <w:rPr>
                                  <w:b/>
                                  <w:bCs/>
                                  <w:sz w:val="12"/>
                                  <w:szCs w:val="12"/>
                                </w:rPr>
                              </w:pPr>
                              <w:r w:rsidRPr="003677BD">
                                <w:rPr>
                                  <w:b/>
                                  <w:bCs/>
                                  <w:sz w:val="12"/>
                                  <w:szCs w:val="12"/>
                                </w:rPr>
                                <w:t>Normalized</w:t>
                              </w:r>
                            </w:p>
                            <w:p w14:paraId="750579EF" w14:textId="77777777" w:rsidR="00A507D9" w:rsidRPr="003677BD" w:rsidRDefault="00A507D9" w:rsidP="00406DDE">
                              <w:pPr>
                                <w:ind w:left="113" w:right="113"/>
                                <w:rPr>
                                  <w:sz w:val="12"/>
                                  <w:szCs w:val="12"/>
                                </w:rPr>
                              </w:pPr>
                              <w:r w:rsidRPr="003677BD">
                                <w:rPr>
                                  <w:b/>
                                  <w:bCs/>
                                  <w:sz w:val="12"/>
                                  <w:szCs w:val="12"/>
                                </w:rPr>
                                <w:t>Ventricles</w:t>
                              </w:r>
                            </w:p>
                          </w:tc>
                        </w:tr>
                        <w:tr w:rsidR="00886E41" w:rsidRPr="00990716" w14:paraId="468066A7" w14:textId="77777777" w:rsidTr="00886E41">
                          <w:trPr>
                            <w:trHeight w:val="37"/>
                          </w:trPr>
                          <w:tc>
                            <w:tcPr>
                              <w:tcW w:w="438" w:type="dxa"/>
                              <w:hideMark/>
                            </w:tcPr>
                            <w:p w14:paraId="5C1A5B84"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T0</w:t>
                              </w:r>
                            </w:p>
                          </w:tc>
                          <w:tc>
                            <w:tcPr>
                              <w:tcW w:w="371" w:type="dxa"/>
                              <w:hideMark/>
                            </w:tcPr>
                            <w:p w14:paraId="7A35C120"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28</w:t>
                              </w:r>
                            </w:p>
                          </w:tc>
                          <w:tc>
                            <w:tcPr>
                              <w:tcW w:w="396" w:type="dxa"/>
                              <w:hideMark/>
                            </w:tcPr>
                            <w:p w14:paraId="7B3ED139"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2.5</w:t>
                              </w:r>
                            </w:p>
                          </w:tc>
                          <w:tc>
                            <w:tcPr>
                              <w:tcW w:w="371" w:type="dxa"/>
                              <w:hideMark/>
                            </w:tcPr>
                            <w:p w14:paraId="33ED676D"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20</w:t>
                              </w:r>
                            </w:p>
                          </w:tc>
                          <w:tc>
                            <w:tcPr>
                              <w:tcW w:w="371" w:type="dxa"/>
                              <w:hideMark/>
                            </w:tcPr>
                            <w:p w14:paraId="35A593D8"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w:t>
                              </w:r>
                            </w:p>
                          </w:tc>
                          <w:tc>
                            <w:tcPr>
                              <w:tcW w:w="521" w:type="dxa"/>
                              <w:hideMark/>
                            </w:tcPr>
                            <w:p w14:paraId="2C2597B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47</w:t>
                              </w:r>
                            </w:p>
                          </w:tc>
                          <w:tc>
                            <w:tcPr>
                              <w:tcW w:w="371" w:type="dxa"/>
                              <w:hideMark/>
                            </w:tcPr>
                            <w:p w14:paraId="393B186F"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w:t>
                              </w:r>
                            </w:p>
                          </w:tc>
                          <w:tc>
                            <w:tcPr>
                              <w:tcW w:w="696" w:type="dxa"/>
                              <w:hideMark/>
                            </w:tcPr>
                            <w:p w14:paraId="2B252DF2"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1.25123</w:t>
                              </w:r>
                            </w:p>
                          </w:tc>
                          <w:tc>
                            <w:tcPr>
                              <w:tcW w:w="696" w:type="dxa"/>
                              <w:hideMark/>
                            </w:tcPr>
                            <w:p w14:paraId="4C606BAA"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1.24057</w:t>
                              </w:r>
                            </w:p>
                          </w:tc>
                          <w:tc>
                            <w:tcPr>
                              <w:tcW w:w="546" w:type="dxa"/>
                              <w:hideMark/>
                            </w:tcPr>
                            <w:p w14:paraId="2A0F2EED"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969.7</w:t>
                              </w:r>
                            </w:p>
                          </w:tc>
                          <w:tc>
                            <w:tcPr>
                              <w:tcW w:w="771" w:type="dxa"/>
                              <w:hideMark/>
                            </w:tcPr>
                            <w:p w14:paraId="23880F98"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0.004869</w:t>
                              </w:r>
                            </w:p>
                          </w:tc>
                          <w:tc>
                            <w:tcPr>
                              <w:tcW w:w="771" w:type="dxa"/>
                              <w:hideMark/>
                            </w:tcPr>
                            <w:p w14:paraId="35CAF75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0.012287</w:t>
                              </w:r>
                            </w:p>
                          </w:tc>
                        </w:tr>
                        <w:tr w:rsidR="00886E41" w:rsidRPr="00990716" w14:paraId="4FE6C574" w14:textId="77777777" w:rsidTr="00886E41">
                          <w:trPr>
                            <w:trHeight w:val="37"/>
                          </w:trPr>
                          <w:tc>
                            <w:tcPr>
                              <w:tcW w:w="438" w:type="dxa"/>
                              <w:hideMark/>
                            </w:tcPr>
                            <w:p w14:paraId="46EEF387"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T6</w:t>
                              </w:r>
                            </w:p>
                          </w:tc>
                          <w:tc>
                            <w:tcPr>
                              <w:tcW w:w="371" w:type="dxa"/>
                              <w:hideMark/>
                            </w:tcPr>
                            <w:p w14:paraId="58015A3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25</w:t>
                              </w:r>
                            </w:p>
                          </w:tc>
                          <w:tc>
                            <w:tcPr>
                              <w:tcW w:w="396" w:type="dxa"/>
                              <w:hideMark/>
                            </w:tcPr>
                            <w:p w14:paraId="46EF819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3.5</w:t>
                              </w:r>
                            </w:p>
                          </w:tc>
                          <w:tc>
                            <w:tcPr>
                              <w:tcW w:w="371" w:type="dxa"/>
                              <w:hideMark/>
                            </w:tcPr>
                            <w:p w14:paraId="6D4C71B9"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17</w:t>
                              </w:r>
                            </w:p>
                          </w:tc>
                          <w:tc>
                            <w:tcPr>
                              <w:tcW w:w="371" w:type="dxa"/>
                              <w:hideMark/>
                            </w:tcPr>
                            <w:p w14:paraId="28B3B28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13</w:t>
                              </w:r>
                            </w:p>
                          </w:tc>
                          <w:tc>
                            <w:tcPr>
                              <w:tcW w:w="521" w:type="dxa"/>
                              <w:hideMark/>
                            </w:tcPr>
                            <w:p w14:paraId="10D5BE3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35</w:t>
                              </w:r>
                            </w:p>
                          </w:tc>
                          <w:tc>
                            <w:tcPr>
                              <w:tcW w:w="371" w:type="dxa"/>
                              <w:hideMark/>
                            </w:tcPr>
                            <w:p w14:paraId="72EFFD07"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w:t>
                              </w:r>
                            </w:p>
                          </w:tc>
                          <w:tc>
                            <w:tcPr>
                              <w:tcW w:w="696" w:type="dxa"/>
                              <w:hideMark/>
                            </w:tcPr>
                            <w:p w14:paraId="7BCAF1B2"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696" w:type="dxa"/>
                              <w:hideMark/>
                            </w:tcPr>
                            <w:p w14:paraId="33A7391E"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546" w:type="dxa"/>
                              <w:hideMark/>
                            </w:tcPr>
                            <w:p w14:paraId="31470CB1"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771" w:type="dxa"/>
                              <w:hideMark/>
                            </w:tcPr>
                            <w:p w14:paraId="0DBE9F25"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0.004798</w:t>
                              </w:r>
                            </w:p>
                          </w:tc>
                          <w:tc>
                            <w:tcPr>
                              <w:tcW w:w="771" w:type="dxa"/>
                              <w:hideMark/>
                            </w:tcPr>
                            <w:p w14:paraId="64EC14C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0.014568</w:t>
                              </w:r>
                            </w:p>
                          </w:tc>
                        </w:tr>
                        <w:tr w:rsidR="00886E41" w:rsidRPr="00990716" w14:paraId="79265CF0" w14:textId="77777777" w:rsidTr="00886E41">
                          <w:trPr>
                            <w:trHeight w:val="37"/>
                          </w:trPr>
                          <w:tc>
                            <w:tcPr>
                              <w:tcW w:w="438" w:type="dxa"/>
                              <w:hideMark/>
                            </w:tcPr>
                            <w:p w14:paraId="6331C9D5"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T12</w:t>
                              </w:r>
                            </w:p>
                          </w:tc>
                          <w:tc>
                            <w:tcPr>
                              <w:tcW w:w="371" w:type="dxa"/>
                              <w:hideMark/>
                            </w:tcPr>
                            <w:p w14:paraId="0818D04A"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26</w:t>
                              </w:r>
                            </w:p>
                          </w:tc>
                          <w:tc>
                            <w:tcPr>
                              <w:tcW w:w="396" w:type="dxa"/>
                              <w:hideMark/>
                            </w:tcPr>
                            <w:p w14:paraId="3AFB6D8A"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371" w:type="dxa"/>
                              <w:hideMark/>
                            </w:tcPr>
                            <w:p w14:paraId="5AA62BF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24</w:t>
                              </w:r>
                            </w:p>
                          </w:tc>
                          <w:tc>
                            <w:tcPr>
                              <w:tcW w:w="371" w:type="dxa"/>
                              <w:hideMark/>
                            </w:tcPr>
                            <w:p w14:paraId="33F24F1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6</w:t>
                              </w:r>
                            </w:p>
                          </w:tc>
                          <w:tc>
                            <w:tcPr>
                              <w:tcW w:w="521" w:type="dxa"/>
                              <w:hideMark/>
                            </w:tcPr>
                            <w:p w14:paraId="71D2134D"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30</w:t>
                              </w:r>
                            </w:p>
                          </w:tc>
                          <w:tc>
                            <w:tcPr>
                              <w:tcW w:w="371" w:type="dxa"/>
                              <w:hideMark/>
                            </w:tcPr>
                            <w:p w14:paraId="233B7646"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w:t>
                              </w:r>
                            </w:p>
                          </w:tc>
                          <w:tc>
                            <w:tcPr>
                              <w:tcW w:w="696" w:type="dxa"/>
                              <w:hideMark/>
                            </w:tcPr>
                            <w:p w14:paraId="3B35144D"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696" w:type="dxa"/>
                              <w:hideMark/>
                            </w:tcPr>
                            <w:p w14:paraId="7E58A2A3"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546" w:type="dxa"/>
                              <w:hideMark/>
                            </w:tcPr>
                            <w:p w14:paraId="29645129"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w:t>
                              </w:r>
                            </w:p>
                          </w:tc>
                          <w:tc>
                            <w:tcPr>
                              <w:tcW w:w="771" w:type="dxa"/>
                              <w:hideMark/>
                            </w:tcPr>
                            <w:p w14:paraId="088A54CF"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0.00461</w:t>
                              </w:r>
                            </w:p>
                          </w:tc>
                          <w:tc>
                            <w:tcPr>
                              <w:tcW w:w="771" w:type="dxa"/>
                              <w:hideMark/>
                            </w:tcPr>
                            <w:p w14:paraId="3DE4448B"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0.014821</w:t>
                              </w:r>
                            </w:p>
                          </w:tc>
                        </w:tr>
                        <w:tr w:rsidR="00886E41" w:rsidRPr="00990716" w14:paraId="7C2E019B" w14:textId="77777777" w:rsidTr="00886E41">
                          <w:trPr>
                            <w:trHeight w:val="37"/>
                          </w:trPr>
                          <w:tc>
                            <w:tcPr>
                              <w:tcW w:w="438" w:type="dxa"/>
                              <w:hideMark/>
                            </w:tcPr>
                            <w:p w14:paraId="4FC8583A" w14:textId="77777777" w:rsidR="00990716" w:rsidRPr="00990716" w:rsidRDefault="00990716" w:rsidP="00990716">
                              <w:pPr>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T24</w:t>
                              </w:r>
                            </w:p>
                          </w:tc>
                          <w:tc>
                            <w:tcPr>
                              <w:tcW w:w="371" w:type="dxa"/>
                              <w:hideMark/>
                            </w:tcPr>
                            <w:p w14:paraId="53ED786B"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25</w:t>
                              </w:r>
                            </w:p>
                          </w:tc>
                          <w:tc>
                            <w:tcPr>
                              <w:tcW w:w="396" w:type="dxa"/>
                              <w:hideMark/>
                            </w:tcPr>
                            <w:p w14:paraId="5831886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4.5</w:t>
                              </w:r>
                            </w:p>
                          </w:tc>
                          <w:tc>
                            <w:tcPr>
                              <w:tcW w:w="371" w:type="dxa"/>
                              <w:hideMark/>
                            </w:tcPr>
                            <w:p w14:paraId="7F4B721E"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29</w:t>
                              </w:r>
                            </w:p>
                          </w:tc>
                          <w:tc>
                            <w:tcPr>
                              <w:tcW w:w="371" w:type="dxa"/>
                              <w:hideMark/>
                            </w:tcPr>
                            <w:p w14:paraId="0C65F5C4"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13</w:t>
                              </w:r>
                            </w:p>
                          </w:tc>
                          <w:tc>
                            <w:tcPr>
                              <w:tcW w:w="521" w:type="dxa"/>
                              <w:hideMark/>
                            </w:tcPr>
                            <w:p w14:paraId="3E922643"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32</w:t>
                              </w:r>
                            </w:p>
                          </w:tc>
                          <w:tc>
                            <w:tcPr>
                              <w:tcW w:w="371" w:type="dxa"/>
                              <w:hideMark/>
                            </w:tcPr>
                            <w:p w14:paraId="07D2ABD0"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w:t>
                              </w:r>
                            </w:p>
                          </w:tc>
                          <w:tc>
                            <w:tcPr>
                              <w:tcW w:w="696" w:type="dxa"/>
                              <w:hideMark/>
                            </w:tcPr>
                            <w:p w14:paraId="38160B60"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1.1628</w:t>
                              </w:r>
                            </w:p>
                          </w:tc>
                          <w:tc>
                            <w:tcPr>
                              <w:tcW w:w="696" w:type="dxa"/>
                              <w:hideMark/>
                            </w:tcPr>
                            <w:p w14:paraId="40BF4049"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1.35981</w:t>
                              </w:r>
                            </w:p>
                          </w:tc>
                          <w:tc>
                            <w:tcPr>
                              <w:tcW w:w="546" w:type="dxa"/>
                              <w:hideMark/>
                            </w:tcPr>
                            <w:p w14:paraId="04120544"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811.5</w:t>
                              </w:r>
                            </w:p>
                          </w:tc>
                          <w:tc>
                            <w:tcPr>
                              <w:tcW w:w="771" w:type="dxa"/>
                              <w:hideMark/>
                            </w:tcPr>
                            <w:p w14:paraId="4260C5E3"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0.004046</w:t>
                              </w:r>
                            </w:p>
                          </w:tc>
                          <w:tc>
                            <w:tcPr>
                              <w:tcW w:w="771" w:type="dxa"/>
                              <w:hideMark/>
                            </w:tcPr>
                            <w:p w14:paraId="15947A8C" w14:textId="77777777" w:rsidR="00990716" w:rsidRPr="00990716" w:rsidRDefault="00990716" w:rsidP="00990716">
                              <w:pPr>
                                <w:jc w:val="right"/>
                                <w:rPr>
                                  <w:rFonts w:ascii="Segoe UI" w:eastAsia="Times New Roman" w:hAnsi="Segoe UI" w:cs="Segoe UI"/>
                                  <w:color w:val="000000"/>
                                  <w:kern w:val="0"/>
                                  <w:sz w:val="14"/>
                                  <w:szCs w:val="14"/>
                                  <w14:ligatures w14:val="none"/>
                                </w:rPr>
                              </w:pPr>
                              <w:r w:rsidRPr="00990716">
                                <w:rPr>
                                  <w:rFonts w:ascii="Segoe UI" w:eastAsia="Times New Roman" w:hAnsi="Segoe UI" w:cs="Segoe UI"/>
                                  <w:color w:val="000000"/>
                                  <w:kern w:val="0"/>
                                  <w:sz w:val="14"/>
                                  <w:szCs w:val="14"/>
                                  <w14:ligatures w14:val="none"/>
                                </w:rPr>
                                <w:t>0.019288</w:t>
                              </w:r>
                            </w:p>
                          </w:tc>
                        </w:tr>
                      </w:tbl>
                      <w:p w14:paraId="3A810856" w14:textId="77777777" w:rsidR="00A507D9" w:rsidRDefault="00A507D9" w:rsidP="00A507D9"/>
                    </w:txbxContent>
                  </v:textbox>
                </v:shape>
              </v:group>
            </w:pict>
          </mc:Fallback>
        </mc:AlternateContent>
      </w:r>
    </w:p>
    <w:p w14:paraId="082C753C" w14:textId="77777777" w:rsidR="00C4003F" w:rsidRDefault="00C4003F" w:rsidP="0062424E">
      <w:pPr>
        <w:tabs>
          <w:tab w:val="left" w:pos="1219"/>
        </w:tabs>
        <w:jc w:val="both"/>
        <w:rPr>
          <w:b/>
          <w:bCs/>
          <w:color w:val="7030A0"/>
          <w:sz w:val="20"/>
          <w:szCs w:val="20"/>
        </w:rPr>
      </w:pPr>
    </w:p>
    <w:p w14:paraId="66A98B4F" w14:textId="77777777" w:rsidR="008C1E37" w:rsidRDefault="008C1E37" w:rsidP="0062424E">
      <w:pPr>
        <w:tabs>
          <w:tab w:val="left" w:pos="1219"/>
        </w:tabs>
        <w:jc w:val="both"/>
        <w:rPr>
          <w:b/>
          <w:bCs/>
          <w:color w:val="7030A0"/>
          <w:sz w:val="20"/>
          <w:szCs w:val="20"/>
        </w:rPr>
      </w:pPr>
    </w:p>
    <w:p w14:paraId="1CF5E4C4" w14:textId="77777777" w:rsidR="008C1E37" w:rsidRDefault="008C1E37" w:rsidP="0062424E">
      <w:pPr>
        <w:tabs>
          <w:tab w:val="left" w:pos="1219"/>
        </w:tabs>
        <w:jc w:val="both"/>
        <w:rPr>
          <w:b/>
          <w:bCs/>
          <w:color w:val="7030A0"/>
          <w:sz w:val="20"/>
          <w:szCs w:val="20"/>
        </w:rPr>
      </w:pPr>
    </w:p>
    <w:p w14:paraId="1EC9817C" w14:textId="77777777" w:rsidR="008C1E37" w:rsidRDefault="008C1E37" w:rsidP="0062424E">
      <w:pPr>
        <w:tabs>
          <w:tab w:val="left" w:pos="1219"/>
        </w:tabs>
        <w:jc w:val="both"/>
        <w:rPr>
          <w:b/>
          <w:bCs/>
          <w:color w:val="7030A0"/>
          <w:sz w:val="20"/>
          <w:szCs w:val="20"/>
        </w:rPr>
      </w:pPr>
    </w:p>
    <w:p w14:paraId="495C5A75" w14:textId="77777777" w:rsidR="008C1E37" w:rsidRDefault="008C1E37" w:rsidP="0062424E">
      <w:pPr>
        <w:tabs>
          <w:tab w:val="left" w:pos="1219"/>
        </w:tabs>
        <w:jc w:val="both"/>
        <w:rPr>
          <w:b/>
          <w:bCs/>
          <w:color w:val="7030A0"/>
          <w:sz w:val="20"/>
          <w:szCs w:val="20"/>
        </w:rPr>
      </w:pPr>
    </w:p>
    <w:p w14:paraId="63262259" w14:textId="77777777" w:rsidR="008C1E37" w:rsidRDefault="008C1E37" w:rsidP="0062424E">
      <w:pPr>
        <w:tabs>
          <w:tab w:val="left" w:pos="1219"/>
        </w:tabs>
        <w:jc w:val="both"/>
        <w:rPr>
          <w:b/>
          <w:bCs/>
          <w:color w:val="7030A0"/>
          <w:sz w:val="20"/>
          <w:szCs w:val="20"/>
        </w:rPr>
      </w:pPr>
    </w:p>
    <w:p w14:paraId="398FD44E" w14:textId="77777777" w:rsidR="008C1E37" w:rsidRDefault="008C1E37" w:rsidP="0062424E">
      <w:pPr>
        <w:tabs>
          <w:tab w:val="left" w:pos="1219"/>
        </w:tabs>
        <w:jc w:val="both"/>
        <w:rPr>
          <w:b/>
          <w:bCs/>
          <w:color w:val="7030A0"/>
          <w:sz w:val="20"/>
          <w:szCs w:val="20"/>
        </w:rPr>
      </w:pPr>
    </w:p>
    <w:p w14:paraId="24FC653F" w14:textId="77777777" w:rsidR="008C1E37" w:rsidRDefault="008C1E37" w:rsidP="0062424E">
      <w:pPr>
        <w:tabs>
          <w:tab w:val="left" w:pos="1219"/>
        </w:tabs>
        <w:jc w:val="both"/>
        <w:rPr>
          <w:b/>
          <w:bCs/>
          <w:color w:val="7030A0"/>
          <w:sz w:val="20"/>
          <w:szCs w:val="20"/>
        </w:rPr>
      </w:pPr>
    </w:p>
    <w:p w14:paraId="79340BB1" w14:textId="77777777" w:rsidR="008C1E37" w:rsidRDefault="008C1E37" w:rsidP="0062424E">
      <w:pPr>
        <w:tabs>
          <w:tab w:val="left" w:pos="1219"/>
        </w:tabs>
        <w:jc w:val="both"/>
        <w:rPr>
          <w:b/>
          <w:bCs/>
          <w:color w:val="7030A0"/>
          <w:sz w:val="20"/>
          <w:szCs w:val="20"/>
        </w:rPr>
      </w:pPr>
    </w:p>
    <w:p w14:paraId="0ADB1137" w14:textId="2AB8A205" w:rsidR="0062424E" w:rsidRPr="0062424E" w:rsidRDefault="0062424E" w:rsidP="0062424E">
      <w:pPr>
        <w:tabs>
          <w:tab w:val="left" w:pos="1219"/>
        </w:tabs>
        <w:jc w:val="both"/>
        <w:rPr>
          <w:b/>
          <w:bCs/>
          <w:color w:val="7030A0"/>
          <w:sz w:val="20"/>
          <w:szCs w:val="20"/>
        </w:rPr>
      </w:pPr>
      <w:r w:rsidRPr="0062424E">
        <w:rPr>
          <w:b/>
          <w:bCs/>
          <w:color w:val="7030A0"/>
          <w:sz w:val="20"/>
          <w:szCs w:val="20"/>
        </w:rPr>
        <w:lastRenderedPageBreak/>
        <w:t>Detection of Preclinical Transition</w:t>
      </w:r>
    </w:p>
    <w:p w14:paraId="6EC73981" w14:textId="572895AC" w:rsidR="0062424E" w:rsidRDefault="0062424E" w:rsidP="0062424E">
      <w:pPr>
        <w:tabs>
          <w:tab w:val="left" w:pos="1219"/>
        </w:tabs>
        <w:jc w:val="both"/>
        <w:rPr>
          <w:color w:val="7030A0"/>
          <w:sz w:val="20"/>
          <w:szCs w:val="20"/>
        </w:rPr>
      </w:pPr>
      <w:r w:rsidRPr="0062424E">
        <w:rPr>
          <w:color w:val="7030A0"/>
          <w:sz w:val="20"/>
          <w:szCs w:val="20"/>
        </w:rPr>
        <w:t xml:space="preserve">The classifier also exhibited potential for early detection of future transitions not captured within the 2-year test period. </w:t>
      </w:r>
      <w:r w:rsidR="00A733D2" w:rsidRPr="00A733D2">
        <w:rPr>
          <w:color w:val="7030A0"/>
          <w:sz w:val="20"/>
          <w:szCs w:val="20"/>
        </w:rPr>
        <w:t xml:space="preserve">In some test subjects, the model predicted an increasing probability of diagnostic transition, despite the ground-truth labels maintaining a stable diagnostic status over the two years. Upon extending the follow-up data, the subjects had subsequently transitioned into a progressive stage at a later period. This type of transition suggests that the model was able to capture early conversion indicators of future decline. </w:t>
      </w:r>
      <w:r w:rsidRPr="0062424E">
        <w:rPr>
          <w:color w:val="7030A0"/>
          <w:sz w:val="20"/>
          <w:szCs w:val="20"/>
        </w:rPr>
        <w:t xml:space="preserve">For instance: </w:t>
      </w:r>
    </w:p>
    <w:p w14:paraId="563A8EF2" w14:textId="77777777" w:rsidR="0062424E" w:rsidRDefault="00A733D2" w:rsidP="0062424E">
      <w:pPr>
        <w:pStyle w:val="ListParagraph"/>
        <w:numPr>
          <w:ilvl w:val="0"/>
          <w:numId w:val="16"/>
        </w:numPr>
        <w:tabs>
          <w:tab w:val="left" w:pos="1219"/>
        </w:tabs>
        <w:ind w:left="540"/>
        <w:jc w:val="both"/>
        <w:rPr>
          <w:color w:val="7030A0"/>
          <w:sz w:val="20"/>
          <w:szCs w:val="20"/>
        </w:rPr>
      </w:pPr>
      <w:r w:rsidRPr="0062424E">
        <w:rPr>
          <w:color w:val="7030A0"/>
          <w:sz w:val="20"/>
          <w:szCs w:val="20"/>
        </w:rPr>
        <w:t xml:space="preserve">Figure 12(a), subject ID 1074 was diagnosed as stable MCI for an observed period of 2 years but had eventually converted to AD at T36 (three years from baseline). The model initially predicted MCI but showed an increasing probability of AD over 2 years from baseline, validating its early detection capability. </w:t>
      </w:r>
    </w:p>
    <w:p w14:paraId="7DCA121A" w14:textId="51E1B9CF" w:rsidR="0056682C" w:rsidRDefault="00A733D2" w:rsidP="008E69CC">
      <w:pPr>
        <w:pStyle w:val="ListParagraph"/>
        <w:numPr>
          <w:ilvl w:val="0"/>
          <w:numId w:val="16"/>
        </w:numPr>
        <w:tabs>
          <w:tab w:val="left" w:pos="1219"/>
        </w:tabs>
        <w:ind w:left="540"/>
        <w:jc w:val="both"/>
        <w:rPr>
          <w:color w:val="7030A0"/>
          <w:sz w:val="20"/>
          <w:szCs w:val="20"/>
        </w:rPr>
      </w:pPr>
      <w:r w:rsidRPr="0062424E">
        <w:rPr>
          <w:color w:val="7030A0"/>
          <w:sz w:val="20"/>
          <w:szCs w:val="20"/>
        </w:rPr>
        <w:t>Figure 12(b) for subject ID 1873 presents a stable CN for the first 2 years from baseline but transitions to MCI at T48 (four years from baseline). The model predicted CN predominantly, with a low but rising probability for MCI, underscoring the model’s potential to capture the transitioning patterns that will emerge from baseline indicators over time</w:t>
      </w:r>
      <w:r w:rsidR="00650CB4" w:rsidRPr="0062424E">
        <w:rPr>
          <w:color w:val="7030A0"/>
          <w:sz w:val="20"/>
          <w:szCs w:val="20"/>
        </w:rPr>
        <w:t>.</w:t>
      </w:r>
    </w:p>
    <w:p w14:paraId="7E4F677B" w14:textId="13884E5E" w:rsidR="00ED0BC2" w:rsidRPr="0056682C" w:rsidRDefault="00FB2A8E" w:rsidP="0056682C">
      <w:pPr>
        <w:pStyle w:val="ListParagraph"/>
        <w:tabs>
          <w:tab w:val="left" w:pos="1219"/>
        </w:tabs>
        <w:ind w:left="540"/>
        <w:jc w:val="both"/>
        <w:rPr>
          <w:color w:val="7030A0"/>
          <w:sz w:val="20"/>
          <w:szCs w:val="20"/>
        </w:rPr>
      </w:pPr>
      <w:r>
        <w:rPr>
          <w:noProof/>
          <w:sz w:val="20"/>
          <w:szCs w:val="20"/>
        </w:rPr>
        <mc:AlternateContent>
          <mc:Choice Requires="wps">
            <w:drawing>
              <wp:anchor distT="0" distB="0" distL="114300" distR="114300" simplePos="0" relativeHeight="251958272" behindDoc="0" locked="0" layoutInCell="1" allowOverlap="1" wp14:anchorId="61BFFFA0" wp14:editId="1C048E23">
                <wp:simplePos x="0" y="0"/>
                <wp:positionH relativeFrom="column">
                  <wp:posOffset>-4445</wp:posOffset>
                </wp:positionH>
                <wp:positionV relativeFrom="paragraph">
                  <wp:posOffset>96837</wp:posOffset>
                </wp:positionV>
                <wp:extent cx="247650" cy="158750"/>
                <wp:effectExtent l="0" t="0" r="16510" b="12700"/>
                <wp:wrapNone/>
                <wp:docPr id="697435118"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3BB28656" w14:textId="4B07F8A0" w:rsidR="00FB2A8E" w:rsidRPr="00603F99" w:rsidRDefault="00FB2A8E" w:rsidP="00FB2A8E">
                            <w:pPr>
                              <w:jc w:val="center"/>
                              <w:rPr>
                                <w:sz w:val="16"/>
                                <w:szCs w:val="16"/>
                              </w:rPr>
                            </w:pPr>
                            <w:r>
                              <w:rPr>
                                <w:sz w:val="16"/>
                                <w:szCs w:val="16"/>
                              </w:rPr>
                              <w:t>12a</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FFFA0" id="_x0000_s1082" style="position:absolute;left:0;text-align:left;margin-left:-.35pt;margin-top:7.6pt;width:19.5pt;height:12.5pt;z-index:251958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" fillcolor="white [3201]" strokecolor="black [3200]" strokeweight="1pt">
                <v:textbox inset="1.44pt,0,1.44pt,0">
                  <w:txbxContent>
                    <w:p w14:paraId="3BB28656" w14:textId="4B07F8A0" w:rsidR="00FB2A8E" w:rsidRPr="00603F99" w:rsidRDefault="00FB2A8E" w:rsidP="00FB2A8E">
                      <w:pPr>
                        <w:jc w:val="center"/>
                        <w:rPr>
                          <w:sz w:val="16"/>
                          <w:szCs w:val="16"/>
                        </w:rPr>
                      </w:pPr>
                      <w:r>
                        <w:rPr>
                          <w:sz w:val="16"/>
                          <w:szCs w:val="16"/>
                        </w:rPr>
                        <w:t>12a</w:t>
                      </w:r>
                    </w:p>
                  </w:txbxContent>
                </v:textbox>
              </v:rect>
            </w:pict>
          </mc:Fallback>
        </mc:AlternateContent>
      </w:r>
      <w:r w:rsidR="00C310D4">
        <w:rPr>
          <w:noProof/>
        </w:rPr>
        <mc:AlternateContent>
          <mc:Choice Requires="wpg">
            <w:drawing>
              <wp:anchor distT="0" distB="0" distL="114300" distR="114300" simplePos="0" relativeHeight="251860992" behindDoc="0" locked="0" layoutInCell="1" allowOverlap="1" wp14:anchorId="228E8ABD" wp14:editId="4C7B87FC">
                <wp:simplePos x="0" y="0"/>
                <wp:positionH relativeFrom="column">
                  <wp:posOffset>-6350</wp:posOffset>
                </wp:positionH>
                <wp:positionV relativeFrom="paragraph">
                  <wp:posOffset>36300</wp:posOffset>
                </wp:positionV>
                <wp:extent cx="6438265" cy="1450340"/>
                <wp:effectExtent l="0" t="0" r="19685" b="16510"/>
                <wp:wrapNone/>
                <wp:docPr id="1345362620" name="Group 71"/>
                <wp:cNvGraphicFramePr/>
                <a:graphic xmlns:a="http://schemas.openxmlformats.org/drawingml/2006/main">
                  <a:graphicData uri="http://schemas.microsoft.com/office/word/2010/wordprocessingGroup">
                    <wpg:wgp>
                      <wpg:cNvGrpSpPr/>
                      <wpg:grpSpPr>
                        <a:xfrm>
                          <a:off x="0" y="0"/>
                          <a:ext cx="6438265" cy="1450340"/>
                          <a:chOff x="0" y="0"/>
                          <a:chExt cx="5873750" cy="1292860"/>
                        </a:xfrm>
                      </wpg:grpSpPr>
                      <wps:wsp>
                        <wps:cNvPr id="536613619" name="Text Box 67"/>
                        <wps:cNvSpPr txBox="1"/>
                        <wps:spPr>
                          <a:xfrm>
                            <a:off x="0" y="0"/>
                            <a:ext cx="5873750" cy="1292860"/>
                          </a:xfrm>
                          <a:prstGeom prst="rect">
                            <a:avLst/>
                          </a:prstGeom>
                          <a:solidFill>
                            <a:schemeClr val="lt1"/>
                          </a:solidFill>
                          <a:ln w="6350">
                            <a:solidFill>
                              <a:prstClr val="black"/>
                            </a:solidFill>
                          </a:ln>
                        </wps:spPr>
                        <wps:txbx>
                          <w:txbxContent>
                            <w:p w14:paraId="6FB29824" w14:textId="568EF2A1" w:rsidR="00E11320" w:rsidRDefault="00BF6C67" w:rsidP="00E11320">
                              <w:r>
                                <w:rPr>
                                  <w:noProof/>
                                  <w:sz w:val="20"/>
                                  <w:szCs w:val="20"/>
                                </w:rPr>
                                <w:drawing>
                                  <wp:inline distT="0" distB="0" distL="0" distR="0" wp14:anchorId="2D52BFCF" wp14:editId="3E7A33BF">
                                    <wp:extent cx="2004060" cy="1159473"/>
                                    <wp:effectExtent l="19050" t="19050" r="15240" b="22225"/>
                                    <wp:docPr id="117396584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21428" cy="1169521"/>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864518" name="Text Box 65"/>
                        <wps:cNvSpPr txBox="1"/>
                        <wps:spPr>
                          <a:xfrm>
                            <a:off x="2039532" y="4506"/>
                            <a:ext cx="3832615" cy="1288037"/>
                          </a:xfrm>
                          <a:prstGeom prst="rect">
                            <a:avLst/>
                          </a:prstGeom>
                          <a:solidFill>
                            <a:schemeClr val="lt1"/>
                          </a:solidFill>
                          <a:ln w="6350">
                            <a:noFill/>
                          </a:ln>
                        </wps:spPr>
                        <wps:txbx>
                          <w:txbxContent>
                            <w:tbl>
                              <w:tblPr>
                                <w:tblStyle w:val="TableGrid"/>
                                <w:tblW w:w="5988" w:type="dxa"/>
                                <w:tblInd w:w="-5" w:type="dxa"/>
                                <w:tblLook w:val="04A0" w:firstRow="1" w:lastRow="0" w:firstColumn="1" w:lastColumn="0" w:noHBand="0" w:noVBand="1"/>
                              </w:tblPr>
                              <w:tblGrid>
                                <w:gridCol w:w="441"/>
                                <w:gridCol w:w="473"/>
                                <w:gridCol w:w="398"/>
                                <w:gridCol w:w="549"/>
                                <w:gridCol w:w="473"/>
                                <w:gridCol w:w="524"/>
                                <w:gridCol w:w="398"/>
                                <w:gridCol w:w="399"/>
                                <w:gridCol w:w="399"/>
                                <w:gridCol w:w="384"/>
                                <w:gridCol w:w="775"/>
                                <w:gridCol w:w="775"/>
                              </w:tblGrid>
                              <w:tr w:rsidR="00C5700D" w14:paraId="476F3125" w14:textId="77777777" w:rsidTr="00C5700D">
                                <w:trPr>
                                  <w:cantSplit/>
                                  <w:trHeight w:val="1117"/>
                                </w:trPr>
                                <w:tc>
                                  <w:tcPr>
                                    <w:tcW w:w="441" w:type="dxa"/>
                                    <w:textDirection w:val="btLr"/>
                                  </w:tcPr>
                                  <w:p w14:paraId="5D269AE1" w14:textId="77777777" w:rsidR="00E11320" w:rsidRPr="003677BD" w:rsidRDefault="00E11320" w:rsidP="00406DDE">
                                    <w:pPr>
                                      <w:ind w:left="113" w:right="113"/>
                                      <w:rPr>
                                        <w:sz w:val="12"/>
                                        <w:szCs w:val="12"/>
                                      </w:rPr>
                                    </w:pPr>
                                    <w:r w:rsidRPr="003677BD">
                                      <w:rPr>
                                        <w:b/>
                                        <w:bCs/>
                                        <w:sz w:val="12"/>
                                        <w:szCs w:val="12"/>
                                      </w:rPr>
                                      <w:t>Timepoint</w:t>
                                    </w:r>
                                  </w:p>
                                </w:tc>
                                <w:tc>
                                  <w:tcPr>
                                    <w:tcW w:w="473" w:type="dxa"/>
                                    <w:textDirection w:val="btLr"/>
                                  </w:tcPr>
                                  <w:p w14:paraId="2D108CB8" w14:textId="77777777" w:rsidR="00E11320" w:rsidRPr="003677BD" w:rsidRDefault="00E11320" w:rsidP="00406DDE">
                                    <w:pPr>
                                      <w:ind w:left="113" w:right="113"/>
                                      <w:rPr>
                                        <w:sz w:val="12"/>
                                        <w:szCs w:val="12"/>
                                      </w:rPr>
                                    </w:pPr>
                                    <w:r w:rsidRPr="003677BD">
                                      <w:rPr>
                                        <w:b/>
                                        <w:bCs/>
                                        <w:sz w:val="12"/>
                                        <w:szCs w:val="12"/>
                                      </w:rPr>
                                      <w:t>MMSE</w:t>
                                    </w:r>
                                  </w:p>
                                </w:tc>
                                <w:tc>
                                  <w:tcPr>
                                    <w:tcW w:w="398" w:type="dxa"/>
                                    <w:textDirection w:val="btLr"/>
                                  </w:tcPr>
                                  <w:p w14:paraId="6EF346A8" w14:textId="77777777" w:rsidR="00E11320" w:rsidRPr="003677BD" w:rsidRDefault="00E11320" w:rsidP="00406DDE">
                                    <w:pPr>
                                      <w:ind w:left="113" w:right="113"/>
                                      <w:rPr>
                                        <w:sz w:val="12"/>
                                        <w:szCs w:val="12"/>
                                      </w:rPr>
                                    </w:pPr>
                                    <w:r w:rsidRPr="003677BD">
                                      <w:rPr>
                                        <w:b/>
                                        <w:bCs/>
                                        <w:sz w:val="12"/>
                                        <w:szCs w:val="12"/>
                                      </w:rPr>
                                      <w:t>CDRSB</w:t>
                                    </w:r>
                                  </w:p>
                                </w:tc>
                                <w:tc>
                                  <w:tcPr>
                                    <w:tcW w:w="549" w:type="dxa"/>
                                    <w:textDirection w:val="btLr"/>
                                  </w:tcPr>
                                  <w:p w14:paraId="05EA96BE" w14:textId="77777777" w:rsidR="00E11320" w:rsidRPr="003677BD" w:rsidRDefault="00E11320" w:rsidP="00406DDE">
                                    <w:pPr>
                                      <w:ind w:left="113" w:right="113"/>
                                      <w:rPr>
                                        <w:sz w:val="12"/>
                                        <w:szCs w:val="12"/>
                                      </w:rPr>
                                    </w:pPr>
                                    <w:r w:rsidRPr="003677BD">
                                      <w:rPr>
                                        <w:b/>
                                        <w:bCs/>
                                        <w:sz w:val="12"/>
                                        <w:szCs w:val="12"/>
                                      </w:rPr>
                                      <w:t>ADAS13</w:t>
                                    </w:r>
                                  </w:p>
                                </w:tc>
                                <w:tc>
                                  <w:tcPr>
                                    <w:tcW w:w="473" w:type="dxa"/>
                                    <w:textDirection w:val="btLr"/>
                                  </w:tcPr>
                                  <w:p w14:paraId="13A5A64E" w14:textId="77777777" w:rsidR="00E11320" w:rsidRPr="003677BD" w:rsidRDefault="00E11320" w:rsidP="00406DDE">
                                    <w:pPr>
                                      <w:ind w:left="113" w:right="113"/>
                                      <w:rPr>
                                        <w:sz w:val="12"/>
                                        <w:szCs w:val="12"/>
                                      </w:rPr>
                                    </w:pPr>
                                    <w:r w:rsidRPr="003677BD">
                                      <w:rPr>
                                        <w:b/>
                                        <w:bCs/>
                                        <w:sz w:val="12"/>
                                        <w:szCs w:val="12"/>
                                      </w:rPr>
                                      <w:t>FAQ</w:t>
                                    </w:r>
                                  </w:p>
                                </w:tc>
                                <w:tc>
                                  <w:tcPr>
                                    <w:tcW w:w="524" w:type="dxa"/>
                                    <w:textDirection w:val="btLr"/>
                                  </w:tcPr>
                                  <w:p w14:paraId="54E9C96A" w14:textId="77777777" w:rsidR="00E11320" w:rsidRPr="003677BD" w:rsidRDefault="00E11320" w:rsidP="00406DDE">
                                    <w:pPr>
                                      <w:ind w:left="113" w:right="113"/>
                                      <w:rPr>
                                        <w:b/>
                                        <w:bCs/>
                                        <w:sz w:val="12"/>
                                        <w:szCs w:val="12"/>
                                      </w:rPr>
                                    </w:pPr>
                                    <w:r w:rsidRPr="003677BD">
                                      <w:rPr>
                                        <w:b/>
                                        <w:bCs/>
                                        <w:sz w:val="12"/>
                                        <w:szCs w:val="12"/>
                                      </w:rPr>
                                      <w:t>RAVLT</w:t>
                                    </w:r>
                                  </w:p>
                                  <w:p w14:paraId="27E0C180" w14:textId="77777777" w:rsidR="00E11320" w:rsidRPr="003677BD" w:rsidRDefault="00E11320" w:rsidP="00406DDE">
                                    <w:pPr>
                                      <w:ind w:left="113" w:right="113"/>
                                      <w:rPr>
                                        <w:sz w:val="12"/>
                                        <w:szCs w:val="12"/>
                                      </w:rPr>
                                    </w:pPr>
                                    <w:r w:rsidRPr="003677BD">
                                      <w:rPr>
                                        <w:b/>
                                        <w:bCs/>
                                        <w:sz w:val="12"/>
                                        <w:szCs w:val="12"/>
                                      </w:rPr>
                                      <w:t>Immediate</w:t>
                                    </w:r>
                                  </w:p>
                                </w:tc>
                                <w:tc>
                                  <w:tcPr>
                                    <w:tcW w:w="398" w:type="dxa"/>
                                    <w:textDirection w:val="btLr"/>
                                  </w:tcPr>
                                  <w:p w14:paraId="746C04BE" w14:textId="77777777" w:rsidR="00E11320" w:rsidRPr="003677BD" w:rsidRDefault="00E11320" w:rsidP="00406DDE">
                                    <w:pPr>
                                      <w:ind w:left="113" w:right="113"/>
                                      <w:rPr>
                                        <w:sz w:val="12"/>
                                        <w:szCs w:val="12"/>
                                      </w:rPr>
                                    </w:pPr>
                                    <w:r w:rsidRPr="003677BD">
                                      <w:rPr>
                                        <w:b/>
                                        <w:bCs/>
                                        <w:sz w:val="12"/>
                                        <w:szCs w:val="12"/>
                                      </w:rPr>
                                      <w:t>APOE4</w:t>
                                    </w:r>
                                  </w:p>
                                </w:tc>
                                <w:tc>
                                  <w:tcPr>
                                    <w:tcW w:w="399" w:type="dxa"/>
                                    <w:textDirection w:val="btLr"/>
                                  </w:tcPr>
                                  <w:p w14:paraId="6EFEE488" w14:textId="77777777" w:rsidR="00E11320" w:rsidRPr="003677BD" w:rsidRDefault="00E11320" w:rsidP="00406DDE">
                                    <w:pPr>
                                      <w:ind w:left="113" w:right="113"/>
                                      <w:rPr>
                                        <w:sz w:val="12"/>
                                        <w:szCs w:val="12"/>
                                      </w:rPr>
                                    </w:pPr>
                                    <w:r w:rsidRPr="003677BD">
                                      <w:rPr>
                                        <w:b/>
                                        <w:bCs/>
                                        <w:sz w:val="12"/>
                                        <w:szCs w:val="12"/>
                                      </w:rPr>
                                      <w:t>FDG</w:t>
                                    </w:r>
                                  </w:p>
                                </w:tc>
                                <w:tc>
                                  <w:tcPr>
                                    <w:tcW w:w="399" w:type="dxa"/>
                                    <w:textDirection w:val="btLr"/>
                                  </w:tcPr>
                                  <w:p w14:paraId="43922AD2" w14:textId="77777777" w:rsidR="00E11320" w:rsidRPr="003677BD" w:rsidRDefault="00E11320" w:rsidP="00406DDE">
                                    <w:pPr>
                                      <w:ind w:left="113" w:right="113"/>
                                      <w:rPr>
                                        <w:sz w:val="12"/>
                                        <w:szCs w:val="12"/>
                                      </w:rPr>
                                    </w:pPr>
                                    <w:r w:rsidRPr="003677BD">
                                      <w:rPr>
                                        <w:b/>
                                        <w:bCs/>
                                        <w:sz w:val="12"/>
                                        <w:szCs w:val="12"/>
                                      </w:rPr>
                                      <w:t>AV45</w:t>
                                    </w:r>
                                  </w:p>
                                </w:tc>
                                <w:tc>
                                  <w:tcPr>
                                    <w:tcW w:w="384" w:type="dxa"/>
                                    <w:textDirection w:val="btLr"/>
                                  </w:tcPr>
                                  <w:p w14:paraId="5981860A" w14:textId="77777777" w:rsidR="00E11320" w:rsidRPr="003677BD" w:rsidRDefault="00E11320" w:rsidP="00406DDE">
                                    <w:pPr>
                                      <w:ind w:left="113" w:right="113"/>
                                      <w:rPr>
                                        <w:sz w:val="12"/>
                                        <w:szCs w:val="12"/>
                                      </w:rPr>
                                    </w:pPr>
                                    <w:r w:rsidRPr="003677BD">
                                      <w:rPr>
                                        <w:b/>
                                        <w:bCs/>
                                        <w:sz w:val="12"/>
                                        <w:szCs w:val="12"/>
                                      </w:rPr>
                                      <w:t>ABETA</w:t>
                                    </w:r>
                                  </w:p>
                                </w:tc>
                                <w:tc>
                                  <w:tcPr>
                                    <w:tcW w:w="775" w:type="dxa"/>
                                    <w:textDirection w:val="btLr"/>
                                  </w:tcPr>
                                  <w:p w14:paraId="59001FF9" w14:textId="77777777" w:rsidR="00E11320" w:rsidRPr="003677BD" w:rsidRDefault="00E11320" w:rsidP="00406DDE">
                                    <w:pPr>
                                      <w:ind w:left="113" w:right="113"/>
                                      <w:rPr>
                                        <w:b/>
                                        <w:bCs/>
                                        <w:sz w:val="12"/>
                                        <w:szCs w:val="12"/>
                                      </w:rPr>
                                    </w:pPr>
                                    <w:r w:rsidRPr="003677BD">
                                      <w:rPr>
                                        <w:b/>
                                        <w:bCs/>
                                        <w:sz w:val="12"/>
                                        <w:szCs w:val="12"/>
                                      </w:rPr>
                                      <w:t>Normalized</w:t>
                                    </w:r>
                                  </w:p>
                                  <w:p w14:paraId="74D77456" w14:textId="77777777" w:rsidR="00E11320" w:rsidRPr="003677BD" w:rsidRDefault="00E11320" w:rsidP="00406DDE">
                                    <w:pPr>
                                      <w:ind w:left="113" w:right="113"/>
                                      <w:rPr>
                                        <w:sz w:val="12"/>
                                        <w:szCs w:val="12"/>
                                      </w:rPr>
                                    </w:pPr>
                                    <w:r w:rsidRPr="003677BD">
                                      <w:rPr>
                                        <w:b/>
                                        <w:bCs/>
                                        <w:sz w:val="12"/>
                                        <w:szCs w:val="12"/>
                                      </w:rPr>
                                      <w:t>Hippocampus</w:t>
                                    </w:r>
                                  </w:p>
                                </w:tc>
                                <w:tc>
                                  <w:tcPr>
                                    <w:tcW w:w="775" w:type="dxa"/>
                                    <w:textDirection w:val="btLr"/>
                                  </w:tcPr>
                                  <w:p w14:paraId="08970221" w14:textId="77777777" w:rsidR="00E11320" w:rsidRPr="003677BD" w:rsidRDefault="00E11320" w:rsidP="00406DDE">
                                    <w:pPr>
                                      <w:ind w:left="113" w:right="113"/>
                                      <w:rPr>
                                        <w:b/>
                                        <w:bCs/>
                                        <w:sz w:val="12"/>
                                        <w:szCs w:val="12"/>
                                      </w:rPr>
                                    </w:pPr>
                                    <w:r w:rsidRPr="003677BD">
                                      <w:rPr>
                                        <w:b/>
                                        <w:bCs/>
                                        <w:sz w:val="12"/>
                                        <w:szCs w:val="12"/>
                                      </w:rPr>
                                      <w:t>Normalized</w:t>
                                    </w:r>
                                  </w:p>
                                  <w:p w14:paraId="24395B45" w14:textId="77777777" w:rsidR="00E11320" w:rsidRPr="003677BD" w:rsidRDefault="00E11320" w:rsidP="00406DDE">
                                    <w:pPr>
                                      <w:ind w:left="113" w:right="113"/>
                                      <w:rPr>
                                        <w:sz w:val="12"/>
                                        <w:szCs w:val="12"/>
                                      </w:rPr>
                                    </w:pPr>
                                    <w:r w:rsidRPr="003677BD">
                                      <w:rPr>
                                        <w:b/>
                                        <w:bCs/>
                                        <w:sz w:val="12"/>
                                        <w:szCs w:val="12"/>
                                      </w:rPr>
                                      <w:t>Ventricles</w:t>
                                    </w:r>
                                  </w:p>
                                </w:tc>
                              </w:tr>
                              <w:tr w:rsidR="00C5700D" w:rsidRPr="00346FF3" w14:paraId="580F6868" w14:textId="77777777" w:rsidTr="00C5700D">
                                <w:trPr>
                                  <w:trHeight w:val="95"/>
                                </w:trPr>
                                <w:tc>
                                  <w:tcPr>
                                    <w:tcW w:w="441" w:type="dxa"/>
                                    <w:vAlign w:val="center"/>
                                  </w:tcPr>
                                  <w:p w14:paraId="0FBD326F" w14:textId="50062713" w:rsidR="00C5700D" w:rsidRPr="006C6D67" w:rsidRDefault="00C5700D" w:rsidP="00C5700D">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68448591" w14:textId="3CB1F627" w:rsidR="00C5700D" w:rsidRPr="006C6D67" w:rsidRDefault="00C5700D" w:rsidP="00C5700D">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27C50330" w14:textId="4BC70C75" w:rsidR="00C5700D" w:rsidRPr="006C6D67" w:rsidRDefault="00C5700D" w:rsidP="00C5700D">
                                    <w:pPr>
                                      <w:rPr>
                                        <w:rFonts w:ascii="Segoe UI" w:hAnsi="Segoe UI" w:cs="Segoe UI"/>
                                        <w:sz w:val="14"/>
                                        <w:szCs w:val="14"/>
                                      </w:rPr>
                                    </w:pPr>
                                    <w:r>
                                      <w:rPr>
                                        <w:rFonts w:ascii="Segoe UI" w:hAnsi="Segoe UI" w:cs="Segoe UI"/>
                                        <w:color w:val="000000"/>
                                        <w:sz w:val="14"/>
                                        <w:szCs w:val="14"/>
                                      </w:rPr>
                                      <w:t>2.5</w:t>
                                    </w:r>
                                  </w:p>
                                </w:tc>
                                <w:tc>
                                  <w:tcPr>
                                    <w:tcW w:w="549" w:type="dxa"/>
                                    <w:vAlign w:val="center"/>
                                  </w:tcPr>
                                  <w:p w14:paraId="4C181769" w14:textId="60FECEAE" w:rsidR="00C5700D" w:rsidRPr="006C6D67" w:rsidRDefault="00C5700D" w:rsidP="00C5700D">
                                    <w:pPr>
                                      <w:rPr>
                                        <w:rFonts w:ascii="Segoe UI" w:hAnsi="Segoe UI" w:cs="Segoe UI"/>
                                        <w:sz w:val="14"/>
                                        <w:szCs w:val="14"/>
                                      </w:rPr>
                                    </w:pPr>
                                    <w:r>
                                      <w:rPr>
                                        <w:rFonts w:ascii="Segoe UI" w:hAnsi="Segoe UI" w:cs="Segoe UI"/>
                                        <w:color w:val="000000"/>
                                        <w:sz w:val="14"/>
                                        <w:szCs w:val="14"/>
                                      </w:rPr>
                                      <w:t>27.33</w:t>
                                    </w:r>
                                  </w:p>
                                </w:tc>
                                <w:tc>
                                  <w:tcPr>
                                    <w:tcW w:w="473" w:type="dxa"/>
                                    <w:vAlign w:val="center"/>
                                  </w:tcPr>
                                  <w:p w14:paraId="53470237" w14:textId="38FF2A74" w:rsidR="00C5700D" w:rsidRPr="006C6D67" w:rsidRDefault="00C5700D" w:rsidP="00C5700D">
                                    <w:pPr>
                                      <w:rPr>
                                        <w:rFonts w:ascii="Segoe UI" w:hAnsi="Segoe UI" w:cs="Segoe UI"/>
                                        <w:sz w:val="14"/>
                                        <w:szCs w:val="14"/>
                                      </w:rPr>
                                    </w:pPr>
                                    <w:r>
                                      <w:rPr>
                                        <w:rFonts w:ascii="Segoe UI" w:hAnsi="Segoe UI" w:cs="Segoe UI"/>
                                        <w:color w:val="000000"/>
                                        <w:sz w:val="14"/>
                                        <w:szCs w:val="14"/>
                                      </w:rPr>
                                      <w:t>14</w:t>
                                    </w:r>
                                  </w:p>
                                </w:tc>
                                <w:tc>
                                  <w:tcPr>
                                    <w:tcW w:w="524" w:type="dxa"/>
                                    <w:vAlign w:val="center"/>
                                  </w:tcPr>
                                  <w:p w14:paraId="662CE779" w14:textId="69CE3D6A" w:rsidR="00C5700D" w:rsidRPr="006C6D67" w:rsidRDefault="00C5700D" w:rsidP="00C5700D">
                                    <w:pPr>
                                      <w:rPr>
                                        <w:rFonts w:ascii="Segoe UI" w:hAnsi="Segoe UI" w:cs="Segoe UI"/>
                                        <w:sz w:val="14"/>
                                        <w:szCs w:val="14"/>
                                      </w:rPr>
                                    </w:pPr>
                                    <w:r>
                                      <w:rPr>
                                        <w:rFonts w:ascii="Segoe UI" w:hAnsi="Segoe UI" w:cs="Segoe UI"/>
                                        <w:color w:val="000000"/>
                                        <w:sz w:val="14"/>
                                        <w:szCs w:val="14"/>
                                      </w:rPr>
                                      <w:t>27</w:t>
                                    </w:r>
                                  </w:p>
                                </w:tc>
                                <w:tc>
                                  <w:tcPr>
                                    <w:tcW w:w="398" w:type="dxa"/>
                                    <w:vAlign w:val="center"/>
                                  </w:tcPr>
                                  <w:p w14:paraId="63B8F195" w14:textId="14E750C9"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399" w:type="dxa"/>
                                    <w:vAlign w:val="center"/>
                                  </w:tcPr>
                                  <w:p w14:paraId="4918DF28" w14:textId="37DDAD66"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99" w:type="dxa"/>
                                    <w:vAlign w:val="center"/>
                                  </w:tcPr>
                                  <w:p w14:paraId="5A35EF4D" w14:textId="3AB4EC4E"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84" w:type="dxa"/>
                                    <w:vAlign w:val="center"/>
                                  </w:tcPr>
                                  <w:p w14:paraId="622A3AC8" w14:textId="522287CA"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91DF462" w14:textId="181190FD" w:rsidR="00C5700D" w:rsidRPr="006C6D67" w:rsidRDefault="00C5700D" w:rsidP="00C5700D">
                                    <w:pPr>
                                      <w:rPr>
                                        <w:rFonts w:ascii="Segoe UI" w:hAnsi="Segoe UI" w:cs="Segoe UI"/>
                                        <w:sz w:val="14"/>
                                        <w:szCs w:val="14"/>
                                      </w:rPr>
                                    </w:pPr>
                                    <w:r>
                                      <w:rPr>
                                        <w:rFonts w:ascii="Segoe UI" w:hAnsi="Segoe UI" w:cs="Segoe UI"/>
                                        <w:color w:val="000000"/>
                                        <w:sz w:val="14"/>
                                        <w:szCs w:val="14"/>
                                      </w:rPr>
                                      <w:t>0.003317</w:t>
                                    </w:r>
                                  </w:p>
                                </w:tc>
                                <w:tc>
                                  <w:tcPr>
                                    <w:tcW w:w="775" w:type="dxa"/>
                                    <w:vAlign w:val="center"/>
                                  </w:tcPr>
                                  <w:p w14:paraId="5D351264" w14:textId="4E878DE2" w:rsidR="00C5700D" w:rsidRPr="006C6D67" w:rsidRDefault="00C5700D" w:rsidP="00C5700D">
                                    <w:pPr>
                                      <w:rPr>
                                        <w:rFonts w:ascii="Segoe UI" w:hAnsi="Segoe UI" w:cs="Segoe UI"/>
                                        <w:sz w:val="14"/>
                                        <w:szCs w:val="14"/>
                                      </w:rPr>
                                    </w:pPr>
                                    <w:r>
                                      <w:rPr>
                                        <w:rFonts w:ascii="Segoe UI" w:hAnsi="Segoe UI" w:cs="Segoe UI"/>
                                        <w:color w:val="000000"/>
                                        <w:sz w:val="14"/>
                                        <w:szCs w:val="14"/>
                                      </w:rPr>
                                      <w:t>0.048974</w:t>
                                    </w:r>
                                  </w:p>
                                </w:tc>
                              </w:tr>
                              <w:tr w:rsidR="00C5700D" w:rsidRPr="00346FF3" w14:paraId="461D16D9" w14:textId="77777777" w:rsidTr="00C5700D">
                                <w:trPr>
                                  <w:trHeight w:val="39"/>
                                </w:trPr>
                                <w:tc>
                                  <w:tcPr>
                                    <w:tcW w:w="441" w:type="dxa"/>
                                    <w:vAlign w:val="center"/>
                                  </w:tcPr>
                                  <w:p w14:paraId="62255511" w14:textId="5B3B83CE" w:rsidR="00C5700D" w:rsidRPr="006C6D67" w:rsidRDefault="00C5700D" w:rsidP="00C5700D">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4D3D4D9C" w14:textId="4705A34B" w:rsidR="00C5700D" w:rsidRPr="006C6D67" w:rsidRDefault="00C5700D" w:rsidP="00C5700D">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43D72ABF" w14:textId="10FB6849"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549" w:type="dxa"/>
                                    <w:vAlign w:val="center"/>
                                  </w:tcPr>
                                  <w:p w14:paraId="308FA965" w14:textId="013B83E1" w:rsidR="00C5700D" w:rsidRPr="006C6D67" w:rsidRDefault="00C5700D" w:rsidP="00C5700D">
                                    <w:pPr>
                                      <w:rPr>
                                        <w:rFonts w:ascii="Segoe UI" w:hAnsi="Segoe UI" w:cs="Segoe UI"/>
                                        <w:sz w:val="14"/>
                                        <w:szCs w:val="14"/>
                                      </w:rPr>
                                    </w:pPr>
                                    <w:r>
                                      <w:rPr>
                                        <w:rFonts w:ascii="Segoe UI" w:hAnsi="Segoe UI" w:cs="Segoe UI"/>
                                        <w:color w:val="000000"/>
                                        <w:sz w:val="14"/>
                                        <w:szCs w:val="14"/>
                                      </w:rPr>
                                      <w:t>19.33</w:t>
                                    </w:r>
                                  </w:p>
                                </w:tc>
                                <w:tc>
                                  <w:tcPr>
                                    <w:tcW w:w="473" w:type="dxa"/>
                                    <w:vAlign w:val="center"/>
                                  </w:tcPr>
                                  <w:p w14:paraId="12625086" w14:textId="00B56725"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524" w:type="dxa"/>
                                    <w:vAlign w:val="center"/>
                                  </w:tcPr>
                                  <w:p w14:paraId="60B7ED6F" w14:textId="79389CA8" w:rsidR="00C5700D" w:rsidRPr="006C6D67" w:rsidRDefault="00C5700D" w:rsidP="00C5700D">
                                    <w:pPr>
                                      <w:rPr>
                                        <w:rFonts w:ascii="Segoe UI" w:hAnsi="Segoe UI" w:cs="Segoe UI"/>
                                        <w:sz w:val="14"/>
                                        <w:szCs w:val="14"/>
                                      </w:rPr>
                                    </w:pPr>
                                    <w:r>
                                      <w:rPr>
                                        <w:rFonts w:ascii="Segoe UI" w:hAnsi="Segoe UI" w:cs="Segoe UI"/>
                                        <w:color w:val="000000"/>
                                        <w:sz w:val="14"/>
                                        <w:szCs w:val="14"/>
                                      </w:rPr>
                                      <w:t>23</w:t>
                                    </w:r>
                                  </w:p>
                                </w:tc>
                                <w:tc>
                                  <w:tcPr>
                                    <w:tcW w:w="398" w:type="dxa"/>
                                    <w:vAlign w:val="center"/>
                                  </w:tcPr>
                                  <w:p w14:paraId="0B1CA37A" w14:textId="7BF38A90"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399" w:type="dxa"/>
                                    <w:vAlign w:val="center"/>
                                  </w:tcPr>
                                  <w:p w14:paraId="64B8453A" w14:textId="2C54A80D"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99" w:type="dxa"/>
                                    <w:vAlign w:val="center"/>
                                  </w:tcPr>
                                  <w:p w14:paraId="0C44ADF8" w14:textId="462B226D"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84" w:type="dxa"/>
                                    <w:vAlign w:val="center"/>
                                  </w:tcPr>
                                  <w:p w14:paraId="41D2CC26" w14:textId="1955AC18"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EEEAB77" w14:textId="5370F8DF" w:rsidR="00C5700D" w:rsidRPr="006C6D67" w:rsidRDefault="00C5700D" w:rsidP="00C5700D">
                                    <w:pPr>
                                      <w:rPr>
                                        <w:rFonts w:ascii="Segoe UI" w:hAnsi="Segoe UI" w:cs="Segoe UI"/>
                                        <w:sz w:val="14"/>
                                        <w:szCs w:val="14"/>
                                      </w:rPr>
                                    </w:pPr>
                                    <w:r>
                                      <w:rPr>
                                        <w:rFonts w:ascii="Segoe UI" w:hAnsi="Segoe UI" w:cs="Segoe UI"/>
                                        <w:color w:val="000000"/>
                                        <w:sz w:val="14"/>
                                        <w:szCs w:val="14"/>
                                      </w:rPr>
                                      <w:t>0.003292</w:t>
                                    </w:r>
                                  </w:p>
                                </w:tc>
                                <w:tc>
                                  <w:tcPr>
                                    <w:tcW w:w="775" w:type="dxa"/>
                                    <w:vAlign w:val="center"/>
                                  </w:tcPr>
                                  <w:p w14:paraId="3534D005" w14:textId="4AFEB2F4" w:rsidR="00C5700D" w:rsidRPr="006C6D67" w:rsidRDefault="00C5700D" w:rsidP="00C5700D">
                                    <w:pPr>
                                      <w:rPr>
                                        <w:rFonts w:ascii="Segoe UI" w:hAnsi="Segoe UI" w:cs="Segoe UI"/>
                                        <w:sz w:val="14"/>
                                        <w:szCs w:val="14"/>
                                      </w:rPr>
                                    </w:pPr>
                                    <w:r>
                                      <w:rPr>
                                        <w:rFonts w:ascii="Segoe UI" w:hAnsi="Segoe UI" w:cs="Segoe UI"/>
                                        <w:color w:val="000000"/>
                                        <w:sz w:val="14"/>
                                        <w:szCs w:val="14"/>
                                      </w:rPr>
                                      <w:t>0.051283</w:t>
                                    </w:r>
                                  </w:p>
                                </w:tc>
                              </w:tr>
                              <w:tr w:rsidR="00C5700D" w:rsidRPr="00346FF3" w14:paraId="3735E655" w14:textId="77777777" w:rsidTr="00C5700D">
                                <w:trPr>
                                  <w:trHeight w:val="39"/>
                                </w:trPr>
                                <w:tc>
                                  <w:tcPr>
                                    <w:tcW w:w="441" w:type="dxa"/>
                                    <w:vAlign w:val="center"/>
                                  </w:tcPr>
                                  <w:p w14:paraId="65026429" w14:textId="0D4EEC0C" w:rsidR="00C5700D" w:rsidRPr="006C6D67" w:rsidRDefault="00C5700D" w:rsidP="00C5700D">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27C9773A" w14:textId="604DA01F" w:rsidR="00C5700D" w:rsidRPr="006C6D67" w:rsidRDefault="00C5700D" w:rsidP="00C5700D">
                                    <w:pPr>
                                      <w:rPr>
                                        <w:rFonts w:ascii="Segoe UI" w:hAnsi="Segoe UI" w:cs="Segoe UI"/>
                                        <w:sz w:val="14"/>
                                        <w:szCs w:val="14"/>
                                      </w:rPr>
                                    </w:pPr>
                                    <w:r>
                                      <w:rPr>
                                        <w:rFonts w:ascii="Segoe UI" w:hAnsi="Segoe UI" w:cs="Segoe UI"/>
                                        <w:color w:val="000000"/>
                                        <w:sz w:val="14"/>
                                        <w:szCs w:val="14"/>
                                      </w:rPr>
                                      <w:t>26</w:t>
                                    </w:r>
                                  </w:p>
                                </w:tc>
                                <w:tc>
                                  <w:tcPr>
                                    <w:tcW w:w="398" w:type="dxa"/>
                                    <w:vAlign w:val="center"/>
                                  </w:tcPr>
                                  <w:p w14:paraId="76EFA8FC" w14:textId="57806149" w:rsidR="00C5700D" w:rsidRPr="006C6D67" w:rsidRDefault="00C5700D" w:rsidP="00C5700D">
                                    <w:pPr>
                                      <w:rPr>
                                        <w:rFonts w:ascii="Segoe UI" w:hAnsi="Segoe UI" w:cs="Segoe UI"/>
                                        <w:sz w:val="14"/>
                                        <w:szCs w:val="14"/>
                                      </w:rPr>
                                    </w:pPr>
                                    <w:r>
                                      <w:rPr>
                                        <w:rFonts w:ascii="Segoe UI" w:hAnsi="Segoe UI" w:cs="Segoe UI"/>
                                        <w:color w:val="000000"/>
                                        <w:sz w:val="14"/>
                                        <w:szCs w:val="14"/>
                                      </w:rPr>
                                      <w:t>3</w:t>
                                    </w:r>
                                  </w:p>
                                </w:tc>
                                <w:tc>
                                  <w:tcPr>
                                    <w:tcW w:w="549" w:type="dxa"/>
                                    <w:vAlign w:val="center"/>
                                  </w:tcPr>
                                  <w:p w14:paraId="6332BF3C" w14:textId="573ACE0A"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473" w:type="dxa"/>
                                    <w:vAlign w:val="center"/>
                                  </w:tcPr>
                                  <w:p w14:paraId="2CDF4C05" w14:textId="29D8861D" w:rsidR="00C5700D" w:rsidRPr="006C6D67" w:rsidRDefault="00C5700D" w:rsidP="00C5700D">
                                    <w:pPr>
                                      <w:rPr>
                                        <w:rFonts w:ascii="Segoe UI" w:hAnsi="Segoe UI" w:cs="Segoe UI"/>
                                        <w:sz w:val="14"/>
                                        <w:szCs w:val="14"/>
                                      </w:rPr>
                                    </w:pPr>
                                    <w:r>
                                      <w:rPr>
                                        <w:rFonts w:ascii="Segoe UI" w:hAnsi="Segoe UI" w:cs="Segoe UI"/>
                                        <w:color w:val="000000"/>
                                        <w:sz w:val="14"/>
                                        <w:szCs w:val="14"/>
                                      </w:rPr>
                                      <w:t>4</w:t>
                                    </w:r>
                                  </w:p>
                                </w:tc>
                                <w:tc>
                                  <w:tcPr>
                                    <w:tcW w:w="524" w:type="dxa"/>
                                    <w:vAlign w:val="center"/>
                                  </w:tcPr>
                                  <w:p w14:paraId="0D7432E3" w14:textId="2B2BF1C7" w:rsidR="00C5700D" w:rsidRPr="006C6D67" w:rsidRDefault="00C5700D" w:rsidP="00C5700D">
                                    <w:pPr>
                                      <w:rPr>
                                        <w:rFonts w:ascii="Segoe UI" w:hAnsi="Segoe UI" w:cs="Segoe UI"/>
                                        <w:sz w:val="14"/>
                                        <w:szCs w:val="14"/>
                                      </w:rPr>
                                    </w:pPr>
                                    <w:r>
                                      <w:rPr>
                                        <w:rFonts w:ascii="Segoe UI" w:hAnsi="Segoe UI" w:cs="Segoe UI"/>
                                        <w:color w:val="000000"/>
                                        <w:sz w:val="14"/>
                                        <w:szCs w:val="14"/>
                                      </w:rPr>
                                      <w:t>23</w:t>
                                    </w:r>
                                  </w:p>
                                </w:tc>
                                <w:tc>
                                  <w:tcPr>
                                    <w:tcW w:w="398" w:type="dxa"/>
                                    <w:vAlign w:val="center"/>
                                  </w:tcPr>
                                  <w:p w14:paraId="3DD0E47D" w14:textId="704ECFA6"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399" w:type="dxa"/>
                                    <w:vAlign w:val="center"/>
                                  </w:tcPr>
                                  <w:p w14:paraId="11DA67D4" w14:textId="61441D19"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99" w:type="dxa"/>
                                    <w:vAlign w:val="center"/>
                                  </w:tcPr>
                                  <w:p w14:paraId="02CDF062" w14:textId="3390F68D"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84" w:type="dxa"/>
                                    <w:vAlign w:val="center"/>
                                  </w:tcPr>
                                  <w:p w14:paraId="318B9434" w14:textId="0D24377B"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52C15600" w14:textId="2C27D7AE" w:rsidR="00C5700D" w:rsidRPr="006C6D67" w:rsidRDefault="00C5700D" w:rsidP="00C5700D">
                                    <w:pPr>
                                      <w:rPr>
                                        <w:rFonts w:ascii="Segoe UI" w:hAnsi="Segoe UI" w:cs="Segoe UI"/>
                                        <w:sz w:val="14"/>
                                        <w:szCs w:val="14"/>
                                      </w:rPr>
                                    </w:pPr>
                                    <w:r>
                                      <w:rPr>
                                        <w:rFonts w:ascii="Segoe UI" w:hAnsi="Segoe UI" w:cs="Segoe UI"/>
                                        <w:color w:val="000000"/>
                                        <w:sz w:val="14"/>
                                        <w:szCs w:val="14"/>
                                      </w:rPr>
                                      <w:t>0.003367</w:t>
                                    </w:r>
                                  </w:p>
                                </w:tc>
                                <w:tc>
                                  <w:tcPr>
                                    <w:tcW w:w="775" w:type="dxa"/>
                                    <w:vAlign w:val="center"/>
                                  </w:tcPr>
                                  <w:p w14:paraId="5E0D16F0" w14:textId="3A24F1C5" w:rsidR="00C5700D" w:rsidRPr="006C6D67" w:rsidRDefault="00C5700D" w:rsidP="00C5700D">
                                    <w:pPr>
                                      <w:rPr>
                                        <w:rFonts w:ascii="Segoe UI" w:hAnsi="Segoe UI" w:cs="Segoe UI"/>
                                        <w:sz w:val="14"/>
                                        <w:szCs w:val="14"/>
                                      </w:rPr>
                                    </w:pPr>
                                    <w:r>
                                      <w:rPr>
                                        <w:rFonts w:ascii="Segoe UI" w:hAnsi="Segoe UI" w:cs="Segoe UI"/>
                                        <w:color w:val="000000"/>
                                        <w:sz w:val="14"/>
                                        <w:szCs w:val="14"/>
                                      </w:rPr>
                                      <w:t>0.050735</w:t>
                                    </w:r>
                                  </w:p>
                                </w:tc>
                              </w:tr>
                              <w:tr w:rsidR="00C5700D" w:rsidRPr="00346FF3" w14:paraId="0E3B8F54" w14:textId="77777777" w:rsidTr="00C5700D">
                                <w:trPr>
                                  <w:trHeight w:val="39"/>
                                </w:trPr>
                                <w:tc>
                                  <w:tcPr>
                                    <w:tcW w:w="441" w:type="dxa"/>
                                    <w:vAlign w:val="center"/>
                                  </w:tcPr>
                                  <w:p w14:paraId="29D208FF" w14:textId="7FBA0140" w:rsidR="00C5700D" w:rsidRPr="006C6D67" w:rsidRDefault="00C5700D" w:rsidP="00C5700D">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79AFE85D" w14:textId="28736D3B" w:rsidR="00C5700D" w:rsidRPr="006C6D67" w:rsidRDefault="00C5700D" w:rsidP="00C5700D">
                                    <w:pPr>
                                      <w:rPr>
                                        <w:rFonts w:ascii="Segoe UI" w:hAnsi="Segoe UI" w:cs="Segoe UI"/>
                                        <w:sz w:val="14"/>
                                        <w:szCs w:val="14"/>
                                      </w:rPr>
                                    </w:pPr>
                                    <w:r>
                                      <w:rPr>
                                        <w:rFonts w:ascii="Segoe UI" w:hAnsi="Segoe UI" w:cs="Segoe UI"/>
                                        <w:color w:val="000000"/>
                                        <w:sz w:val="14"/>
                                        <w:szCs w:val="14"/>
                                      </w:rPr>
                                      <w:t>26</w:t>
                                    </w:r>
                                  </w:p>
                                </w:tc>
                                <w:tc>
                                  <w:tcPr>
                                    <w:tcW w:w="398" w:type="dxa"/>
                                    <w:vAlign w:val="center"/>
                                  </w:tcPr>
                                  <w:p w14:paraId="6C722DCB" w14:textId="74197679" w:rsidR="00C5700D" w:rsidRPr="006C6D67" w:rsidRDefault="00C5700D" w:rsidP="00C5700D">
                                    <w:pPr>
                                      <w:rPr>
                                        <w:rFonts w:ascii="Segoe UI" w:hAnsi="Segoe UI" w:cs="Segoe UI"/>
                                        <w:sz w:val="14"/>
                                        <w:szCs w:val="14"/>
                                      </w:rPr>
                                    </w:pPr>
                                    <w:r>
                                      <w:rPr>
                                        <w:rFonts w:ascii="Segoe UI" w:hAnsi="Segoe UI" w:cs="Segoe UI"/>
                                        <w:color w:val="000000"/>
                                        <w:sz w:val="14"/>
                                        <w:szCs w:val="14"/>
                                      </w:rPr>
                                      <w:t>2.5</w:t>
                                    </w:r>
                                  </w:p>
                                </w:tc>
                                <w:tc>
                                  <w:tcPr>
                                    <w:tcW w:w="549" w:type="dxa"/>
                                    <w:vAlign w:val="center"/>
                                  </w:tcPr>
                                  <w:p w14:paraId="7353C83E" w14:textId="12BDB451" w:rsidR="00C5700D" w:rsidRPr="006C6D67" w:rsidRDefault="00C5700D" w:rsidP="00C5700D">
                                    <w:pPr>
                                      <w:rPr>
                                        <w:rFonts w:ascii="Segoe UI" w:hAnsi="Segoe UI" w:cs="Segoe UI"/>
                                        <w:sz w:val="14"/>
                                        <w:szCs w:val="14"/>
                                      </w:rPr>
                                    </w:pPr>
                                    <w:r>
                                      <w:rPr>
                                        <w:rFonts w:ascii="Segoe UI" w:hAnsi="Segoe UI" w:cs="Segoe UI"/>
                                        <w:color w:val="000000"/>
                                        <w:sz w:val="14"/>
                                        <w:szCs w:val="14"/>
                                      </w:rPr>
                                      <w:t>29.33</w:t>
                                    </w:r>
                                  </w:p>
                                </w:tc>
                                <w:tc>
                                  <w:tcPr>
                                    <w:tcW w:w="473" w:type="dxa"/>
                                    <w:vAlign w:val="center"/>
                                  </w:tcPr>
                                  <w:p w14:paraId="7035EA55" w14:textId="352B51F1" w:rsidR="00C5700D" w:rsidRPr="006C6D67" w:rsidRDefault="00C5700D" w:rsidP="00C5700D">
                                    <w:pPr>
                                      <w:rPr>
                                        <w:rFonts w:ascii="Segoe UI" w:hAnsi="Segoe UI" w:cs="Segoe UI"/>
                                        <w:sz w:val="14"/>
                                        <w:szCs w:val="14"/>
                                      </w:rPr>
                                    </w:pPr>
                                    <w:r>
                                      <w:rPr>
                                        <w:rFonts w:ascii="Segoe UI" w:hAnsi="Segoe UI" w:cs="Segoe UI"/>
                                        <w:color w:val="000000"/>
                                        <w:sz w:val="14"/>
                                        <w:szCs w:val="14"/>
                                      </w:rPr>
                                      <w:t>9</w:t>
                                    </w:r>
                                  </w:p>
                                </w:tc>
                                <w:tc>
                                  <w:tcPr>
                                    <w:tcW w:w="524" w:type="dxa"/>
                                    <w:vAlign w:val="center"/>
                                  </w:tcPr>
                                  <w:p w14:paraId="5F6BA9CD" w14:textId="6950C2A5" w:rsidR="00C5700D" w:rsidRPr="006C6D67" w:rsidRDefault="00C5700D" w:rsidP="00C5700D">
                                    <w:pPr>
                                      <w:rPr>
                                        <w:rFonts w:ascii="Segoe UI" w:hAnsi="Segoe UI" w:cs="Segoe UI"/>
                                        <w:sz w:val="14"/>
                                        <w:szCs w:val="14"/>
                                      </w:rPr>
                                    </w:pPr>
                                    <w:r>
                                      <w:rPr>
                                        <w:rFonts w:ascii="Segoe UI" w:hAnsi="Segoe UI" w:cs="Segoe UI"/>
                                        <w:color w:val="000000"/>
                                        <w:sz w:val="14"/>
                                        <w:szCs w:val="14"/>
                                      </w:rPr>
                                      <w:t>18</w:t>
                                    </w:r>
                                  </w:p>
                                </w:tc>
                                <w:tc>
                                  <w:tcPr>
                                    <w:tcW w:w="398" w:type="dxa"/>
                                    <w:vAlign w:val="center"/>
                                  </w:tcPr>
                                  <w:p w14:paraId="405DFF1B" w14:textId="1C4AC08B"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399" w:type="dxa"/>
                                    <w:vAlign w:val="center"/>
                                  </w:tcPr>
                                  <w:p w14:paraId="71107C48" w14:textId="1762070E"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99" w:type="dxa"/>
                                    <w:vAlign w:val="center"/>
                                  </w:tcPr>
                                  <w:p w14:paraId="207CCF51" w14:textId="1596C4DE"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84" w:type="dxa"/>
                                    <w:vAlign w:val="center"/>
                                  </w:tcPr>
                                  <w:p w14:paraId="6F2A2553" w14:textId="4CDF0B54"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3EE6C542" w14:textId="776FEE1F" w:rsidR="00C5700D" w:rsidRPr="006C6D67" w:rsidRDefault="00C5700D" w:rsidP="00C5700D">
                                    <w:pPr>
                                      <w:rPr>
                                        <w:rFonts w:ascii="Segoe UI" w:hAnsi="Segoe UI" w:cs="Segoe UI"/>
                                        <w:sz w:val="14"/>
                                        <w:szCs w:val="14"/>
                                      </w:rPr>
                                    </w:pPr>
                                    <w:r>
                                      <w:rPr>
                                        <w:rFonts w:ascii="Segoe UI" w:hAnsi="Segoe UI" w:cs="Segoe UI"/>
                                        <w:color w:val="000000"/>
                                        <w:sz w:val="14"/>
                                        <w:szCs w:val="14"/>
                                      </w:rPr>
                                      <w:t>0.003135</w:t>
                                    </w:r>
                                  </w:p>
                                </w:tc>
                                <w:tc>
                                  <w:tcPr>
                                    <w:tcW w:w="775" w:type="dxa"/>
                                    <w:vAlign w:val="center"/>
                                  </w:tcPr>
                                  <w:p w14:paraId="362A423B" w14:textId="08FF889B" w:rsidR="00C5700D" w:rsidRPr="006C6D67" w:rsidRDefault="00C5700D" w:rsidP="00C5700D">
                                    <w:pPr>
                                      <w:rPr>
                                        <w:rFonts w:ascii="Segoe UI" w:hAnsi="Segoe UI" w:cs="Segoe UI"/>
                                        <w:sz w:val="14"/>
                                        <w:szCs w:val="14"/>
                                      </w:rPr>
                                    </w:pPr>
                                    <w:r>
                                      <w:rPr>
                                        <w:rFonts w:ascii="Segoe UI" w:hAnsi="Segoe UI" w:cs="Segoe UI"/>
                                        <w:color w:val="000000"/>
                                        <w:sz w:val="14"/>
                                        <w:szCs w:val="14"/>
                                      </w:rPr>
                                      <w:t>0.056532</w:t>
                                    </w:r>
                                  </w:p>
                                </w:tc>
                              </w:tr>
                              <w:tr w:rsidR="00C5700D" w:rsidRPr="00346FF3" w14:paraId="312B4C1A" w14:textId="77777777" w:rsidTr="00C5700D">
                                <w:trPr>
                                  <w:trHeight w:val="39"/>
                                </w:trPr>
                                <w:tc>
                                  <w:tcPr>
                                    <w:tcW w:w="441" w:type="dxa"/>
                                    <w:shd w:val="clear" w:color="auto" w:fill="EE0000"/>
                                    <w:vAlign w:val="center"/>
                                  </w:tcPr>
                                  <w:p w14:paraId="15AF67F8" w14:textId="7A5C099D" w:rsidR="00C5700D" w:rsidRPr="00346FF3" w:rsidRDefault="00C5700D" w:rsidP="00C5700D">
                                    <w:pPr>
                                      <w:rPr>
                                        <w:rFonts w:ascii="Segoe UI" w:hAnsi="Segoe UI" w:cs="Segoe UI"/>
                                        <w:sz w:val="14"/>
                                        <w:szCs w:val="14"/>
                                      </w:rPr>
                                    </w:pPr>
                                    <w:r>
                                      <w:rPr>
                                        <w:rFonts w:ascii="Segoe UI" w:hAnsi="Segoe UI" w:cs="Segoe UI"/>
                                        <w:sz w:val="14"/>
                                        <w:szCs w:val="14"/>
                                      </w:rPr>
                                      <w:t>T36</w:t>
                                    </w:r>
                                  </w:p>
                                </w:tc>
                                <w:tc>
                                  <w:tcPr>
                                    <w:tcW w:w="473" w:type="dxa"/>
                                    <w:shd w:val="clear" w:color="auto" w:fill="EE0000"/>
                                    <w:vAlign w:val="center"/>
                                  </w:tcPr>
                                  <w:p w14:paraId="05345C5B" w14:textId="1E80FB04" w:rsidR="00C5700D" w:rsidRPr="00346FF3" w:rsidRDefault="00C5700D" w:rsidP="00C5700D">
                                    <w:pPr>
                                      <w:rPr>
                                        <w:rFonts w:ascii="Segoe UI" w:hAnsi="Segoe UI" w:cs="Segoe UI"/>
                                        <w:sz w:val="14"/>
                                        <w:szCs w:val="14"/>
                                      </w:rPr>
                                    </w:pPr>
                                    <w:r>
                                      <w:rPr>
                                        <w:rFonts w:ascii="Segoe UI" w:hAnsi="Segoe UI" w:cs="Segoe UI"/>
                                        <w:sz w:val="14"/>
                                        <w:szCs w:val="14"/>
                                      </w:rPr>
                                      <w:t>20</w:t>
                                    </w:r>
                                  </w:p>
                                </w:tc>
                                <w:tc>
                                  <w:tcPr>
                                    <w:tcW w:w="398" w:type="dxa"/>
                                    <w:shd w:val="clear" w:color="auto" w:fill="EE0000"/>
                                    <w:vAlign w:val="center"/>
                                  </w:tcPr>
                                  <w:p w14:paraId="44C7B892" w14:textId="5D6AA265" w:rsidR="00C5700D" w:rsidRPr="00346FF3" w:rsidRDefault="00C5700D" w:rsidP="00C5700D">
                                    <w:pPr>
                                      <w:rPr>
                                        <w:rFonts w:ascii="Segoe UI" w:hAnsi="Segoe UI" w:cs="Segoe UI"/>
                                        <w:sz w:val="14"/>
                                        <w:szCs w:val="14"/>
                                      </w:rPr>
                                    </w:pPr>
                                    <w:r>
                                      <w:rPr>
                                        <w:rFonts w:ascii="Segoe UI" w:hAnsi="Segoe UI" w:cs="Segoe UI"/>
                                        <w:sz w:val="14"/>
                                        <w:szCs w:val="14"/>
                                      </w:rPr>
                                      <w:t>6</w:t>
                                    </w:r>
                                  </w:p>
                                </w:tc>
                                <w:tc>
                                  <w:tcPr>
                                    <w:tcW w:w="549" w:type="dxa"/>
                                    <w:shd w:val="clear" w:color="auto" w:fill="EE0000"/>
                                    <w:vAlign w:val="center"/>
                                  </w:tcPr>
                                  <w:p w14:paraId="3D0084A4" w14:textId="0CE44720" w:rsidR="00C5700D" w:rsidRPr="00346FF3" w:rsidRDefault="00C5700D" w:rsidP="00C5700D">
                                    <w:pPr>
                                      <w:rPr>
                                        <w:rFonts w:ascii="Segoe UI" w:hAnsi="Segoe UI" w:cs="Segoe UI"/>
                                        <w:sz w:val="14"/>
                                        <w:szCs w:val="14"/>
                                      </w:rPr>
                                    </w:pPr>
                                    <w:r>
                                      <w:rPr>
                                        <w:rFonts w:ascii="Segoe UI" w:hAnsi="Segoe UI" w:cs="Segoe UI"/>
                                        <w:sz w:val="14"/>
                                        <w:szCs w:val="14"/>
                                      </w:rPr>
                                      <w:t>37.67</w:t>
                                    </w:r>
                                  </w:p>
                                </w:tc>
                                <w:tc>
                                  <w:tcPr>
                                    <w:tcW w:w="473" w:type="dxa"/>
                                    <w:shd w:val="clear" w:color="auto" w:fill="EE0000"/>
                                    <w:vAlign w:val="center"/>
                                  </w:tcPr>
                                  <w:p w14:paraId="57ED6BFB" w14:textId="284BCBDF" w:rsidR="00C5700D" w:rsidRPr="00346FF3" w:rsidRDefault="00C5700D" w:rsidP="00C5700D">
                                    <w:pPr>
                                      <w:rPr>
                                        <w:rFonts w:ascii="Segoe UI" w:hAnsi="Segoe UI" w:cs="Segoe UI"/>
                                        <w:sz w:val="14"/>
                                        <w:szCs w:val="14"/>
                                      </w:rPr>
                                    </w:pPr>
                                    <w:r>
                                      <w:rPr>
                                        <w:rFonts w:ascii="Segoe UI" w:hAnsi="Segoe UI" w:cs="Segoe UI"/>
                                        <w:sz w:val="14"/>
                                        <w:szCs w:val="14"/>
                                      </w:rPr>
                                      <w:t>14</w:t>
                                    </w:r>
                                  </w:p>
                                </w:tc>
                                <w:tc>
                                  <w:tcPr>
                                    <w:tcW w:w="524" w:type="dxa"/>
                                    <w:shd w:val="clear" w:color="auto" w:fill="EE0000"/>
                                    <w:vAlign w:val="center"/>
                                  </w:tcPr>
                                  <w:p w14:paraId="4A54654F" w14:textId="63F490B4" w:rsidR="00C5700D" w:rsidRPr="00346FF3" w:rsidRDefault="00C5700D" w:rsidP="00C5700D">
                                    <w:pPr>
                                      <w:rPr>
                                        <w:rFonts w:ascii="Segoe UI" w:hAnsi="Segoe UI" w:cs="Segoe UI"/>
                                        <w:sz w:val="14"/>
                                        <w:szCs w:val="14"/>
                                      </w:rPr>
                                    </w:pPr>
                                    <w:r>
                                      <w:rPr>
                                        <w:rFonts w:ascii="Segoe UI" w:hAnsi="Segoe UI" w:cs="Segoe UI"/>
                                        <w:sz w:val="14"/>
                                        <w:szCs w:val="14"/>
                                      </w:rPr>
                                      <w:t>22</w:t>
                                    </w:r>
                                  </w:p>
                                </w:tc>
                                <w:tc>
                                  <w:tcPr>
                                    <w:tcW w:w="398" w:type="dxa"/>
                                    <w:shd w:val="clear" w:color="auto" w:fill="EE0000"/>
                                    <w:vAlign w:val="center"/>
                                  </w:tcPr>
                                  <w:p w14:paraId="22BF5B79" w14:textId="60A3A183" w:rsidR="00C5700D" w:rsidRPr="00346FF3" w:rsidRDefault="00C5700D" w:rsidP="00C5700D">
                                    <w:pPr>
                                      <w:rPr>
                                        <w:rFonts w:ascii="Segoe UI" w:hAnsi="Segoe UI" w:cs="Segoe UI"/>
                                        <w:sz w:val="14"/>
                                        <w:szCs w:val="14"/>
                                      </w:rPr>
                                    </w:pPr>
                                    <w:r>
                                      <w:rPr>
                                        <w:rFonts w:ascii="Segoe UI" w:hAnsi="Segoe UI" w:cs="Segoe UI"/>
                                        <w:sz w:val="14"/>
                                        <w:szCs w:val="14"/>
                                      </w:rPr>
                                      <w:t>1</w:t>
                                    </w:r>
                                  </w:p>
                                </w:tc>
                                <w:tc>
                                  <w:tcPr>
                                    <w:tcW w:w="399" w:type="dxa"/>
                                    <w:shd w:val="clear" w:color="auto" w:fill="EE0000"/>
                                    <w:vAlign w:val="center"/>
                                  </w:tcPr>
                                  <w:p w14:paraId="2224E748" w14:textId="157CA5E5" w:rsidR="00C5700D" w:rsidRPr="00346FF3" w:rsidRDefault="00C5700D" w:rsidP="00C5700D">
                                    <w:pPr>
                                      <w:rPr>
                                        <w:rFonts w:ascii="Segoe UI" w:hAnsi="Segoe UI" w:cs="Segoe UI"/>
                                        <w:sz w:val="14"/>
                                        <w:szCs w:val="14"/>
                                      </w:rPr>
                                    </w:pPr>
                                    <w:r>
                                      <w:rPr>
                                        <w:rFonts w:ascii="Segoe UI" w:hAnsi="Segoe UI" w:cs="Segoe UI"/>
                                        <w:sz w:val="14"/>
                                        <w:szCs w:val="14"/>
                                      </w:rPr>
                                      <w:t>-</w:t>
                                    </w:r>
                                  </w:p>
                                </w:tc>
                                <w:tc>
                                  <w:tcPr>
                                    <w:tcW w:w="399" w:type="dxa"/>
                                    <w:shd w:val="clear" w:color="auto" w:fill="EE0000"/>
                                    <w:vAlign w:val="center"/>
                                  </w:tcPr>
                                  <w:p w14:paraId="7CC98314" w14:textId="76AC70D7" w:rsidR="00C5700D" w:rsidRPr="00346FF3" w:rsidRDefault="00C5700D" w:rsidP="00C5700D">
                                    <w:pPr>
                                      <w:rPr>
                                        <w:rFonts w:ascii="Segoe UI" w:hAnsi="Segoe UI" w:cs="Segoe UI"/>
                                        <w:sz w:val="14"/>
                                        <w:szCs w:val="14"/>
                                      </w:rPr>
                                    </w:pPr>
                                    <w:r>
                                      <w:rPr>
                                        <w:rFonts w:ascii="Segoe UI" w:hAnsi="Segoe UI" w:cs="Segoe UI"/>
                                        <w:sz w:val="14"/>
                                        <w:szCs w:val="14"/>
                                      </w:rPr>
                                      <w:t>-</w:t>
                                    </w:r>
                                  </w:p>
                                </w:tc>
                                <w:tc>
                                  <w:tcPr>
                                    <w:tcW w:w="384" w:type="dxa"/>
                                    <w:shd w:val="clear" w:color="auto" w:fill="EE0000"/>
                                    <w:vAlign w:val="center"/>
                                  </w:tcPr>
                                  <w:p w14:paraId="59B692DF" w14:textId="3E0C434F" w:rsidR="00C5700D" w:rsidRPr="00346FF3" w:rsidRDefault="00C5700D" w:rsidP="00C5700D">
                                    <w:pPr>
                                      <w:rPr>
                                        <w:rFonts w:ascii="Segoe UI" w:hAnsi="Segoe UI" w:cs="Segoe UI"/>
                                        <w:sz w:val="14"/>
                                        <w:szCs w:val="14"/>
                                      </w:rPr>
                                    </w:pPr>
                                    <w:r>
                                      <w:rPr>
                                        <w:rFonts w:ascii="Segoe UI" w:hAnsi="Segoe UI" w:cs="Segoe UI"/>
                                        <w:sz w:val="14"/>
                                        <w:szCs w:val="14"/>
                                      </w:rPr>
                                      <w:t>-</w:t>
                                    </w:r>
                                  </w:p>
                                </w:tc>
                                <w:tc>
                                  <w:tcPr>
                                    <w:tcW w:w="775" w:type="dxa"/>
                                    <w:shd w:val="clear" w:color="auto" w:fill="EE0000"/>
                                    <w:vAlign w:val="center"/>
                                  </w:tcPr>
                                  <w:p w14:paraId="4C2D518C" w14:textId="601D219F" w:rsidR="00C5700D" w:rsidRPr="00346FF3" w:rsidRDefault="00C5700D" w:rsidP="00C5700D">
                                    <w:pPr>
                                      <w:rPr>
                                        <w:rFonts w:ascii="Segoe UI" w:hAnsi="Segoe UI" w:cs="Segoe UI"/>
                                        <w:sz w:val="14"/>
                                        <w:szCs w:val="14"/>
                                      </w:rPr>
                                    </w:pPr>
                                    <w:r>
                                      <w:rPr>
                                        <w:rFonts w:ascii="Segoe UI" w:hAnsi="Segoe UI" w:cs="Segoe UI"/>
                                        <w:sz w:val="14"/>
                                        <w:szCs w:val="14"/>
                                      </w:rPr>
                                      <w:t>-</w:t>
                                    </w:r>
                                  </w:p>
                                </w:tc>
                                <w:tc>
                                  <w:tcPr>
                                    <w:tcW w:w="775" w:type="dxa"/>
                                    <w:shd w:val="clear" w:color="auto" w:fill="EE0000"/>
                                    <w:vAlign w:val="center"/>
                                  </w:tcPr>
                                  <w:p w14:paraId="019E4E37" w14:textId="02774F91" w:rsidR="00C5700D" w:rsidRPr="00346FF3" w:rsidRDefault="00C5700D" w:rsidP="00C5700D">
                                    <w:pPr>
                                      <w:rPr>
                                        <w:rFonts w:ascii="Segoe UI" w:hAnsi="Segoe UI" w:cs="Segoe UI"/>
                                        <w:sz w:val="14"/>
                                        <w:szCs w:val="14"/>
                                      </w:rPr>
                                    </w:pPr>
                                    <w:r>
                                      <w:rPr>
                                        <w:rFonts w:ascii="Segoe UI" w:hAnsi="Segoe UI" w:cs="Segoe UI"/>
                                        <w:sz w:val="14"/>
                                        <w:szCs w:val="14"/>
                                      </w:rPr>
                                      <w:t>0.059646</w:t>
                                    </w:r>
                                  </w:p>
                                </w:tc>
                              </w:tr>
                            </w:tbl>
                            <w:p w14:paraId="1DF63E58" w14:textId="77777777" w:rsidR="00E11320" w:rsidRPr="00346FF3" w:rsidRDefault="00E11320" w:rsidP="00E11320">
                              <w:pPr>
                                <w:spacing w:after="0" w:line="240" w:lineRule="auto"/>
                                <w:rPr>
                                  <w:rFonts w:ascii="Segoe UI" w:hAnsi="Segoe UI" w:cs="Segoe UI"/>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28E8ABD" id="_x0000_s1083" style="position:absolute;left:0;text-align:left;margin-left:-.5pt;margin-top:2.85pt;width:506.95pt;height:114.2pt;z-index:251860992;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">
                <v:shape id="Text Box 67" o:spid="_x0000_s1084"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" fillcolor="white [3201]" strokeweight=".5pt">
                  <v:textbox>
                    <w:txbxContent>
                      <w:p w14:paraId="6FB29824" w14:textId="568EF2A1" w:rsidR="00E11320" w:rsidRDefault="00BF6C67" w:rsidP="00E11320">
                        <w:r>
                          <w:rPr>
                            <w:noProof/>
                            <w:sz w:val="20"/>
                            <w:szCs w:val="20"/>
                          </w:rPr>
                          <w:drawing>
                            <wp:inline distT="0" distB="0" distL="0" distR="0" wp14:anchorId="2D52BFCF" wp14:editId="3E7A33BF">
                              <wp:extent cx="2004060" cy="1159473"/>
                              <wp:effectExtent l="19050" t="19050" r="15240" b="22225"/>
                              <wp:docPr id="117396584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21428" cy="1169521"/>
                                      </a:xfrm>
                                      <a:prstGeom prst="rect">
                                        <a:avLst/>
                                      </a:prstGeom>
                                      <a:noFill/>
                                      <a:ln>
                                        <a:solidFill>
                                          <a:schemeClr val="accent1"/>
                                        </a:solidFill>
                                      </a:ln>
                                    </pic:spPr>
                                  </pic:pic>
                                </a:graphicData>
                              </a:graphic>
                            </wp:inline>
                          </w:drawing>
                        </w:r>
                      </w:p>
                    </w:txbxContent>
                  </v:textbox>
                </v:shape>
                <v:shape id="Text Box 65" o:spid="_x0000_s1085" type="#_x0000_t202" style="position:absolute;left:20395;top:45;width:38326;height:1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" fillcolor="white [3201]" stroked="f" strokeweight=".5pt">
                  <v:textbox>
                    <w:txbxContent>
                      <w:tbl>
                        <w:tblPr>
                          <w:tblStyle w:val="TableGrid"/>
                          <w:tblW w:w="5988" w:type="dxa"/>
                          <w:tblInd w:w="-5" w:type="dxa"/>
                          <w:tblLook w:val="04A0" w:firstRow="1" w:lastRow="0" w:firstColumn="1" w:lastColumn="0" w:noHBand="0" w:noVBand="1"/>
                        </w:tblPr>
                        <w:tblGrid>
                          <w:gridCol w:w="441"/>
                          <w:gridCol w:w="473"/>
                          <w:gridCol w:w="398"/>
                          <w:gridCol w:w="549"/>
                          <w:gridCol w:w="473"/>
                          <w:gridCol w:w="524"/>
                          <w:gridCol w:w="398"/>
                          <w:gridCol w:w="399"/>
                          <w:gridCol w:w="399"/>
                          <w:gridCol w:w="384"/>
                          <w:gridCol w:w="775"/>
                          <w:gridCol w:w="775"/>
                        </w:tblGrid>
                        <w:tr w:rsidR="00C5700D" w14:paraId="476F3125" w14:textId="77777777" w:rsidTr="00C5700D">
                          <w:trPr>
                            <w:cantSplit/>
                            <w:trHeight w:val="1117"/>
                          </w:trPr>
                          <w:tc>
                            <w:tcPr>
                              <w:tcW w:w="441" w:type="dxa"/>
                              <w:textDirection w:val="btLr"/>
                            </w:tcPr>
                            <w:p w14:paraId="5D269AE1" w14:textId="77777777" w:rsidR="00E11320" w:rsidRPr="003677BD" w:rsidRDefault="00E11320" w:rsidP="00406DDE">
                              <w:pPr>
                                <w:ind w:left="113" w:right="113"/>
                                <w:rPr>
                                  <w:sz w:val="12"/>
                                  <w:szCs w:val="12"/>
                                </w:rPr>
                              </w:pPr>
                              <w:r w:rsidRPr="003677BD">
                                <w:rPr>
                                  <w:b/>
                                  <w:bCs/>
                                  <w:sz w:val="12"/>
                                  <w:szCs w:val="12"/>
                                </w:rPr>
                                <w:t>Timepoint</w:t>
                              </w:r>
                            </w:p>
                          </w:tc>
                          <w:tc>
                            <w:tcPr>
                              <w:tcW w:w="473" w:type="dxa"/>
                              <w:textDirection w:val="btLr"/>
                            </w:tcPr>
                            <w:p w14:paraId="2D108CB8" w14:textId="77777777" w:rsidR="00E11320" w:rsidRPr="003677BD" w:rsidRDefault="00E11320" w:rsidP="00406DDE">
                              <w:pPr>
                                <w:ind w:left="113" w:right="113"/>
                                <w:rPr>
                                  <w:sz w:val="12"/>
                                  <w:szCs w:val="12"/>
                                </w:rPr>
                              </w:pPr>
                              <w:r w:rsidRPr="003677BD">
                                <w:rPr>
                                  <w:b/>
                                  <w:bCs/>
                                  <w:sz w:val="12"/>
                                  <w:szCs w:val="12"/>
                                </w:rPr>
                                <w:t>MMSE</w:t>
                              </w:r>
                            </w:p>
                          </w:tc>
                          <w:tc>
                            <w:tcPr>
                              <w:tcW w:w="398" w:type="dxa"/>
                              <w:textDirection w:val="btLr"/>
                            </w:tcPr>
                            <w:p w14:paraId="6EF346A8" w14:textId="77777777" w:rsidR="00E11320" w:rsidRPr="003677BD" w:rsidRDefault="00E11320" w:rsidP="00406DDE">
                              <w:pPr>
                                <w:ind w:left="113" w:right="113"/>
                                <w:rPr>
                                  <w:sz w:val="12"/>
                                  <w:szCs w:val="12"/>
                                </w:rPr>
                              </w:pPr>
                              <w:r w:rsidRPr="003677BD">
                                <w:rPr>
                                  <w:b/>
                                  <w:bCs/>
                                  <w:sz w:val="12"/>
                                  <w:szCs w:val="12"/>
                                </w:rPr>
                                <w:t>CDRSB</w:t>
                              </w:r>
                            </w:p>
                          </w:tc>
                          <w:tc>
                            <w:tcPr>
                              <w:tcW w:w="549" w:type="dxa"/>
                              <w:textDirection w:val="btLr"/>
                            </w:tcPr>
                            <w:p w14:paraId="05EA96BE" w14:textId="77777777" w:rsidR="00E11320" w:rsidRPr="003677BD" w:rsidRDefault="00E11320" w:rsidP="00406DDE">
                              <w:pPr>
                                <w:ind w:left="113" w:right="113"/>
                                <w:rPr>
                                  <w:sz w:val="12"/>
                                  <w:szCs w:val="12"/>
                                </w:rPr>
                              </w:pPr>
                              <w:r w:rsidRPr="003677BD">
                                <w:rPr>
                                  <w:b/>
                                  <w:bCs/>
                                  <w:sz w:val="12"/>
                                  <w:szCs w:val="12"/>
                                </w:rPr>
                                <w:t>ADAS13</w:t>
                              </w:r>
                            </w:p>
                          </w:tc>
                          <w:tc>
                            <w:tcPr>
                              <w:tcW w:w="473" w:type="dxa"/>
                              <w:textDirection w:val="btLr"/>
                            </w:tcPr>
                            <w:p w14:paraId="13A5A64E" w14:textId="77777777" w:rsidR="00E11320" w:rsidRPr="003677BD" w:rsidRDefault="00E11320" w:rsidP="00406DDE">
                              <w:pPr>
                                <w:ind w:left="113" w:right="113"/>
                                <w:rPr>
                                  <w:sz w:val="12"/>
                                  <w:szCs w:val="12"/>
                                </w:rPr>
                              </w:pPr>
                              <w:r w:rsidRPr="003677BD">
                                <w:rPr>
                                  <w:b/>
                                  <w:bCs/>
                                  <w:sz w:val="12"/>
                                  <w:szCs w:val="12"/>
                                </w:rPr>
                                <w:t>FAQ</w:t>
                              </w:r>
                            </w:p>
                          </w:tc>
                          <w:tc>
                            <w:tcPr>
                              <w:tcW w:w="524" w:type="dxa"/>
                              <w:textDirection w:val="btLr"/>
                            </w:tcPr>
                            <w:p w14:paraId="54E9C96A" w14:textId="77777777" w:rsidR="00E11320" w:rsidRPr="003677BD" w:rsidRDefault="00E11320" w:rsidP="00406DDE">
                              <w:pPr>
                                <w:ind w:left="113" w:right="113"/>
                                <w:rPr>
                                  <w:b/>
                                  <w:bCs/>
                                  <w:sz w:val="12"/>
                                  <w:szCs w:val="12"/>
                                </w:rPr>
                              </w:pPr>
                              <w:r w:rsidRPr="003677BD">
                                <w:rPr>
                                  <w:b/>
                                  <w:bCs/>
                                  <w:sz w:val="12"/>
                                  <w:szCs w:val="12"/>
                                </w:rPr>
                                <w:t>RAVLT</w:t>
                              </w:r>
                            </w:p>
                            <w:p w14:paraId="27E0C180" w14:textId="77777777" w:rsidR="00E11320" w:rsidRPr="003677BD" w:rsidRDefault="00E11320" w:rsidP="00406DDE">
                              <w:pPr>
                                <w:ind w:left="113" w:right="113"/>
                                <w:rPr>
                                  <w:sz w:val="12"/>
                                  <w:szCs w:val="12"/>
                                </w:rPr>
                              </w:pPr>
                              <w:r w:rsidRPr="003677BD">
                                <w:rPr>
                                  <w:b/>
                                  <w:bCs/>
                                  <w:sz w:val="12"/>
                                  <w:szCs w:val="12"/>
                                </w:rPr>
                                <w:t>Immediate</w:t>
                              </w:r>
                            </w:p>
                          </w:tc>
                          <w:tc>
                            <w:tcPr>
                              <w:tcW w:w="398" w:type="dxa"/>
                              <w:textDirection w:val="btLr"/>
                            </w:tcPr>
                            <w:p w14:paraId="746C04BE" w14:textId="77777777" w:rsidR="00E11320" w:rsidRPr="003677BD" w:rsidRDefault="00E11320" w:rsidP="00406DDE">
                              <w:pPr>
                                <w:ind w:left="113" w:right="113"/>
                                <w:rPr>
                                  <w:sz w:val="12"/>
                                  <w:szCs w:val="12"/>
                                </w:rPr>
                              </w:pPr>
                              <w:r w:rsidRPr="003677BD">
                                <w:rPr>
                                  <w:b/>
                                  <w:bCs/>
                                  <w:sz w:val="12"/>
                                  <w:szCs w:val="12"/>
                                </w:rPr>
                                <w:t>APOE4</w:t>
                              </w:r>
                            </w:p>
                          </w:tc>
                          <w:tc>
                            <w:tcPr>
                              <w:tcW w:w="399" w:type="dxa"/>
                              <w:textDirection w:val="btLr"/>
                            </w:tcPr>
                            <w:p w14:paraId="6EFEE488" w14:textId="77777777" w:rsidR="00E11320" w:rsidRPr="003677BD" w:rsidRDefault="00E11320" w:rsidP="00406DDE">
                              <w:pPr>
                                <w:ind w:left="113" w:right="113"/>
                                <w:rPr>
                                  <w:sz w:val="12"/>
                                  <w:szCs w:val="12"/>
                                </w:rPr>
                              </w:pPr>
                              <w:r w:rsidRPr="003677BD">
                                <w:rPr>
                                  <w:b/>
                                  <w:bCs/>
                                  <w:sz w:val="12"/>
                                  <w:szCs w:val="12"/>
                                </w:rPr>
                                <w:t>FDG</w:t>
                              </w:r>
                            </w:p>
                          </w:tc>
                          <w:tc>
                            <w:tcPr>
                              <w:tcW w:w="399" w:type="dxa"/>
                              <w:textDirection w:val="btLr"/>
                            </w:tcPr>
                            <w:p w14:paraId="43922AD2" w14:textId="77777777" w:rsidR="00E11320" w:rsidRPr="003677BD" w:rsidRDefault="00E11320" w:rsidP="00406DDE">
                              <w:pPr>
                                <w:ind w:left="113" w:right="113"/>
                                <w:rPr>
                                  <w:sz w:val="12"/>
                                  <w:szCs w:val="12"/>
                                </w:rPr>
                              </w:pPr>
                              <w:r w:rsidRPr="003677BD">
                                <w:rPr>
                                  <w:b/>
                                  <w:bCs/>
                                  <w:sz w:val="12"/>
                                  <w:szCs w:val="12"/>
                                </w:rPr>
                                <w:t>AV45</w:t>
                              </w:r>
                            </w:p>
                          </w:tc>
                          <w:tc>
                            <w:tcPr>
                              <w:tcW w:w="384" w:type="dxa"/>
                              <w:textDirection w:val="btLr"/>
                            </w:tcPr>
                            <w:p w14:paraId="5981860A" w14:textId="77777777" w:rsidR="00E11320" w:rsidRPr="003677BD" w:rsidRDefault="00E11320" w:rsidP="00406DDE">
                              <w:pPr>
                                <w:ind w:left="113" w:right="113"/>
                                <w:rPr>
                                  <w:sz w:val="12"/>
                                  <w:szCs w:val="12"/>
                                </w:rPr>
                              </w:pPr>
                              <w:r w:rsidRPr="003677BD">
                                <w:rPr>
                                  <w:b/>
                                  <w:bCs/>
                                  <w:sz w:val="12"/>
                                  <w:szCs w:val="12"/>
                                </w:rPr>
                                <w:t>ABETA</w:t>
                              </w:r>
                            </w:p>
                          </w:tc>
                          <w:tc>
                            <w:tcPr>
                              <w:tcW w:w="775" w:type="dxa"/>
                              <w:textDirection w:val="btLr"/>
                            </w:tcPr>
                            <w:p w14:paraId="59001FF9" w14:textId="77777777" w:rsidR="00E11320" w:rsidRPr="003677BD" w:rsidRDefault="00E11320" w:rsidP="00406DDE">
                              <w:pPr>
                                <w:ind w:left="113" w:right="113"/>
                                <w:rPr>
                                  <w:b/>
                                  <w:bCs/>
                                  <w:sz w:val="12"/>
                                  <w:szCs w:val="12"/>
                                </w:rPr>
                              </w:pPr>
                              <w:r w:rsidRPr="003677BD">
                                <w:rPr>
                                  <w:b/>
                                  <w:bCs/>
                                  <w:sz w:val="12"/>
                                  <w:szCs w:val="12"/>
                                </w:rPr>
                                <w:t>Normalized</w:t>
                              </w:r>
                            </w:p>
                            <w:p w14:paraId="74D77456" w14:textId="77777777" w:rsidR="00E11320" w:rsidRPr="003677BD" w:rsidRDefault="00E11320" w:rsidP="00406DDE">
                              <w:pPr>
                                <w:ind w:left="113" w:right="113"/>
                                <w:rPr>
                                  <w:sz w:val="12"/>
                                  <w:szCs w:val="12"/>
                                </w:rPr>
                              </w:pPr>
                              <w:r w:rsidRPr="003677BD">
                                <w:rPr>
                                  <w:b/>
                                  <w:bCs/>
                                  <w:sz w:val="12"/>
                                  <w:szCs w:val="12"/>
                                </w:rPr>
                                <w:t>Hippocampus</w:t>
                              </w:r>
                            </w:p>
                          </w:tc>
                          <w:tc>
                            <w:tcPr>
                              <w:tcW w:w="775" w:type="dxa"/>
                              <w:textDirection w:val="btLr"/>
                            </w:tcPr>
                            <w:p w14:paraId="08970221" w14:textId="77777777" w:rsidR="00E11320" w:rsidRPr="003677BD" w:rsidRDefault="00E11320" w:rsidP="00406DDE">
                              <w:pPr>
                                <w:ind w:left="113" w:right="113"/>
                                <w:rPr>
                                  <w:b/>
                                  <w:bCs/>
                                  <w:sz w:val="12"/>
                                  <w:szCs w:val="12"/>
                                </w:rPr>
                              </w:pPr>
                              <w:r w:rsidRPr="003677BD">
                                <w:rPr>
                                  <w:b/>
                                  <w:bCs/>
                                  <w:sz w:val="12"/>
                                  <w:szCs w:val="12"/>
                                </w:rPr>
                                <w:t>Normalized</w:t>
                              </w:r>
                            </w:p>
                            <w:p w14:paraId="24395B45" w14:textId="77777777" w:rsidR="00E11320" w:rsidRPr="003677BD" w:rsidRDefault="00E11320" w:rsidP="00406DDE">
                              <w:pPr>
                                <w:ind w:left="113" w:right="113"/>
                                <w:rPr>
                                  <w:sz w:val="12"/>
                                  <w:szCs w:val="12"/>
                                </w:rPr>
                              </w:pPr>
                              <w:r w:rsidRPr="003677BD">
                                <w:rPr>
                                  <w:b/>
                                  <w:bCs/>
                                  <w:sz w:val="12"/>
                                  <w:szCs w:val="12"/>
                                </w:rPr>
                                <w:t>Ventricles</w:t>
                              </w:r>
                            </w:p>
                          </w:tc>
                        </w:tr>
                        <w:tr w:rsidR="00C5700D" w:rsidRPr="00346FF3" w14:paraId="580F6868" w14:textId="77777777" w:rsidTr="00C5700D">
                          <w:trPr>
                            <w:trHeight w:val="95"/>
                          </w:trPr>
                          <w:tc>
                            <w:tcPr>
                              <w:tcW w:w="441" w:type="dxa"/>
                              <w:vAlign w:val="center"/>
                            </w:tcPr>
                            <w:p w14:paraId="0FBD326F" w14:textId="50062713" w:rsidR="00C5700D" w:rsidRPr="006C6D67" w:rsidRDefault="00C5700D" w:rsidP="00C5700D">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68448591" w14:textId="3CB1F627" w:rsidR="00C5700D" w:rsidRPr="006C6D67" w:rsidRDefault="00C5700D" w:rsidP="00C5700D">
                              <w:pPr>
                                <w:rPr>
                                  <w:rFonts w:ascii="Segoe UI" w:hAnsi="Segoe UI" w:cs="Segoe UI"/>
                                  <w:sz w:val="14"/>
                                  <w:szCs w:val="14"/>
                                </w:rPr>
                              </w:pPr>
                              <w:r>
                                <w:rPr>
                                  <w:rFonts w:ascii="Segoe UI" w:hAnsi="Segoe UI" w:cs="Segoe UI"/>
                                  <w:color w:val="000000"/>
                                  <w:sz w:val="14"/>
                                  <w:szCs w:val="14"/>
                                </w:rPr>
                                <w:t>29</w:t>
                              </w:r>
                            </w:p>
                          </w:tc>
                          <w:tc>
                            <w:tcPr>
                              <w:tcW w:w="398" w:type="dxa"/>
                              <w:vAlign w:val="center"/>
                            </w:tcPr>
                            <w:p w14:paraId="27C50330" w14:textId="4BC70C75" w:rsidR="00C5700D" w:rsidRPr="006C6D67" w:rsidRDefault="00C5700D" w:rsidP="00C5700D">
                              <w:pPr>
                                <w:rPr>
                                  <w:rFonts w:ascii="Segoe UI" w:hAnsi="Segoe UI" w:cs="Segoe UI"/>
                                  <w:sz w:val="14"/>
                                  <w:szCs w:val="14"/>
                                </w:rPr>
                              </w:pPr>
                              <w:r>
                                <w:rPr>
                                  <w:rFonts w:ascii="Segoe UI" w:hAnsi="Segoe UI" w:cs="Segoe UI"/>
                                  <w:color w:val="000000"/>
                                  <w:sz w:val="14"/>
                                  <w:szCs w:val="14"/>
                                </w:rPr>
                                <w:t>2.5</w:t>
                              </w:r>
                            </w:p>
                          </w:tc>
                          <w:tc>
                            <w:tcPr>
                              <w:tcW w:w="549" w:type="dxa"/>
                              <w:vAlign w:val="center"/>
                            </w:tcPr>
                            <w:p w14:paraId="4C181769" w14:textId="60FECEAE" w:rsidR="00C5700D" w:rsidRPr="006C6D67" w:rsidRDefault="00C5700D" w:rsidP="00C5700D">
                              <w:pPr>
                                <w:rPr>
                                  <w:rFonts w:ascii="Segoe UI" w:hAnsi="Segoe UI" w:cs="Segoe UI"/>
                                  <w:sz w:val="14"/>
                                  <w:szCs w:val="14"/>
                                </w:rPr>
                              </w:pPr>
                              <w:r>
                                <w:rPr>
                                  <w:rFonts w:ascii="Segoe UI" w:hAnsi="Segoe UI" w:cs="Segoe UI"/>
                                  <w:color w:val="000000"/>
                                  <w:sz w:val="14"/>
                                  <w:szCs w:val="14"/>
                                </w:rPr>
                                <w:t>27.33</w:t>
                              </w:r>
                            </w:p>
                          </w:tc>
                          <w:tc>
                            <w:tcPr>
                              <w:tcW w:w="473" w:type="dxa"/>
                              <w:vAlign w:val="center"/>
                            </w:tcPr>
                            <w:p w14:paraId="53470237" w14:textId="38FF2A74" w:rsidR="00C5700D" w:rsidRPr="006C6D67" w:rsidRDefault="00C5700D" w:rsidP="00C5700D">
                              <w:pPr>
                                <w:rPr>
                                  <w:rFonts w:ascii="Segoe UI" w:hAnsi="Segoe UI" w:cs="Segoe UI"/>
                                  <w:sz w:val="14"/>
                                  <w:szCs w:val="14"/>
                                </w:rPr>
                              </w:pPr>
                              <w:r>
                                <w:rPr>
                                  <w:rFonts w:ascii="Segoe UI" w:hAnsi="Segoe UI" w:cs="Segoe UI"/>
                                  <w:color w:val="000000"/>
                                  <w:sz w:val="14"/>
                                  <w:szCs w:val="14"/>
                                </w:rPr>
                                <w:t>14</w:t>
                              </w:r>
                            </w:p>
                          </w:tc>
                          <w:tc>
                            <w:tcPr>
                              <w:tcW w:w="524" w:type="dxa"/>
                              <w:vAlign w:val="center"/>
                            </w:tcPr>
                            <w:p w14:paraId="662CE779" w14:textId="69CE3D6A" w:rsidR="00C5700D" w:rsidRPr="006C6D67" w:rsidRDefault="00C5700D" w:rsidP="00C5700D">
                              <w:pPr>
                                <w:rPr>
                                  <w:rFonts w:ascii="Segoe UI" w:hAnsi="Segoe UI" w:cs="Segoe UI"/>
                                  <w:sz w:val="14"/>
                                  <w:szCs w:val="14"/>
                                </w:rPr>
                              </w:pPr>
                              <w:r>
                                <w:rPr>
                                  <w:rFonts w:ascii="Segoe UI" w:hAnsi="Segoe UI" w:cs="Segoe UI"/>
                                  <w:color w:val="000000"/>
                                  <w:sz w:val="14"/>
                                  <w:szCs w:val="14"/>
                                </w:rPr>
                                <w:t>27</w:t>
                              </w:r>
                            </w:p>
                          </w:tc>
                          <w:tc>
                            <w:tcPr>
                              <w:tcW w:w="398" w:type="dxa"/>
                              <w:vAlign w:val="center"/>
                            </w:tcPr>
                            <w:p w14:paraId="63B8F195" w14:textId="14E750C9"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399" w:type="dxa"/>
                              <w:vAlign w:val="center"/>
                            </w:tcPr>
                            <w:p w14:paraId="4918DF28" w14:textId="37DDAD66"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99" w:type="dxa"/>
                              <w:vAlign w:val="center"/>
                            </w:tcPr>
                            <w:p w14:paraId="5A35EF4D" w14:textId="3AB4EC4E"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84" w:type="dxa"/>
                              <w:vAlign w:val="center"/>
                            </w:tcPr>
                            <w:p w14:paraId="622A3AC8" w14:textId="522287CA"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91DF462" w14:textId="181190FD" w:rsidR="00C5700D" w:rsidRPr="006C6D67" w:rsidRDefault="00C5700D" w:rsidP="00C5700D">
                              <w:pPr>
                                <w:rPr>
                                  <w:rFonts w:ascii="Segoe UI" w:hAnsi="Segoe UI" w:cs="Segoe UI"/>
                                  <w:sz w:val="14"/>
                                  <w:szCs w:val="14"/>
                                </w:rPr>
                              </w:pPr>
                              <w:r>
                                <w:rPr>
                                  <w:rFonts w:ascii="Segoe UI" w:hAnsi="Segoe UI" w:cs="Segoe UI"/>
                                  <w:color w:val="000000"/>
                                  <w:sz w:val="14"/>
                                  <w:szCs w:val="14"/>
                                </w:rPr>
                                <w:t>0.003317</w:t>
                              </w:r>
                            </w:p>
                          </w:tc>
                          <w:tc>
                            <w:tcPr>
                              <w:tcW w:w="775" w:type="dxa"/>
                              <w:vAlign w:val="center"/>
                            </w:tcPr>
                            <w:p w14:paraId="5D351264" w14:textId="4E878DE2" w:rsidR="00C5700D" w:rsidRPr="006C6D67" w:rsidRDefault="00C5700D" w:rsidP="00C5700D">
                              <w:pPr>
                                <w:rPr>
                                  <w:rFonts w:ascii="Segoe UI" w:hAnsi="Segoe UI" w:cs="Segoe UI"/>
                                  <w:sz w:val="14"/>
                                  <w:szCs w:val="14"/>
                                </w:rPr>
                              </w:pPr>
                              <w:r>
                                <w:rPr>
                                  <w:rFonts w:ascii="Segoe UI" w:hAnsi="Segoe UI" w:cs="Segoe UI"/>
                                  <w:color w:val="000000"/>
                                  <w:sz w:val="14"/>
                                  <w:szCs w:val="14"/>
                                </w:rPr>
                                <w:t>0.048974</w:t>
                              </w:r>
                            </w:p>
                          </w:tc>
                        </w:tr>
                        <w:tr w:rsidR="00C5700D" w:rsidRPr="00346FF3" w14:paraId="461D16D9" w14:textId="77777777" w:rsidTr="00C5700D">
                          <w:trPr>
                            <w:trHeight w:val="39"/>
                          </w:trPr>
                          <w:tc>
                            <w:tcPr>
                              <w:tcW w:w="441" w:type="dxa"/>
                              <w:vAlign w:val="center"/>
                            </w:tcPr>
                            <w:p w14:paraId="62255511" w14:textId="5B3B83CE" w:rsidR="00C5700D" w:rsidRPr="006C6D67" w:rsidRDefault="00C5700D" w:rsidP="00C5700D">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4D3D4D9C" w14:textId="4705A34B" w:rsidR="00C5700D" w:rsidRPr="006C6D67" w:rsidRDefault="00C5700D" w:rsidP="00C5700D">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43D72ABF" w14:textId="10FB6849"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549" w:type="dxa"/>
                              <w:vAlign w:val="center"/>
                            </w:tcPr>
                            <w:p w14:paraId="308FA965" w14:textId="013B83E1" w:rsidR="00C5700D" w:rsidRPr="006C6D67" w:rsidRDefault="00C5700D" w:rsidP="00C5700D">
                              <w:pPr>
                                <w:rPr>
                                  <w:rFonts w:ascii="Segoe UI" w:hAnsi="Segoe UI" w:cs="Segoe UI"/>
                                  <w:sz w:val="14"/>
                                  <w:szCs w:val="14"/>
                                </w:rPr>
                              </w:pPr>
                              <w:r>
                                <w:rPr>
                                  <w:rFonts w:ascii="Segoe UI" w:hAnsi="Segoe UI" w:cs="Segoe UI"/>
                                  <w:color w:val="000000"/>
                                  <w:sz w:val="14"/>
                                  <w:szCs w:val="14"/>
                                </w:rPr>
                                <w:t>19.33</w:t>
                              </w:r>
                            </w:p>
                          </w:tc>
                          <w:tc>
                            <w:tcPr>
                              <w:tcW w:w="473" w:type="dxa"/>
                              <w:vAlign w:val="center"/>
                            </w:tcPr>
                            <w:p w14:paraId="12625086" w14:textId="00B56725"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524" w:type="dxa"/>
                              <w:vAlign w:val="center"/>
                            </w:tcPr>
                            <w:p w14:paraId="60B7ED6F" w14:textId="79389CA8" w:rsidR="00C5700D" w:rsidRPr="006C6D67" w:rsidRDefault="00C5700D" w:rsidP="00C5700D">
                              <w:pPr>
                                <w:rPr>
                                  <w:rFonts w:ascii="Segoe UI" w:hAnsi="Segoe UI" w:cs="Segoe UI"/>
                                  <w:sz w:val="14"/>
                                  <w:szCs w:val="14"/>
                                </w:rPr>
                              </w:pPr>
                              <w:r>
                                <w:rPr>
                                  <w:rFonts w:ascii="Segoe UI" w:hAnsi="Segoe UI" w:cs="Segoe UI"/>
                                  <w:color w:val="000000"/>
                                  <w:sz w:val="14"/>
                                  <w:szCs w:val="14"/>
                                </w:rPr>
                                <w:t>23</w:t>
                              </w:r>
                            </w:p>
                          </w:tc>
                          <w:tc>
                            <w:tcPr>
                              <w:tcW w:w="398" w:type="dxa"/>
                              <w:vAlign w:val="center"/>
                            </w:tcPr>
                            <w:p w14:paraId="0B1CA37A" w14:textId="7BF38A90"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399" w:type="dxa"/>
                              <w:vAlign w:val="center"/>
                            </w:tcPr>
                            <w:p w14:paraId="64B8453A" w14:textId="2C54A80D"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99" w:type="dxa"/>
                              <w:vAlign w:val="center"/>
                            </w:tcPr>
                            <w:p w14:paraId="0C44ADF8" w14:textId="462B226D"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84" w:type="dxa"/>
                              <w:vAlign w:val="center"/>
                            </w:tcPr>
                            <w:p w14:paraId="41D2CC26" w14:textId="1955AC18"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EEEAB77" w14:textId="5370F8DF" w:rsidR="00C5700D" w:rsidRPr="006C6D67" w:rsidRDefault="00C5700D" w:rsidP="00C5700D">
                              <w:pPr>
                                <w:rPr>
                                  <w:rFonts w:ascii="Segoe UI" w:hAnsi="Segoe UI" w:cs="Segoe UI"/>
                                  <w:sz w:val="14"/>
                                  <w:szCs w:val="14"/>
                                </w:rPr>
                              </w:pPr>
                              <w:r>
                                <w:rPr>
                                  <w:rFonts w:ascii="Segoe UI" w:hAnsi="Segoe UI" w:cs="Segoe UI"/>
                                  <w:color w:val="000000"/>
                                  <w:sz w:val="14"/>
                                  <w:szCs w:val="14"/>
                                </w:rPr>
                                <w:t>0.003292</w:t>
                              </w:r>
                            </w:p>
                          </w:tc>
                          <w:tc>
                            <w:tcPr>
                              <w:tcW w:w="775" w:type="dxa"/>
                              <w:vAlign w:val="center"/>
                            </w:tcPr>
                            <w:p w14:paraId="3534D005" w14:textId="4AFEB2F4" w:rsidR="00C5700D" w:rsidRPr="006C6D67" w:rsidRDefault="00C5700D" w:rsidP="00C5700D">
                              <w:pPr>
                                <w:rPr>
                                  <w:rFonts w:ascii="Segoe UI" w:hAnsi="Segoe UI" w:cs="Segoe UI"/>
                                  <w:sz w:val="14"/>
                                  <w:szCs w:val="14"/>
                                </w:rPr>
                              </w:pPr>
                              <w:r>
                                <w:rPr>
                                  <w:rFonts w:ascii="Segoe UI" w:hAnsi="Segoe UI" w:cs="Segoe UI"/>
                                  <w:color w:val="000000"/>
                                  <w:sz w:val="14"/>
                                  <w:szCs w:val="14"/>
                                </w:rPr>
                                <w:t>0.051283</w:t>
                              </w:r>
                            </w:p>
                          </w:tc>
                        </w:tr>
                        <w:tr w:rsidR="00C5700D" w:rsidRPr="00346FF3" w14:paraId="3735E655" w14:textId="77777777" w:rsidTr="00C5700D">
                          <w:trPr>
                            <w:trHeight w:val="39"/>
                          </w:trPr>
                          <w:tc>
                            <w:tcPr>
                              <w:tcW w:w="441" w:type="dxa"/>
                              <w:vAlign w:val="center"/>
                            </w:tcPr>
                            <w:p w14:paraId="65026429" w14:textId="0D4EEC0C" w:rsidR="00C5700D" w:rsidRPr="006C6D67" w:rsidRDefault="00C5700D" w:rsidP="00C5700D">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27C9773A" w14:textId="604DA01F" w:rsidR="00C5700D" w:rsidRPr="006C6D67" w:rsidRDefault="00C5700D" w:rsidP="00C5700D">
                              <w:pPr>
                                <w:rPr>
                                  <w:rFonts w:ascii="Segoe UI" w:hAnsi="Segoe UI" w:cs="Segoe UI"/>
                                  <w:sz w:val="14"/>
                                  <w:szCs w:val="14"/>
                                </w:rPr>
                              </w:pPr>
                              <w:r>
                                <w:rPr>
                                  <w:rFonts w:ascii="Segoe UI" w:hAnsi="Segoe UI" w:cs="Segoe UI"/>
                                  <w:color w:val="000000"/>
                                  <w:sz w:val="14"/>
                                  <w:szCs w:val="14"/>
                                </w:rPr>
                                <w:t>26</w:t>
                              </w:r>
                            </w:p>
                          </w:tc>
                          <w:tc>
                            <w:tcPr>
                              <w:tcW w:w="398" w:type="dxa"/>
                              <w:vAlign w:val="center"/>
                            </w:tcPr>
                            <w:p w14:paraId="76EFA8FC" w14:textId="57806149" w:rsidR="00C5700D" w:rsidRPr="006C6D67" w:rsidRDefault="00C5700D" w:rsidP="00C5700D">
                              <w:pPr>
                                <w:rPr>
                                  <w:rFonts w:ascii="Segoe UI" w:hAnsi="Segoe UI" w:cs="Segoe UI"/>
                                  <w:sz w:val="14"/>
                                  <w:szCs w:val="14"/>
                                </w:rPr>
                              </w:pPr>
                              <w:r>
                                <w:rPr>
                                  <w:rFonts w:ascii="Segoe UI" w:hAnsi="Segoe UI" w:cs="Segoe UI"/>
                                  <w:color w:val="000000"/>
                                  <w:sz w:val="14"/>
                                  <w:szCs w:val="14"/>
                                </w:rPr>
                                <w:t>3</w:t>
                              </w:r>
                            </w:p>
                          </w:tc>
                          <w:tc>
                            <w:tcPr>
                              <w:tcW w:w="549" w:type="dxa"/>
                              <w:vAlign w:val="center"/>
                            </w:tcPr>
                            <w:p w14:paraId="6332BF3C" w14:textId="573ACE0A"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473" w:type="dxa"/>
                              <w:vAlign w:val="center"/>
                            </w:tcPr>
                            <w:p w14:paraId="2CDF4C05" w14:textId="29D8861D" w:rsidR="00C5700D" w:rsidRPr="006C6D67" w:rsidRDefault="00C5700D" w:rsidP="00C5700D">
                              <w:pPr>
                                <w:rPr>
                                  <w:rFonts w:ascii="Segoe UI" w:hAnsi="Segoe UI" w:cs="Segoe UI"/>
                                  <w:sz w:val="14"/>
                                  <w:szCs w:val="14"/>
                                </w:rPr>
                              </w:pPr>
                              <w:r>
                                <w:rPr>
                                  <w:rFonts w:ascii="Segoe UI" w:hAnsi="Segoe UI" w:cs="Segoe UI"/>
                                  <w:color w:val="000000"/>
                                  <w:sz w:val="14"/>
                                  <w:szCs w:val="14"/>
                                </w:rPr>
                                <w:t>4</w:t>
                              </w:r>
                            </w:p>
                          </w:tc>
                          <w:tc>
                            <w:tcPr>
                              <w:tcW w:w="524" w:type="dxa"/>
                              <w:vAlign w:val="center"/>
                            </w:tcPr>
                            <w:p w14:paraId="0D7432E3" w14:textId="2B2BF1C7" w:rsidR="00C5700D" w:rsidRPr="006C6D67" w:rsidRDefault="00C5700D" w:rsidP="00C5700D">
                              <w:pPr>
                                <w:rPr>
                                  <w:rFonts w:ascii="Segoe UI" w:hAnsi="Segoe UI" w:cs="Segoe UI"/>
                                  <w:sz w:val="14"/>
                                  <w:szCs w:val="14"/>
                                </w:rPr>
                              </w:pPr>
                              <w:r>
                                <w:rPr>
                                  <w:rFonts w:ascii="Segoe UI" w:hAnsi="Segoe UI" w:cs="Segoe UI"/>
                                  <w:color w:val="000000"/>
                                  <w:sz w:val="14"/>
                                  <w:szCs w:val="14"/>
                                </w:rPr>
                                <w:t>23</w:t>
                              </w:r>
                            </w:p>
                          </w:tc>
                          <w:tc>
                            <w:tcPr>
                              <w:tcW w:w="398" w:type="dxa"/>
                              <w:vAlign w:val="center"/>
                            </w:tcPr>
                            <w:p w14:paraId="3DD0E47D" w14:textId="704ECFA6"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399" w:type="dxa"/>
                              <w:vAlign w:val="center"/>
                            </w:tcPr>
                            <w:p w14:paraId="11DA67D4" w14:textId="61441D19"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99" w:type="dxa"/>
                              <w:vAlign w:val="center"/>
                            </w:tcPr>
                            <w:p w14:paraId="02CDF062" w14:textId="3390F68D"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84" w:type="dxa"/>
                              <w:vAlign w:val="center"/>
                            </w:tcPr>
                            <w:p w14:paraId="318B9434" w14:textId="0D24377B"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52C15600" w14:textId="2C27D7AE" w:rsidR="00C5700D" w:rsidRPr="006C6D67" w:rsidRDefault="00C5700D" w:rsidP="00C5700D">
                              <w:pPr>
                                <w:rPr>
                                  <w:rFonts w:ascii="Segoe UI" w:hAnsi="Segoe UI" w:cs="Segoe UI"/>
                                  <w:sz w:val="14"/>
                                  <w:szCs w:val="14"/>
                                </w:rPr>
                              </w:pPr>
                              <w:r>
                                <w:rPr>
                                  <w:rFonts w:ascii="Segoe UI" w:hAnsi="Segoe UI" w:cs="Segoe UI"/>
                                  <w:color w:val="000000"/>
                                  <w:sz w:val="14"/>
                                  <w:szCs w:val="14"/>
                                </w:rPr>
                                <w:t>0.003367</w:t>
                              </w:r>
                            </w:p>
                          </w:tc>
                          <w:tc>
                            <w:tcPr>
                              <w:tcW w:w="775" w:type="dxa"/>
                              <w:vAlign w:val="center"/>
                            </w:tcPr>
                            <w:p w14:paraId="5E0D16F0" w14:textId="3A24F1C5" w:rsidR="00C5700D" w:rsidRPr="006C6D67" w:rsidRDefault="00C5700D" w:rsidP="00C5700D">
                              <w:pPr>
                                <w:rPr>
                                  <w:rFonts w:ascii="Segoe UI" w:hAnsi="Segoe UI" w:cs="Segoe UI"/>
                                  <w:sz w:val="14"/>
                                  <w:szCs w:val="14"/>
                                </w:rPr>
                              </w:pPr>
                              <w:r>
                                <w:rPr>
                                  <w:rFonts w:ascii="Segoe UI" w:hAnsi="Segoe UI" w:cs="Segoe UI"/>
                                  <w:color w:val="000000"/>
                                  <w:sz w:val="14"/>
                                  <w:szCs w:val="14"/>
                                </w:rPr>
                                <w:t>0.050735</w:t>
                              </w:r>
                            </w:p>
                          </w:tc>
                        </w:tr>
                        <w:tr w:rsidR="00C5700D" w:rsidRPr="00346FF3" w14:paraId="0E3B8F54" w14:textId="77777777" w:rsidTr="00C5700D">
                          <w:trPr>
                            <w:trHeight w:val="39"/>
                          </w:trPr>
                          <w:tc>
                            <w:tcPr>
                              <w:tcW w:w="441" w:type="dxa"/>
                              <w:vAlign w:val="center"/>
                            </w:tcPr>
                            <w:p w14:paraId="29D208FF" w14:textId="7FBA0140" w:rsidR="00C5700D" w:rsidRPr="006C6D67" w:rsidRDefault="00C5700D" w:rsidP="00C5700D">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79AFE85D" w14:textId="28736D3B" w:rsidR="00C5700D" w:rsidRPr="006C6D67" w:rsidRDefault="00C5700D" w:rsidP="00C5700D">
                              <w:pPr>
                                <w:rPr>
                                  <w:rFonts w:ascii="Segoe UI" w:hAnsi="Segoe UI" w:cs="Segoe UI"/>
                                  <w:sz w:val="14"/>
                                  <w:szCs w:val="14"/>
                                </w:rPr>
                              </w:pPr>
                              <w:r>
                                <w:rPr>
                                  <w:rFonts w:ascii="Segoe UI" w:hAnsi="Segoe UI" w:cs="Segoe UI"/>
                                  <w:color w:val="000000"/>
                                  <w:sz w:val="14"/>
                                  <w:szCs w:val="14"/>
                                </w:rPr>
                                <w:t>26</w:t>
                              </w:r>
                            </w:p>
                          </w:tc>
                          <w:tc>
                            <w:tcPr>
                              <w:tcW w:w="398" w:type="dxa"/>
                              <w:vAlign w:val="center"/>
                            </w:tcPr>
                            <w:p w14:paraId="6C722DCB" w14:textId="74197679" w:rsidR="00C5700D" w:rsidRPr="006C6D67" w:rsidRDefault="00C5700D" w:rsidP="00C5700D">
                              <w:pPr>
                                <w:rPr>
                                  <w:rFonts w:ascii="Segoe UI" w:hAnsi="Segoe UI" w:cs="Segoe UI"/>
                                  <w:sz w:val="14"/>
                                  <w:szCs w:val="14"/>
                                </w:rPr>
                              </w:pPr>
                              <w:r>
                                <w:rPr>
                                  <w:rFonts w:ascii="Segoe UI" w:hAnsi="Segoe UI" w:cs="Segoe UI"/>
                                  <w:color w:val="000000"/>
                                  <w:sz w:val="14"/>
                                  <w:szCs w:val="14"/>
                                </w:rPr>
                                <w:t>2.5</w:t>
                              </w:r>
                            </w:p>
                          </w:tc>
                          <w:tc>
                            <w:tcPr>
                              <w:tcW w:w="549" w:type="dxa"/>
                              <w:vAlign w:val="center"/>
                            </w:tcPr>
                            <w:p w14:paraId="7353C83E" w14:textId="12BDB451" w:rsidR="00C5700D" w:rsidRPr="006C6D67" w:rsidRDefault="00C5700D" w:rsidP="00C5700D">
                              <w:pPr>
                                <w:rPr>
                                  <w:rFonts w:ascii="Segoe UI" w:hAnsi="Segoe UI" w:cs="Segoe UI"/>
                                  <w:sz w:val="14"/>
                                  <w:szCs w:val="14"/>
                                </w:rPr>
                              </w:pPr>
                              <w:r>
                                <w:rPr>
                                  <w:rFonts w:ascii="Segoe UI" w:hAnsi="Segoe UI" w:cs="Segoe UI"/>
                                  <w:color w:val="000000"/>
                                  <w:sz w:val="14"/>
                                  <w:szCs w:val="14"/>
                                </w:rPr>
                                <w:t>29.33</w:t>
                              </w:r>
                            </w:p>
                          </w:tc>
                          <w:tc>
                            <w:tcPr>
                              <w:tcW w:w="473" w:type="dxa"/>
                              <w:vAlign w:val="center"/>
                            </w:tcPr>
                            <w:p w14:paraId="7035EA55" w14:textId="352B51F1" w:rsidR="00C5700D" w:rsidRPr="006C6D67" w:rsidRDefault="00C5700D" w:rsidP="00C5700D">
                              <w:pPr>
                                <w:rPr>
                                  <w:rFonts w:ascii="Segoe UI" w:hAnsi="Segoe UI" w:cs="Segoe UI"/>
                                  <w:sz w:val="14"/>
                                  <w:szCs w:val="14"/>
                                </w:rPr>
                              </w:pPr>
                              <w:r>
                                <w:rPr>
                                  <w:rFonts w:ascii="Segoe UI" w:hAnsi="Segoe UI" w:cs="Segoe UI"/>
                                  <w:color w:val="000000"/>
                                  <w:sz w:val="14"/>
                                  <w:szCs w:val="14"/>
                                </w:rPr>
                                <w:t>9</w:t>
                              </w:r>
                            </w:p>
                          </w:tc>
                          <w:tc>
                            <w:tcPr>
                              <w:tcW w:w="524" w:type="dxa"/>
                              <w:vAlign w:val="center"/>
                            </w:tcPr>
                            <w:p w14:paraId="5F6BA9CD" w14:textId="6950C2A5" w:rsidR="00C5700D" w:rsidRPr="006C6D67" w:rsidRDefault="00C5700D" w:rsidP="00C5700D">
                              <w:pPr>
                                <w:rPr>
                                  <w:rFonts w:ascii="Segoe UI" w:hAnsi="Segoe UI" w:cs="Segoe UI"/>
                                  <w:sz w:val="14"/>
                                  <w:szCs w:val="14"/>
                                </w:rPr>
                              </w:pPr>
                              <w:r>
                                <w:rPr>
                                  <w:rFonts w:ascii="Segoe UI" w:hAnsi="Segoe UI" w:cs="Segoe UI"/>
                                  <w:color w:val="000000"/>
                                  <w:sz w:val="14"/>
                                  <w:szCs w:val="14"/>
                                </w:rPr>
                                <w:t>18</w:t>
                              </w:r>
                            </w:p>
                          </w:tc>
                          <w:tc>
                            <w:tcPr>
                              <w:tcW w:w="398" w:type="dxa"/>
                              <w:vAlign w:val="center"/>
                            </w:tcPr>
                            <w:p w14:paraId="405DFF1B" w14:textId="1C4AC08B" w:rsidR="00C5700D" w:rsidRPr="006C6D67" w:rsidRDefault="00C5700D" w:rsidP="00C5700D">
                              <w:pPr>
                                <w:rPr>
                                  <w:rFonts w:ascii="Segoe UI" w:hAnsi="Segoe UI" w:cs="Segoe UI"/>
                                  <w:sz w:val="14"/>
                                  <w:szCs w:val="14"/>
                                </w:rPr>
                              </w:pPr>
                              <w:r>
                                <w:rPr>
                                  <w:rFonts w:ascii="Segoe UI" w:hAnsi="Segoe UI" w:cs="Segoe UI"/>
                                  <w:color w:val="000000"/>
                                  <w:sz w:val="14"/>
                                  <w:szCs w:val="14"/>
                                </w:rPr>
                                <w:t>1</w:t>
                              </w:r>
                            </w:p>
                          </w:tc>
                          <w:tc>
                            <w:tcPr>
                              <w:tcW w:w="399" w:type="dxa"/>
                              <w:vAlign w:val="center"/>
                            </w:tcPr>
                            <w:p w14:paraId="71107C48" w14:textId="1762070E"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99" w:type="dxa"/>
                              <w:vAlign w:val="center"/>
                            </w:tcPr>
                            <w:p w14:paraId="207CCF51" w14:textId="1596C4DE"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384" w:type="dxa"/>
                              <w:vAlign w:val="center"/>
                            </w:tcPr>
                            <w:p w14:paraId="6F2A2553" w14:textId="4CDF0B54" w:rsidR="00C5700D" w:rsidRPr="006C6D67" w:rsidRDefault="00C5700D"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3EE6C542" w14:textId="776FEE1F" w:rsidR="00C5700D" w:rsidRPr="006C6D67" w:rsidRDefault="00C5700D" w:rsidP="00C5700D">
                              <w:pPr>
                                <w:rPr>
                                  <w:rFonts w:ascii="Segoe UI" w:hAnsi="Segoe UI" w:cs="Segoe UI"/>
                                  <w:sz w:val="14"/>
                                  <w:szCs w:val="14"/>
                                </w:rPr>
                              </w:pPr>
                              <w:r>
                                <w:rPr>
                                  <w:rFonts w:ascii="Segoe UI" w:hAnsi="Segoe UI" w:cs="Segoe UI"/>
                                  <w:color w:val="000000"/>
                                  <w:sz w:val="14"/>
                                  <w:szCs w:val="14"/>
                                </w:rPr>
                                <w:t>0.003135</w:t>
                              </w:r>
                            </w:p>
                          </w:tc>
                          <w:tc>
                            <w:tcPr>
                              <w:tcW w:w="775" w:type="dxa"/>
                              <w:vAlign w:val="center"/>
                            </w:tcPr>
                            <w:p w14:paraId="362A423B" w14:textId="08FF889B" w:rsidR="00C5700D" w:rsidRPr="006C6D67" w:rsidRDefault="00C5700D" w:rsidP="00C5700D">
                              <w:pPr>
                                <w:rPr>
                                  <w:rFonts w:ascii="Segoe UI" w:hAnsi="Segoe UI" w:cs="Segoe UI"/>
                                  <w:sz w:val="14"/>
                                  <w:szCs w:val="14"/>
                                </w:rPr>
                              </w:pPr>
                              <w:r>
                                <w:rPr>
                                  <w:rFonts w:ascii="Segoe UI" w:hAnsi="Segoe UI" w:cs="Segoe UI"/>
                                  <w:color w:val="000000"/>
                                  <w:sz w:val="14"/>
                                  <w:szCs w:val="14"/>
                                </w:rPr>
                                <w:t>0.056532</w:t>
                              </w:r>
                            </w:p>
                          </w:tc>
                        </w:tr>
                        <w:tr w:rsidR="00C5700D" w:rsidRPr="00346FF3" w14:paraId="312B4C1A" w14:textId="77777777" w:rsidTr="00C5700D">
                          <w:trPr>
                            <w:trHeight w:val="39"/>
                          </w:trPr>
                          <w:tc>
                            <w:tcPr>
                              <w:tcW w:w="441" w:type="dxa"/>
                              <w:shd w:val="clear" w:color="auto" w:fill="EE0000"/>
                              <w:vAlign w:val="center"/>
                            </w:tcPr>
                            <w:p w14:paraId="15AF67F8" w14:textId="7A5C099D" w:rsidR="00C5700D" w:rsidRPr="00346FF3" w:rsidRDefault="00C5700D" w:rsidP="00C5700D">
                              <w:pPr>
                                <w:rPr>
                                  <w:rFonts w:ascii="Segoe UI" w:hAnsi="Segoe UI" w:cs="Segoe UI"/>
                                  <w:sz w:val="14"/>
                                  <w:szCs w:val="14"/>
                                </w:rPr>
                              </w:pPr>
                              <w:r>
                                <w:rPr>
                                  <w:rFonts w:ascii="Segoe UI" w:hAnsi="Segoe UI" w:cs="Segoe UI"/>
                                  <w:sz w:val="14"/>
                                  <w:szCs w:val="14"/>
                                </w:rPr>
                                <w:t>T36</w:t>
                              </w:r>
                            </w:p>
                          </w:tc>
                          <w:tc>
                            <w:tcPr>
                              <w:tcW w:w="473" w:type="dxa"/>
                              <w:shd w:val="clear" w:color="auto" w:fill="EE0000"/>
                              <w:vAlign w:val="center"/>
                            </w:tcPr>
                            <w:p w14:paraId="05345C5B" w14:textId="1E80FB04" w:rsidR="00C5700D" w:rsidRPr="00346FF3" w:rsidRDefault="00C5700D" w:rsidP="00C5700D">
                              <w:pPr>
                                <w:rPr>
                                  <w:rFonts w:ascii="Segoe UI" w:hAnsi="Segoe UI" w:cs="Segoe UI"/>
                                  <w:sz w:val="14"/>
                                  <w:szCs w:val="14"/>
                                </w:rPr>
                              </w:pPr>
                              <w:r>
                                <w:rPr>
                                  <w:rFonts w:ascii="Segoe UI" w:hAnsi="Segoe UI" w:cs="Segoe UI"/>
                                  <w:sz w:val="14"/>
                                  <w:szCs w:val="14"/>
                                </w:rPr>
                                <w:t>20</w:t>
                              </w:r>
                            </w:p>
                          </w:tc>
                          <w:tc>
                            <w:tcPr>
                              <w:tcW w:w="398" w:type="dxa"/>
                              <w:shd w:val="clear" w:color="auto" w:fill="EE0000"/>
                              <w:vAlign w:val="center"/>
                            </w:tcPr>
                            <w:p w14:paraId="44C7B892" w14:textId="5D6AA265" w:rsidR="00C5700D" w:rsidRPr="00346FF3" w:rsidRDefault="00C5700D" w:rsidP="00C5700D">
                              <w:pPr>
                                <w:rPr>
                                  <w:rFonts w:ascii="Segoe UI" w:hAnsi="Segoe UI" w:cs="Segoe UI"/>
                                  <w:sz w:val="14"/>
                                  <w:szCs w:val="14"/>
                                </w:rPr>
                              </w:pPr>
                              <w:r>
                                <w:rPr>
                                  <w:rFonts w:ascii="Segoe UI" w:hAnsi="Segoe UI" w:cs="Segoe UI"/>
                                  <w:sz w:val="14"/>
                                  <w:szCs w:val="14"/>
                                </w:rPr>
                                <w:t>6</w:t>
                              </w:r>
                            </w:p>
                          </w:tc>
                          <w:tc>
                            <w:tcPr>
                              <w:tcW w:w="549" w:type="dxa"/>
                              <w:shd w:val="clear" w:color="auto" w:fill="EE0000"/>
                              <w:vAlign w:val="center"/>
                            </w:tcPr>
                            <w:p w14:paraId="3D0084A4" w14:textId="0CE44720" w:rsidR="00C5700D" w:rsidRPr="00346FF3" w:rsidRDefault="00C5700D" w:rsidP="00C5700D">
                              <w:pPr>
                                <w:rPr>
                                  <w:rFonts w:ascii="Segoe UI" w:hAnsi="Segoe UI" w:cs="Segoe UI"/>
                                  <w:sz w:val="14"/>
                                  <w:szCs w:val="14"/>
                                </w:rPr>
                              </w:pPr>
                              <w:r>
                                <w:rPr>
                                  <w:rFonts w:ascii="Segoe UI" w:hAnsi="Segoe UI" w:cs="Segoe UI"/>
                                  <w:sz w:val="14"/>
                                  <w:szCs w:val="14"/>
                                </w:rPr>
                                <w:t>37.67</w:t>
                              </w:r>
                            </w:p>
                          </w:tc>
                          <w:tc>
                            <w:tcPr>
                              <w:tcW w:w="473" w:type="dxa"/>
                              <w:shd w:val="clear" w:color="auto" w:fill="EE0000"/>
                              <w:vAlign w:val="center"/>
                            </w:tcPr>
                            <w:p w14:paraId="57ED6BFB" w14:textId="284BCBDF" w:rsidR="00C5700D" w:rsidRPr="00346FF3" w:rsidRDefault="00C5700D" w:rsidP="00C5700D">
                              <w:pPr>
                                <w:rPr>
                                  <w:rFonts w:ascii="Segoe UI" w:hAnsi="Segoe UI" w:cs="Segoe UI"/>
                                  <w:sz w:val="14"/>
                                  <w:szCs w:val="14"/>
                                </w:rPr>
                              </w:pPr>
                              <w:r>
                                <w:rPr>
                                  <w:rFonts w:ascii="Segoe UI" w:hAnsi="Segoe UI" w:cs="Segoe UI"/>
                                  <w:sz w:val="14"/>
                                  <w:szCs w:val="14"/>
                                </w:rPr>
                                <w:t>14</w:t>
                              </w:r>
                            </w:p>
                          </w:tc>
                          <w:tc>
                            <w:tcPr>
                              <w:tcW w:w="524" w:type="dxa"/>
                              <w:shd w:val="clear" w:color="auto" w:fill="EE0000"/>
                              <w:vAlign w:val="center"/>
                            </w:tcPr>
                            <w:p w14:paraId="4A54654F" w14:textId="63F490B4" w:rsidR="00C5700D" w:rsidRPr="00346FF3" w:rsidRDefault="00C5700D" w:rsidP="00C5700D">
                              <w:pPr>
                                <w:rPr>
                                  <w:rFonts w:ascii="Segoe UI" w:hAnsi="Segoe UI" w:cs="Segoe UI"/>
                                  <w:sz w:val="14"/>
                                  <w:szCs w:val="14"/>
                                </w:rPr>
                              </w:pPr>
                              <w:r>
                                <w:rPr>
                                  <w:rFonts w:ascii="Segoe UI" w:hAnsi="Segoe UI" w:cs="Segoe UI"/>
                                  <w:sz w:val="14"/>
                                  <w:szCs w:val="14"/>
                                </w:rPr>
                                <w:t>22</w:t>
                              </w:r>
                            </w:p>
                          </w:tc>
                          <w:tc>
                            <w:tcPr>
                              <w:tcW w:w="398" w:type="dxa"/>
                              <w:shd w:val="clear" w:color="auto" w:fill="EE0000"/>
                              <w:vAlign w:val="center"/>
                            </w:tcPr>
                            <w:p w14:paraId="22BF5B79" w14:textId="60A3A183" w:rsidR="00C5700D" w:rsidRPr="00346FF3" w:rsidRDefault="00C5700D" w:rsidP="00C5700D">
                              <w:pPr>
                                <w:rPr>
                                  <w:rFonts w:ascii="Segoe UI" w:hAnsi="Segoe UI" w:cs="Segoe UI"/>
                                  <w:sz w:val="14"/>
                                  <w:szCs w:val="14"/>
                                </w:rPr>
                              </w:pPr>
                              <w:r>
                                <w:rPr>
                                  <w:rFonts w:ascii="Segoe UI" w:hAnsi="Segoe UI" w:cs="Segoe UI"/>
                                  <w:sz w:val="14"/>
                                  <w:szCs w:val="14"/>
                                </w:rPr>
                                <w:t>1</w:t>
                              </w:r>
                            </w:p>
                          </w:tc>
                          <w:tc>
                            <w:tcPr>
                              <w:tcW w:w="399" w:type="dxa"/>
                              <w:shd w:val="clear" w:color="auto" w:fill="EE0000"/>
                              <w:vAlign w:val="center"/>
                            </w:tcPr>
                            <w:p w14:paraId="2224E748" w14:textId="157CA5E5" w:rsidR="00C5700D" w:rsidRPr="00346FF3" w:rsidRDefault="00C5700D" w:rsidP="00C5700D">
                              <w:pPr>
                                <w:rPr>
                                  <w:rFonts w:ascii="Segoe UI" w:hAnsi="Segoe UI" w:cs="Segoe UI"/>
                                  <w:sz w:val="14"/>
                                  <w:szCs w:val="14"/>
                                </w:rPr>
                              </w:pPr>
                              <w:r>
                                <w:rPr>
                                  <w:rFonts w:ascii="Segoe UI" w:hAnsi="Segoe UI" w:cs="Segoe UI"/>
                                  <w:sz w:val="14"/>
                                  <w:szCs w:val="14"/>
                                </w:rPr>
                                <w:t>-</w:t>
                              </w:r>
                            </w:p>
                          </w:tc>
                          <w:tc>
                            <w:tcPr>
                              <w:tcW w:w="399" w:type="dxa"/>
                              <w:shd w:val="clear" w:color="auto" w:fill="EE0000"/>
                              <w:vAlign w:val="center"/>
                            </w:tcPr>
                            <w:p w14:paraId="7CC98314" w14:textId="76AC70D7" w:rsidR="00C5700D" w:rsidRPr="00346FF3" w:rsidRDefault="00C5700D" w:rsidP="00C5700D">
                              <w:pPr>
                                <w:rPr>
                                  <w:rFonts w:ascii="Segoe UI" w:hAnsi="Segoe UI" w:cs="Segoe UI"/>
                                  <w:sz w:val="14"/>
                                  <w:szCs w:val="14"/>
                                </w:rPr>
                              </w:pPr>
                              <w:r>
                                <w:rPr>
                                  <w:rFonts w:ascii="Segoe UI" w:hAnsi="Segoe UI" w:cs="Segoe UI"/>
                                  <w:sz w:val="14"/>
                                  <w:szCs w:val="14"/>
                                </w:rPr>
                                <w:t>-</w:t>
                              </w:r>
                            </w:p>
                          </w:tc>
                          <w:tc>
                            <w:tcPr>
                              <w:tcW w:w="384" w:type="dxa"/>
                              <w:shd w:val="clear" w:color="auto" w:fill="EE0000"/>
                              <w:vAlign w:val="center"/>
                            </w:tcPr>
                            <w:p w14:paraId="59B692DF" w14:textId="3E0C434F" w:rsidR="00C5700D" w:rsidRPr="00346FF3" w:rsidRDefault="00C5700D" w:rsidP="00C5700D">
                              <w:pPr>
                                <w:rPr>
                                  <w:rFonts w:ascii="Segoe UI" w:hAnsi="Segoe UI" w:cs="Segoe UI"/>
                                  <w:sz w:val="14"/>
                                  <w:szCs w:val="14"/>
                                </w:rPr>
                              </w:pPr>
                              <w:r>
                                <w:rPr>
                                  <w:rFonts w:ascii="Segoe UI" w:hAnsi="Segoe UI" w:cs="Segoe UI"/>
                                  <w:sz w:val="14"/>
                                  <w:szCs w:val="14"/>
                                </w:rPr>
                                <w:t>-</w:t>
                              </w:r>
                            </w:p>
                          </w:tc>
                          <w:tc>
                            <w:tcPr>
                              <w:tcW w:w="775" w:type="dxa"/>
                              <w:shd w:val="clear" w:color="auto" w:fill="EE0000"/>
                              <w:vAlign w:val="center"/>
                            </w:tcPr>
                            <w:p w14:paraId="4C2D518C" w14:textId="601D219F" w:rsidR="00C5700D" w:rsidRPr="00346FF3" w:rsidRDefault="00C5700D" w:rsidP="00C5700D">
                              <w:pPr>
                                <w:rPr>
                                  <w:rFonts w:ascii="Segoe UI" w:hAnsi="Segoe UI" w:cs="Segoe UI"/>
                                  <w:sz w:val="14"/>
                                  <w:szCs w:val="14"/>
                                </w:rPr>
                              </w:pPr>
                              <w:r>
                                <w:rPr>
                                  <w:rFonts w:ascii="Segoe UI" w:hAnsi="Segoe UI" w:cs="Segoe UI"/>
                                  <w:sz w:val="14"/>
                                  <w:szCs w:val="14"/>
                                </w:rPr>
                                <w:t>-</w:t>
                              </w:r>
                            </w:p>
                          </w:tc>
                          <w:tc>
                            <w:tcPr>
                              <w:tcW w:w="775" w:type="dxa"/>
                              <w:shd w:val="clear" w:color="auto" w:fill="EE0000"/>
                              <w:vAlign w:val="center"/>
                            </w:tcPr>
                            <w:p w14:paraId="019E4E37" w14:textId="02774F91" w:rsidR="00C5700D" w:rsidRPr="00346FF3" w:rsidRDefault="00C5700D" w:rsidP="00C5700D">
                              <w:pPr>
                                <w:rPr>
                                  <w:rFonts w:ascii="Segoe UI" w:hAnsi="Segoe UI" w:cs="Segoe UI"/>
                                  <w:sz w:val="14"/>
                                  <w:szCs w:val="14"/>
                                </w:rPr>
                              </w:pPr>
                              <w:r>
                                <w:rPr>
                                  <w:rFonts w:ascii="Segoe UI" w:hAnsi="Segoe UI" w:cs="Segoe UI"/>
                                  <w:sz w:val="14"/>
                                  <w:szCs w:val="14"/>
                                </w:rPr>
                                <w:t>0.059646</w:t>
                              </w:r>
                            </w:p>
                          </w:tc>
                        </w:tr>
                      </w:tbl>
                      <w:p w14:paraId="1DF63E58" w14:textId="77777777" w:rsidR="00E11320" w:rsidRPr="00346FF3" w:rsidRDefault="00E11320" w:rsidP="00E11320">
                        <w:pPr>
                          <w:spacing w:after="0" w:line="240" w:lineRule="auto"/>
                          <w:rPr>
                            <w:rFonts w:ascii="Segoe UI" w:hAnsi="Segoe UI" w:cs="Segoe UI"/>
                            <w:sz w:val="14"/>
                            <w:szCs w:val="14"/>
                          </w:rPr>
                        </w:pPr>
                      </w:p>
                    </w:txbxContent>
                  </v:textbox>
                </v:shape>
              </v:group>
            </w:pict>
          </mc:Fallback>
        </mc:AlternateContent>
      </w:r>
    </w:p>
    <w:p w14:paraId="5CE24431" w14:textId="18EEFC2D" w:rsidR="00E11320" w:rsidRPr="001C0C71" w:rsidRDefault="00E11320" w:rsidP="008E69CC">
      <w:pPr>
        <w:rPr>
          <w:color w:val="7030A0"/>
          <w:sz w:val="20"/>
          <w:szCs w:val="20"/>
        </w:rPr>
      </w:pPr>
    </w:p>
    <w:p w14:paraId="270F9114" w14:textId="191EA739" w:rsidR="00E11320" w:rsidRDefault="00E11320" w:rsidP="008E69CC">
      <w:pPr>
        <w:rPr>
          <w:sz w:val="20"/>
          <w:szCs w:val="20"/>
        </w:rPr>
      </w:pPr>
    </w:p>
    <w:p w14:paraId="5FB3E970" w14:textId="2A8FEB31" w:rsidR="00F63B65" w:rsidRDefault="00F63B65" w:rsidP="008E69CC">
      <w:pPr>
        <w:rPr>
          <w:sz w:val="20"/>
          <w:szCs w:val="20"/>
        </w:rPr>
      </w:pPr>
    </w:p>
    <w:p w14:paraId="64DFC469" w14:textId="6CDC6DB0" w:rsidR="001B3873" w:rsidRDefault="001B3873" w:rsidP="008E69CC">
      <w:pPr>
        <w:rPr>
          <w:sz w:val="20"/>
          <w:szCs w:val="20"/>
        </w:rPr>
      </w:pPr>
    </w:p>
    <w:p w14:paraId="3E3D2A4E" w14:textId="5F68F205" w:rsidR="003C1F06" w:rsidRDefault="00FB2A8E" w:rsidP="008E69CC">
      <w:pPr>
        <w:rPr>
          <w:sz w:val="20"/>
          <w:szCs w:val="20"/>
        </w:rPr>
      </w:pPr>
      <w:r>
        <w:rPr>
          <w:noProof/>
          <w:sz w:val="20"/>
          <w:szCs w:val="20"/>
        </w:rPr>
        <mc:AlternateContent>
          <mc:Choice Requires="wps">
            <w:drawing>
              <wp:anchor distT="0" distB="0" distL="114300" distR="114300" simplePos="0" relativeHeight="251962368" behindDoc="0" locked="0" layoutInCell="1" allowOverlap="1" wp14:anchorId="16CEC53A" wp14:editId="75CD9154">
                <wp:simplePos x="0" y="0"/>
                <wp:positionH relativeFrom="column">
                  <wp:posOffset>-4445</wp:posOffset>
                </wp:positionH>
                <wp:positionV relativeFrom="paragraph">
                  <wp:posOffset>145097</wp:posOffset>
                </wp:positionV>
                <wp:extent cx="247650" cy="158750"/>
                <wp:effectExtent l="0" t="0" r="13335" b="12700"/>
                <wp:wrapNone/>
                <wp:docPr id="661566658"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6CC4EFD1" w14:textId="68EA7286" w:rsidR="00FB2A8E" w:rsidRPr="00603F99" w:rsidRDefault="00FB2A8E" w:rsidP="00FB2A8E">
                            <w:pPr>
                              <w:jc w:val="center"/>
                              <w:rPr>
                                <w:sz w:val="16"/>
                                <w:szCs w:val="16"/>
                              </w:rPr>
                            </w:pPr>
                            <w:r>
                              <w:rPr>
                                <w:sz w:val="16"/>
                                <w:szCs w:val="16"/>
                              </w:rPr>
                              <w:t>12b</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EC53A" id="_x0000_s1086" style="position:absolute;margin-left:-.35pt;margin-top:11.4pt;width:19.5pt;height:12.5pt;z-index:2519623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" fillcolor="white [3201]" strokecolor="black [3200]" strokeweight="1pt">
                <v:textbox inset="1.44pt,0,1.44pt,0">
                  <w:txbxContent>
                    <w:p w14:paraId="6CC4EFD1" w14:textId="68EA7286" w:rsidR="00FB2A8E" w:rsidRPr="00603F99" w:rsidRDefault="00FB2A8E" w:rsidP="00FB2A8E">
                      <w:pPr>
                        <w:jc w:val="center"/>
                        <w:rPr>
                          <w:sz w:val="16"/>
                          <w:szCs w:val="16"/>
                        </w:rPr>
                      </w:pPr>
                      <w:r>
                        <w:rPr>
                          <w:sz w:val="16"/>
                          <w:szCs w:val="16"/>
                        </w:rPr>
                        <w:t>12b</w:t>
                      </w:r>
                    </w:p>
                  </w:txbxContent>
                </v:textbox>
              </v:rect>
            </w:pict>
          </mc:Fallback>
        </mc:AlternateContent>
      </w:r>
      <w:r w:rsidR="0056682C">
        <w:rPr>
          <w:noProof/>
          <w:sz w:val="20"/>
          <w:szCs w:val="20"/>
        </w:rPr>
        <mc:AlternateContent>
          <mc:Choice Requires="wpg">
            <w:drawing>
              <wp:anchor distT="0" distB="0" distL="114300" distR="114300" simplePos="0" relativeHeight="251928576" behindDoc="0" locked="0" layoutInCell="1" allowOverlap="1" wp14:anchorId="53EB2780" wp14:editId="38277DA8">
                <wp:simplePos x="0" y="0"/>
                <wp:positionH relativeFrom="column">
                  <wp:posOffset>-6985</wp:posOffset>
                </wp:positionH>
                <wp:positionV relativeFrom="paragraph">
                  <wp:posOffset>83290</wp:posOffset>
                </wp:positionV>
                <wp:extent cx="6438265" cy="1557020"/>
                <wp:effectExtent l="0" t="0" r="19685" b="24130"/>
                <wp:wrapNone/>
                <wp:docPr id="1318595065" name="Group 71"/>
                <wp:cNvGraphicFramePr/>
                <a:graphic xmlns:a="http://schemas.openxmlformats.org/drawingml/2006/main">
                  <a:graphicData uri="http://schemas.microsoft.com/office/word/2010/wordprocessingGroup">
                    <wpg:wgp>
                      <wpg:cNvGrpSpPr/>
                      <wpg:grpSpPr>
                        <a:xfrm>
                          <a:off x="0" y="0"/>
                          <a:ext cx="6438265" cy="1557020"/>
                          <a:chOff x="0" y="0"/>
                          <a:chExt cx="5873750" cy="1292860"/>
                        </a:xfrm>
                      </wpg:grpSpPr>
                      <wps:wsp>
                        <wps:cNvPr id="838114472" name="Text Box 67"/>
                        <wps:cNvSpPr txBox="1"/>
                        <wps:spPr>
                          <a:xfrm>
                            <a:off x="0" y="0"/>
                            <a:ext cx="5873750" cy="1292860"/>
                          </a:xfrm>
                          <a:prstGeom prst="rect">
                            <a:avLst/>
                          </a:prstGeom>
                          <a:solidFill>
                            <a:schemeClr val="lt1"/>
                          </a:solidFill>
                          <a:ln w="6350">
                            <a:solidFill>
                              <a:prstClr val="black"/>
                            </a:solidFill>
                          </a:ln>
                        </wps:spPr>
                        <wps:txbx>
                          <w:txbxContent>
                            <w:p w14:paraId="67AA8FE6" w14:textId="3E84FF76" w:rsidR="0056682C" w:rsidRDefault="00BF6C67" w:rsidP="0056682C">
                              <w:r>
                                <w:rPr>
                                  <w:noProof/>
                                  <w:sz w:val="20"/>
                                  <w:szCs w:val="20"/>
                                </w:rPr>
                                <w:drawing>
                                  <wp:inline distT="0" distB="0" distL="0" distR="0" wp14:anchorId="7887B01E" wp14:editId="54F59734">
                                    <wp:extent cx="2004060" cy="1159473"/>
                                    <wp:effectExtent l="19050" t="19050" r="15240" b="22225"/>
                                    <wp:docPr id="9206614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22137" cy="1169931"/>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792754" name="Text Box 65"/>
                        <wps:cNvSpPr txBox="1"/>
                        <wps:spPr>
                          <a:xfrm>
                            <a:off x="2040667" y="4170"/>
                            <a:ext cx="3832615" cy="1288343"/>
                          </a:xfrm>
                          <a:prstGeom prst="rect">
                            <a:avLst/>
                          </a:prstGeom>
                          <a:solidFill>
                            <a:schemeClr val="lt1"/>
                          </a:solidFill>
                          <a:ln w="6350">
                            <a:noFill/>
                          </a:ln>
                        </wps:spPr>
                        <wps:txbx>
                          <w:txbxContent>
                            <w:tbl>
                              <w:tblPr>
                                <w:tblStyle w:val="TableGrid"/>
                                <w:tblW w:w="6377" w:type="dxa"/>
                                <w:tblInd w:w="-5" w:type="dxa"/>
                                <w:tblLook w:val="04A0" w:firstRow="1" w:lastRow="0" w:firstColumn="1" w:lastColumn="0" w:noHBand="0" w:noVBand="1"/>
                              </w:tblPr>
                              <w:tblGrid>
                                <w:gridCol w:w="441"/>
                                <w:gridCol w:w="473"/>
                                <w:gridCol w:w="398"/>
                                <w:gridCol w:w="549"/>
                                <w:gridCol w:w="398"/>
                                <w:gridCol w:w="524"/>
                                <w:gridCol w:w="398"/>
                                <w:gridCol w:w="624"/>
                                <w:gridCol w:w="473"/>
                                <w:gridCol w:w="549"/>
                                <w:gridCol w:w="775"/>
                                <w:gridCol w:w="775"/>
                              </w:tblGrid>
                              <w:tr w:rsidR="0056682C" w14:paraId="1793FA15" w14:textId="77777777" w:rsidTr="00C5700D">
                                <w:trPr>
                                  <w:cantSplit/>
                                  <w:trHeight w:val="1098"/>
                                </w:trPr>
                                <w:tc>
                                  <w:tcPr>
                                    <w:tcW w:w="441" w:type="dxa"/>
                                    <w:textDirection w:val="btLr"/>
                                  </w:tcPr>
                                  <w:p w14:paraId="74C623B3" w14:textId="77777777" w:rsidR="0056682C" w:rsidRPr="003677BD" w:rsidRDefault="0056682C" w:rsidP="00406DDE">
                                    <w:pPr>
                                      <w:ind w:left="113" w:right="113"/>
                                      <w:rPr>
                                        <w:sz w:val="12"/>
                                        <w:szCs w:val="12"/>
                                      </w:rPr>
                                    </w:pPr>
                                    <w:r w:rsidRPr="003677BD">
                                      <w:rPr>
                                        <w:b/>
                                        <w:bCs/>
                                        <w:sz w:val="12"/>
                                        <w:szCs w:val="12"/>
                                      </w:rPr>
                                      <w:t>Timepoint</w:t>
                                    </w:r>
                                  </w:p>
                                </w:tc>
                                <w:tc>
                                  <w:tcPr>
                                    <w:tcW w:w="473" w:type="dxa"/>
                                    <w:textDirection w:val="btLr"/>
                                  </w:tcPr>
                                  <w:p w14:paraId="705492C5" w14:textId="77777777" w:rsidR="0056682C" w:rsidRPr="003677BD" w:rsidRDefault="0056682C" w:rsidP="00406DDE">
                                    <w:pPr>
                                      <w:ind w:left="113" w:right="113"/>
                                      <w:rPr>
                                        <w:sz w:val="12"/>
                                        <w:szCs w:val="12"/>
                                      </w:rPr>
                                    </w:pPr>
                                    <w:r w:rsidRPr="003677BD">
                                      <w:rPr>
                                        <w:b/>
                                        <w:bCs/>
                                        <w:sz w:val="12"/>
                                        <w:szCs w:val="12"/>
                                      </w:rPr>
                                      <w:t>MMSE</w:t>
                                    </w:r>
                                  </w:p>
                                </w:tc>
                                <w:tc>
                                  <w:tcPr>
                                    <w:tcW w:w="398" w:type="dxa"/>
                                    <w:textDirection w:val="btLr"/>
                                  </w:tcPr>
                                  <w:p w14:paraId="778F7C6F" w14:textId="77777777" w:rsidR="0056682C" w:rsidRPr="003677BD" w:rsidRDefault="0056682C" w:rsidP="00406DDE">
                                    <w:pPr>
                                      <w:ind w:left="113" w:right="113"/>
                                      <w:rPr>
                                        <w:sz w:val="12"/>
                                        <w:szCs w:val="12"/>
                                      </w:rPr>
                                    </w:pPr>
                                    <w:r w:rsidRPr="003677BD">
                                      <w:rPr>
                                        <w:b/>
                                        <w:bCs/>
                                        <w:sz w:val="12"/>
                                        <w:szCs w:val="12"/>
                                      </w:rPr>
                                      <w:t>CDRSB</w:t>
                                    </w:r>
                                  </w:p>
                                </w:tc>
                                <w:tc>
                                  <w:tcPr>
                                    <w:tcW w:w="549" w:type="dxa"/>
                                    <w:textDirection w:val="btLr"/>
                                  </w:tcPr>
                                  <w:p w14:paraId="56A5ABAE" w14:textId="77777777" w:rsidR="0056682C" w:rsidRPr="003677BD" w:rsidRDefault="0056682C" w:rsidP="00406DDE">
                                    <w:pPr>
                                      <w:ind w:left="113" w:right="113"/>
                                      <w:rPr>
                                        <w:sz w:val="12"/>
                                        <w:szCs w:val="12"/>
                                      </w:rPr>
                                    </w:pPr>
                                    <w:r w:rsidRPr="003677BD">
                                      <w:rPr>
                                        <w:b/>
                                        <w:bCs/>
                                        <w:sz w:val="12"/>
                                        <w:szCs w:val="12"/>
                                      </w:rPr>
                                      <w:t>ADAS13</w:t>
                                    </w:r>
                                  </w:p>
                                </w:tc>
                                <w:tc>
                                  <w:tcPr>
                                    <w:tcW w:w="398" w:type="dxa"/>
                                    <w:textDirection w:val="btLr"/>
                                  </w:tcPr>
                                  <w:p w14:paraId="2CB807B5" w14:textId="77777777" w:rsidR="0056682C" w:rsidRPr="003677BD" w:rsidRDefault="0056682C" w:rsidP="00406DDE">
                                    <w:pPr>
                                      <w:ind w:left="113" w:right="113"/>
                                      <w:rPr>
                                        <w:sz w:val="12"/>
                                        <w:szCs w:val="12"/>
                                      </w:rPr>
                                    </w:pPr>
                                    <w:r w:rsidRPr="003677BD">
                                      <w:rPr>
                                        <w:b/>
                                        <w:bCs/>
                                        <w:sz w:val="12"/>
                                        <w:szCs w:val="12"/>
                                      </w:rPr>
                                      <w:t>FAQ</w:t>
                                    </w:r>
                                  </w:p>
                                </w:tc>
                                <w:tc>
                                  <w:tcPr>
                                    <w:tcW w:w="524" w:type="dxa"/>
                                    <w:textDirection w:val="btLr"/>
                                  </w:tcPr>
                                  <w:p w14:paraId="2B0C67E6" w14:textId="77777777" w:rsidR="0056682C" w:rsidRPr="003677BD" w:rsidRDefault="0056682C" w:rsidP="00406DDE">
                                    <w:pPr>
                                      <w:ind w:left="113" w:right="113"/>
                                      <w:rPr>
                                        <w:b/>
                                        <w:bCs/>
                                        <w:sz w:val="12"/>
                                        <w:szCs w:val="12"/>
                                      </w:rPr>
                                    </w:pPr>
                                    <w:r w:rsidRPr="003677BD">
                                      <w:rPr>
                                        <w:b/>
                                        <w:bCs/>
                                        <w:sz w:val="12"/>
                                        <w:szCs w:val="12"/>
                                      </w:rPr>
                                      <w:t>RAVLT</w:t>
                                    </w:r>
                                  </w:p>
                                  <w:p w14:paraId="15FA9E6D" w14:textId="77777777" w:rsidR="0056682C" w:rsidRPr="003677BD" w:rsidRDefault="0056682C" w:rsidP="00406DDE">
                                    <w:pPr>
                                      <w:ind w:left="113" w:right="113"/>
                                      <w:rPr>
                                        <w:sz w:val="12"/>
                                        <w:szCs w:val="12"/>
                                      </w:rPr>
                                    </w:pPr>
                                    <w:r w:rsidRPr="003677BD">
                                      <w:rPr>
                                        <w:b/>
                                        <w:bCs/>
                                        <w:sz w:val="12"/>
                                        <w:szCs w:val="12"/>
                                      </w:rPr>
                                      <w:t>Immediate</w:t>
                                    </w:r>
                                  </w:p>
                                </w:tc>
                                <w:tc>
                                  <w:tcPr>
                                    <w:tcW w:w="398" w:type="dxa"/>
                                    <w:textDirection w:val="btLr"/>
                                  </w:tcPr>
                                  <w:p w14:paraId="4A9C7418" w14:textId="77777777" w:rsidR="0056682C" w:rsidRPr="003677BD" w:rsidRDefault="0056682C" w:rsidP="00406DDE">
                                    <w:pPr>
                                      <w:ind w:left="113" w:right="113"/>
                                      <w:rPr>
                                        <w:sz w:val="12"/>
                                        <w:szCs w:val="12"/>
                                      </w:rPr>
                                    </w:pPr>
                                    <w:r w:rsidRPr="003677BD">
                                      <w:rPr>
                                        <w:b/>
                                        <w:bCs/>
                                        <w:sz w:val="12"/>
                                        <w:szCs w:val="12"/>
                                      </w:rPr>
                                      <w:t>APOE4</w:t>
                                    </w:r>
                                  </w:p>
                                </w:tc>
                                <w:tc>
                                  <w:tcPr>
                                    <w:tcW w:w="624" w:type="dxa"/>
                                    <w:textDirection w:val="btLr"/>
                                  </w:tcPr>
                                  <w:p w14:paraId="6F1E94E8" w14:textId="77777777" w:rsidR="0056682C" w:rsidRPr="003677BD" w:rsidRDefault="0056682C" w:rsidP="00406DDE">
                                    <w:pPr>
                                      <w:ind w:left="113" w:right="113"/>
                                      <w:rPr>
                                        <w:sz w:val="12"/>
                                        <w:szCs w:val="12"/>
                                      </w:rPr>
                                    </w:pPr>
                                    <w:r w:rsidRPr="003677BD">
                                      <w:rPr>
                                        <w:b/>
                                        <w:bCs/>
                                        <w:sz w:val="12"/>
                                        <w:szCs w:val="12"/>
                                      </w:rPr>
                                      <w:t>FDG</w:t>
                                    </w:r>
                                  </w:p>
                                </w:tc>
                                <w:tc>
                                  <w:tcPr>
                                    <w:tcW w:w="473" w:type="dxa"/>
                                    <w:textDirection w:val="btLr"/>
                                  </w:tcPr>
                                  <w:p w14:paraId="03438078" w14:textId="77777777" w:rsidR="0056682C" w:rsidRPr="003677BD" w:rsidRDefault="0056682C" w:rsidP="00406DDE">
                                    <w:pPr>
                                      <w:ind w:left="113" w:right="113"/>
                                      <w:rPr>
                                        <w:sz w:val="12"/>
                                        <w:szCs w:val="12"/>
                                      </w:rPr>
                                    </w:pPr>
                                    <w:r w:rsidRPr="003677BD">
                                      <w:rPr>
                                        <w:b/>
                                        <w:bCs/>
                                        <w:sz w:val="12"/>
                                        <w:szCs w:val="12"/>
                                      </w:rPr>
                                      <w:t>AV45</w:t>
                                    </w:r>
                                  </w:p>
                                </w:tc>
                                <w:tc>
                                  <w:tcPr>
                                    <w:tcW w:w="549" w:type="dxa"/>
                                    <w:textDirection w:val="btLr"/>
                                  </w:tcPr>
                                  <w:p w14:paraId="4FA43C8E" w14:textId="77777777" w:rsidR="0056682C" w:rsidRPr="003677BD" w:rsidRDefault="0056682C" w:rsidP="00406DDE">
                                    <w:pPr>
                                      <w:ind w:left="113" w:right="113"/>
                                      <w:rPr>
                                        <w:sz w:val="12"/>
                                        <w:szCs w:val="12"/>
                                      </w:rPr>
                                    </w:pPr>
                                    <w:r w:rsidRPr="003677BD">
                                      <w:rPr>
                                        <w:b/>
                                        <w:bCs/>
                                        <w:sz w:val="12"/>
                                        <w:szCs w:val="12"/>
                                      </w:rPr>
                                      <w:t>ABETA</w:t>
                                    </w:r>
                                  </w:p>
                                </w:tc>
                                <w:tc>
                                  <w:tcPr>
                                    <w:tcW w:w="775" w:type="dxa"/>
                                    <w:textDirection w:val="btLr"/>
                                  </w:tcPr>
                                  <w:p w14:paraId="6AB3FFEF" w14:textId="77777777" w:rsidR="0056682C" w:rsidRPr="003677BD" w:rsidRDefault="0056682C" w:rsidP="00406DDE">
                                    <w:pPr>
                                      <w:ind w:left="113" w:right="113"/>
                                      <w:rPr>
                                        <w:b/>
                                        <w:bCs/>
                                        <w:sz w:val="12"/>
                                        <w:szCs w:val="12"/>
                                      </w:rPr>
                                    </w:pPr>
                                    <w:r w:rsidRPr="003677BD">
                                      <w:rPr>
                                        <w:b/>
                                        <w:bCs/>
                                        <w:sz w:val="12"/>
                                        <w:szCs w:val="12"/>
                                      </w:rPr>
                                      <w:t>Normalized</w:t>
                                    </w:r>
                                  </w:p>
                                  <w:p w14:paraId="166E5755" w14:textId="77777777" w:rsidR="0056682C" w:rsidRPr="003677BD" w:rsidRDefault="0056682C" w:rsidP="00406DDE">
                                    <w:pPr>
                                      <w:ind w:left="113" w:right="113"/>
                                      <w:rPr>
                                        <w:sz w:val="12"/>
                                        <w:szCs w:val="12"/>
                                      </w:rPr>
                                    </w:pPr>
                                    <w:r w:rsidRPr="003677BD">
                                      <w:rPr>
                                        <w:b/>
                                        <w:bCs/>
                                        <w:sz w:val="12"/>
                                        <w:szCs w:val="12"/>
                                      </w:rPr>
                                      <w:t>Hippocampus</w:t>
                                    </w:r>
                                  </w:p>
                                </w:tc>
                                <w:tc>
                                  <w:tcPr>
                                    <w:tcW w:w="775" w:type="dxa"/>
                                    <w:textDirection w:val="btLr"/>
                                  </w:tcPr>
                                  <w:p w14:paraId="221913C0" w14:textId="77777777" w:rsidR="0056682C" w:rsidRPr="003677BD" w:rsidRDefault="0056682C" w:rsidP="00406DDE">
                                    <w:pPr>
                                      <w:ind w:left="113" w:right="113"/>
                                      <w:rPr>
                                        <w:b/>
                                        <w:bCs/>
                                        <w:sz w:val="12"/>
                                        <w:szCs w:val="12"/>
                                      </w:rPr>
                                    </w:pPr>
                                    <w:r w:rsidRPr="003677BD">
                                      <w:rPr>
                                        <w:b/>
                                        <w:bCs/>
                                        <w:sz w:val="12"/>
                                        <w:szCs w:val="12"/>
                                      </w:rPr>
                                      <w:t>Normalized</w:t>
                                    </w:r>
                                  </w:p>
                                  <w:p w14:paraId="3717653F" w14:textId="77777777" w:rsidR="0056682C" w:rsidRPr="003677BD" w:rsidRDefault="0056682C" w:rsidP="00406DDE">
                                    <w:pPr>
                                      <w:ind w:left="113" w:right="113"/>
                                      <w:rPr>
                                        <w:sz w:val="12"/>
                                        <w:szCs w:val="12"/>
                                      </w:rPr>
                                    </w:pPr>
                                    <w:r w:rsidRPr="003677BD">
                                      <w:rPr>
                                        <w:b/>
                                        <w:bCs/>
                                        <w:sz w:val="12"/>
                                        <w:szCs w:val="12"/>
                                      </w:rPr>
                                      <w:t>Ventricles</w:t>
                                    </w:r>
                                  </w:p>
                                </w:tc>
                              </w:tr>
                              <w:tr w:rsidR="0056682C" w:rsidRPr="00346FF3" w14:paraId="7E45AA65" w14:textId="77777777" w:rsidTr="00C5700D">
                                <w:trPr>
                                  <w:trHeight w:val="94"/>
                                </w:trPr>
                                <w:tc>
                                  <w:tcPr>
                                    <w:tcW w:w="441" w:type="dxa"/>
                                    <w:vAlign w:val="center"/>
                                  </w:tcPr>
                                  <w:p w14:paraId="22EDA31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11966A5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527991C5"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1CDA256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9.33</w:t>
                                    </w:r>
                                  </w:p>
                                </w:tc>
                                <w:tc>
                                  <w:tcPr>
                                    <w:tcW w:w="398" w:type="dxa"/>
                                    <w:vAlign w:val="center"/>
                                  </w:tcPr>
                                  <w:p w14:paraId="77DAD841"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21A73A04"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34</w:t>
                                    </w:r>
                                  </w:p>
                                </w:tc>
                                <w:tc>
                                  <w:tcPr>
                                    <w:tcW w:w="398" w:type="dxa"/>
                                    <w:vAlign w:val="center"/>
                                  </w:tcPr>
                                  <w:p w14:paraId="27695D6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103224B9"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1.6271</w:t>
                                    </w:r>
                                  </w:p>
                                </w:tc>
                                <w:tc>
                                  <w:tcPr>
                                    <w:tcW w:w="473" w:type="dxa"/>
                                    <w:vAlign w:val="center"/>
                                  </w:tcPr>
                                  <w:p w14:paraId="6EB785ED"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1199C23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668.2</w:t>
                                    </w:r>
                                  </w:p>
                                </w:tc>
                                <w:tc>
                                  <w:tcPr>
                                    <w:tcW w:w="775" w:type="dxa"/>
                                    <w:vAlign w:val="center"/>
                                  </w:tcPr>
                                  <w:p w14:paraId="52BBBD9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766653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0.018151</w:t>
                                    </w:r>
                                  </w:p>
                                </w:tc>
                              </w:tr>
                              <w:tr w:rsidR="0056682C" w:rsidRPr="00346FF3" w14:paraId="525481AB" w14:textId="77777777" w:rsidTr="00C5700D">
                                <w:trPr>
                                  <w:trHeight w:val="39"/>
                                </w:trPr>
                                <w:tc>
                                  <w:tcPr>
                                    <w:tcW w:w="441" w:type="dxa"/>
                                    <w:vAlign w:val="center"/>
                                  </w:tcPr>
                                  <w:p w14:paraId="51A6E67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0AE4542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27</w:t>
                                    </w:r>
                                  </w:p>
                                </w:tc>
                                <w:tc>
                                  <w:tcPr>
                                    <w:tcW w:w="398" w:type="dxa"/>
                                    <w:vAlign w:val="center"/>
                                  </w:tcPr>
                                  <w:p w14:paraId="747D056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7B443054"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15.67</w:t>
                                    </w:r>
                                  </w:p>
                                </w:tc>
                                <w:tc>
                                  <w:tcPr>
                                    <w:tcW w:w="398" w:type="dxa"/>
                                    <w:vAlign w:val="center"/>
                                  </w:tcPr>
                                  <w:p w14:paraId="01FEFB7C"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2E0265FE"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35</w:t>
                                    </w:r>
                                  </w:p>
                                </w:tc>
                                <w:tc>
                                  <w:tcPr>
                                    <w:tcW w:w="398" w:type="dxa"/>
                                    <w:vAlign w:val="center"/>
                                  </w:tcPr>
                                  <w:p w14:paraId="2D0F7F9E"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469F9FAC"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1.5736</w:t>
                                    </w:r>
                                  </w:p>
                                </w:tc>
                                <w:tc>
                                  <w:tcPr>
                                    <w:tcW w:w="473" w:type="dxa"/>
                                    <w:vAlign w:val="center"/>
                                  </w:tcPr>
                                  <w:p w14:paraId="74BD6A1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19AED3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F8A0A3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0.004447</w:t>
                                    </w:r>
                                  </w:p>
                                </w:tc>
                                <w:tc>
                                  <w:tcPr>
                                    <w:tcW w:w="775" w:type="dxa"/>
                                    <w:vAlign w:val="center"/>
                                  </w:tcPr>
                                  <w:p w14:paraId="7DB6367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0.017968</w:t>
                                    </w:r>
                                  </w:p>
                                </w:tc>
                              </w:tr>
                              <w:tr w:rsidR="0056682C" w:rsidRPr="00346FF3" w14:paraId="4E429644" w14:textId="77777777" w:rsidTr="00C5700D">
                                <w:trPr>
                                  <w:trHeight w:val="39"/>
                                </w:trPr>
                                <w:tc>
                                  <w:tcPr>
                                    <w:tcW w:w="441" w:type="dxa"/>
                                    <w:vAlign w:val="center"/>
                                  </w:tcPr>
                                  <w:p w14:paraId="0EFF6281"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7672991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2569253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4DC45DB5"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15.67</w:t>
                                    </w:r>
                                  </w:p>
                                </w:tc>
                                <w:tc>
                                  <w:tcPr>
                                    <w:tcW w:w="398" w:type="dxa"/>
                                    <w:vAlign w:val="center"/>
                                  </w:tcPr>
                                  <w:p w14:paraId="014BB63C"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509AC83B"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33</w:t>
                                    </w:r>
                                  </w:p>
                                </w:tc>
                                <w:tc>
                                  <w:tcPr>
                                    <w:tcW w:w="398" w:type="dxa"/>
                                    <w:vAlign w:val="center"/>
                                  </w:tcPr>
                                  <w:p w14:paraId="5D004E4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6FC7229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1.5977</w:t>
                                    </w:r>
                                  </w:p>
                                </w:tc>
                                <w:tc>
                                  <w:tcPr>
                                    <w:tcW w:w="473" w:type="dxa"/>
                                    <w:vAlign w:val="center"/>
                                  </w:tcPr>
                                  <w:p w14:paraId="4586511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4CE2E58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557.3</w:t>
                                    </w:r>
                                  </w:p>
                                </w:tc>
                                <w:tc>
                                  <w:tcPr>
                                    <w:tcW w:w="775" w:type="dxa"/>
                                    <w:vAlign w:val="center"/>
                                  </w:tcPr>
                                  <w:p w14:paraId="378B7E8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0.004491</w:t>
                                    </w:r>
                                  </w:p>
                                </w:tc>
                                <w:tc>
                                  <w:tcPr>
                                    <w:tcW w:w="775" w:type="dxa"/>
                                    <w:vAlign w:val="center"/>
                                  </w:tcPr>
                                  <w:p w14:paraId="7D80B8E8"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0.017915</w:t>
                                    </w:r>
                                  </w:p>
                                </w:tc>
                              </w:tr>
                              <w:tr w:rsidR="0056682C" w:rsidRPr="00346FF3" w14:paraId="4D503830" w14:textId="77777777" w:rsidTr="00C5700D">
                                <w:trPr>
                                  <w:trHeight w:val="39"/>
                                </w:trPr>
                                <w:tc>
                                  <w:tcPr>
                                    <w:tcW w:w="441" w:type="dxa"/>
                                    <w:vAlign w:val="center"/>
                                  </w:tcPr>
                                  <w:p w14:paraId="6B8B7D7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6158A14E"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26</w:t>
                                    </w:r>
                                  </w:p>
                                </w:tc>
                                <w:tc>
                                  <w:tcPr>
                                    <w:tcW w:w="398" w:type="dxa"/>
                                    <w:vAlign w:val="center"/>
                                  </w:tcPr>
                                  <w:p w14:paraId="20312958"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w:t>
                                    </w:r>
                                  </w:p>
                                </w:tc>
                                <w:tc>
                                  <w:tcPr>
                                    <w:tcW w:w="549" w:type="dxa"/>
                                    <w:vAlign w:val="center"/>
                                  </w:tcPr>
                                  <w:p w14:paraId="190BE00D"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w:t>
                                    </w:r>
                                  </w:p>
                                </w:tc>
                                <w:tc>
                                  <w:tcPr>
                                    <w:tcW w:w="398" w:type="dxa"/>
                                    <w:vAlign w:val="center"/>
                                  </w:tcPr>
                                  <w:p w14:paraId="779F0658"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524" w:type="dxa"/>
                                    <w:vAlign w:val="center"/>
                                  </w:tcPr>
                                  <w:p w14:paraId="2AC363F1"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36</w:t>
                                    </w:r>
                                  </w:p>
                                </w:tc>
                                <w:tc>
                                  <w:tcPr>
                                    <w:tcW w:w="398" w:type="dxa"/>
                                    <w:vAlign w:val="center"/>
                                  </w:tcPr>
                                  <w:p w14:paraId="24DDE5B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6FC1D30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1.5051</w:t>
                                    </w:r>
                                  </w:p>
                                </w:tc>
                                <w:tc>
                                  <w:tcPr>
                                    <w:tcW w:w="473" w:type="dxa"/>
                                    <w:vAlign w:val="center"/>
                                  </w:tcPr>
                                  <w:p w14:paraId="79C8921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1E98AC1C"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620F737B"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0.004363</w:t>
                                    </w:r>
                                  </w:p>
                                </w:tc>
                                <w:tc>
                                  <w:tcPr>
                                    <w:tcW w:w="775" w:type="dxa"/>
                                    <w:vAlign w:val="center"/>
                                  </w:tcPr>
                                  <w:p w14:paraId="05CE103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0.018442</w:t>
                                    </w:r>
                                  </w:p>
                                </w:tc>
                              </w:tr>
                              <w:tr w:rsidR="0056682C" w:rsidRPr="00346FF3" w14:paraId="2DCEDE5F" w14:textId="77777777" w:rsidTr="00C5700D">
                                <w:trPr>
                                  <w:trHeight w:val="39"/>
                                </w:trPr>
                                <w:tc>
                                  <w:tcPr>
                                    <w:tcW w:w="441" w:type="dxa"/>
                                    <w:vAlign w:val="center"/>
                                  </w:tcPr>
                                  <w:p w14:paraId="1988641A"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T36</w:t>
                                    </w:r>
                                  </w:p>
                                </w:tc>
                                <w:tc>
                                  <w:tcPr>
                                    <w:tcW w:w="473" w:type="dxa"/>
                                    <w:vAlign w:val="center"/>
                                  </w:tcPr>
                                  <w:p w14:paraId="20750B0B"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27</w:t>
                                    </w:r>
                                  </w:p>
                                </w:tc>
                                <w:tc>
                                  <w:tcPr>
                                    <w:tcW w:w="398" w:type="dxa"/>
                                    <w:vAlign w:val="center"/>
                                  </w:tcPr>
                                  <w:p w14:paraId="4535776B"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1.5</w:t>
                                    </w:r>
                                  </w:p>
                                </w:tc>
                                <w:tc>
                                  <w:tcPr>
                                    <w:tcW w:w="549" w:type="dxa"/>
                                    <w:vAlign w:val="center"/>
                                  </w:tcPr>
                                  <w:p w14:paraId="2F331638"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13.33</w:t>
                                    </w:r>
                                  </w:p>
                                </w:tc>
                                <w:tc>
                                  <w:tcPr>
                                    <w:tcW w:w="398" w:type="dxa"/>
                                    <w:vAlign w:val="center"/>
                                  </w:tcPr>
                                  <w:p w14:paraId="55E82DB8"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3</w:t>
                                    </w:r>
                                  </w:p>
                                </w:tc>
                                <w:tc>
                                  <w:tcPr>
                                    <w:tcW w:w="524" w:type="dxa"/>
                                    <w:vAlign w:val="center"/>
                                  </w:tcPr>
                                  <w:p w14:paraId="472EE1B5"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34</w:t>
                                    </w:r>
                                  </w:p>
                                </w:tc>
                                <w:tc>
                                  <w:tcPr>
                                    <w:tcW w:w="398" w:type="dxa"/>
                                    <w:vAlign w:val="center"/>
                                  </w:tcPr>
                                  <w:p w14:paraId="6C95ABE0"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44EFA962"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1.4711</w:t>
                                    </w:r>
                                  </w:p>
                                </w:tc>
                                <w:tc>
                                  <w:tcPr>
                                    <w:tcW w:w="473" w:type="dxa"/>
                                    <w:vAlign w:val="center"/>
                                  </w:tcPr>
                                  <w:p w14:paraId="3941FBEE"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336A9F72"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718.9</w:t>
                                    </w:r>
                                  </w:p>
                                </w:tc>
                                <w:tc>
                                  <w:tcPr>
                                    <w:tcW w:w="775" w:type="dxa"/>
                                    <w:vAlign w:val="center"/>
                                  </w:tcPr>
                                  <w:p w14:paraId="1C73A4EB"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0.004287</w:t>
                                    </w:r>
                                  </w:p>
                                </w:tc>
                                <w:tc>
                                  <w:tcPr>
                                    <w:tcW w:w="775" w:type="dxa"/>
                                    <w:vAlign w:val="center"/>
                                  </w:tcPr>
                                  <w:p w14:paraId="1B8A904F"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0.019373</w:t>
                                    </w:r>
                                  </w:p>
                                </w:tc>
                              </w:tr>
                              <w:tr w:rsidR="0056682C" w:rsidRPr="00346FF3" w14:paraId="3ACE9AD4" w14:textId="77777777" w:rsidTr="00C5700D">
                                <w:trPr>
                                  <w:trHeight w:val="39"/>
                                </w:trPr>
                                <w:tc>
                                  <w:tcPr>
                                    <w:tcW w:w="441" w:type="dxa"/>
                                    <w:shd w:val="clear" w:color="auto" w:fill="0000FF"/>
                                    <w:vAlign w:val="center"/>
                                  </w:tcPr>
                                  <w:p w14:paraId="7435BAC6" w14:textId="77777777" w:rsidR="0056682C" w:rsidRPr="00346FF3" w:rsidRDefault="0056682C" w:rsidP="00C5700D">
                                    <w:pPr>
                                      <w:rPr>
                                        <w:rFonts w:ascii="Segoe UI" w:hAnsi="Segoe UI" w:cs="Segoe UI"/>
                                        <w:sz w:val="14"/>
                                        <w:szCs w:val="14"/>
                                      </w:rPr>
                                    </w:pPr>
                                    <w:r>
                                      <w:rPr>
                                        <w:rFonts w:ascii="Segoe UI" w:hAnsi="Segoe UI" w:cs="Segoe UI"/>
                                        <w:sz w:val="14"/>
                                        <w:szCs w:val="14"/>
                                      </w:rPr>
                                      <w:t>T48</w:t>
                                    </w:r>
                                  </w:p>
                                </w:tc>
                                <w:tc>
                                  <w:tcPr>
                                    <w:tcW w:w="473" w:type="dxa"/>
                                    <w:shd w:val="clear" w:color="auto" w:fill="0000FF"/>
                                    <w:vAlign w:val="center"/>
                                  </w:tcPr>
                                  <w:p w14:paraId="4C4B3D15" w14:textId="77777777" w:rsidR="0056682C" w:rsidRPr="00346FF3" w:rsidRDefault="0056682C" w:rsidP="00C5700D">
                                    <w:pPr>
                                      <w:rPr>
                                        <w:rFonts w:ascii="Segoe UI" w:hAnsi="Segoe UI" w:cs="Segoe UI"/>
                                        <w:sz w:val="14"/>
                                        <w:szCs w:val="14"/>
                                      </w:rPr>
                                    </w:pPr>
                                    <w:r>
                                      <w:rPr>
                                        <w:rFonts w:ascii="Segoe UI" w:hAnsi="Segoe UI" w:cs="Segoe UI"/>
                                        <w:sz w:val="14"/>
                                        <w:szCs w:val="14"/>
                                      </w:rPr>
                                      <w:t>26</w:t>
                                    </w:r>
                                  </w:p>
                                </w:tc>
                                <w:tc>
                                  <w:tcPr>
                                    <w:tcW w:w="398" w:type="dxa"/>
                                    <w:shd w:val="clear" w:color="auto" w:fill="0000FF"/>
                                    <w:vAlign w:val="center"/>
                                  </w:tcPr>
                                  <w:p w14:paraId="7D7331E8" w14:textId="77777777" w:rsidR="0056682C" w:rsidRPr="00346FF3" w:rsidRDefault="0056682C" w:rsidP="00C5700D">
                                    <w:pPr>
                                      <w:rPr>
                                        <w:rFonts w:ascii="Segoe UI" w:hAnsi="Segoe UI" w:cs="Segoe UI"/>
                                        <w:sz w:val="14"/>
                                        <w:szCs w:val="14"/>
                                      </w:rPr>
                                    </w:pPr>
                                    <w:r>
                                      <w:rPr>
                                        <w:rFonts w:ascii="Segoe UI" w:hAnsi="Segoe UI" w:cs="Segoe UI"/>
                                        <w:sz w:val="14"/>
                                        <w:szCs w:val="14"/>
                                      </w:rPr>
                                      <w:t>3</w:t>
                                    </w:r>
                                  </w:p>
                                </w:tc>
                                <w:tc>
                                  <w:tcPr>
                                    <w:tcW w:w="549" w:type="dxa"/>
                                    <w:shd w:val="clear" w:color="auto" w:fill="0000FF"/>
                                    <w:vAlign w:val="center"/>
                                  </w:tcPr>
                                  <w:p w14:paraId="474E84F8" w14:textId="77777777" w:rsidR="0056682C" w:rsidRPr="00346FF3" w:rsidRDefault="0056682C" w:rsidP="00C5700D">
                                    <w:pPr>
                                      <w:rPr>
                                        <w:rFonts w:ascii="Segoe UI" w:hAnsi="Segoe UI" w:cs="Segoe UI"/>
                                        <w:sz w:val="14"/>
                                        <w:szCs w:val="14"/>
                                      </w:rPr>
                                    </w:pPr>
                                    <w:r>
                                      <w:rPr>
                                        <w:rFonts w:ascii="Segoe UI" w:hAnsi="Segoe UI" w:cs="Segoe UI"/>
                                        <w:sz w:val="14"/>
                                        <w:szCs w:val="14"/>
                                      </w:rPr>
                                      <w:t>19</w:t>
                                    </w:r>
                                  </w:p>
                                </w:tc>
                                <w:tc>
                                  <w:tcPr>
                                    <w:tcW w:w="398" w:type="dxa"/>
                                    <w:shd w:val="clear" w:color="auto" w:fill="0000FF"/>
                                    <w:vAlign w:val="center"/>
                                  </w:tcPr>
                                  <w:p w14:paraId="2A500951" w14:textId="77777777" w:rsidR="0056682C" w:rsidRPr="00346FF3" w:rsidRDefault="0056682C" w:rsidP="00C5700D">
                                    <w:pPr>
                                      <w:rPr>
                                        <w:rFonts w:ascii="Segoe UI" w:hAnsi="Segoe UI" w:cs="Segoe UI"/>
                                        <w:sz w:val="14"/>
                                        <w:szCs w:val="14"/>
                                      </w:rPr>
                                    </w:pPr>
                                    <w:r>
                                      <w:rPr>
                                        <w:rFonts w:ascii="Segoe UI" w:hAnsi="Segoe UI" w:cs="Segoe UI"/>
                                        <w:sz w:val="14"/>
                                        <w:szCs w:val="14"/>
                                      </w:rPr>
                                      <w:t>7</w:t>
                                    </w:r>
                                  </w:p>
                                </w:tc>
                                <w:tc>
                                  <w:tcPr>
                                    <w:tcW w:w="524" w:type="dxa"/>
                                    <w:shd w:val="clear" w:color="auto" w:fill="0000FF"/>
                                    <w:vAlign w:val="center"/>
                                  </w:tcPr>
                                  <w:p w14:paraId="5B823F7E" w14:textId="77777777" w:rsidR="0056682C" w:rsidRPr="00346FF3" w:rsidRDefault="0056682C" w:rsidP="00C5700D">
                                    <w:pPr>
                                      <w:rPr>
                                        <w:rFonts w:ascii="Segoe UI" w:hAnsi="Segoe UI" w:cs="Segoe UI"/>
                                        <w:sz w:val="14"/>
                                        <w:szCs w:val="14"/>
                                      </w:rPr>
                                    </w:pPr>
                                    <w:r>
                                      <w:rPr>
                                        <w:rFonts w:ascii="Segoe UI" w:hAnsi="Segoe UI" w:cs="Segoe UI"/>
                                        <w:sz w:val="14"/>
                                        <w:szCs w:val="14"/>
                                      </w:rPr>
                                      <w:t>37</w:t>
                                    </w:r>
                                  </w:p>
                                </w:tc>
                                <w:tc>
                                  <w:tcPr>
                                    <w:tcW w:w="398" w:type="dxa"/>
                                    <w:shd w:val="clear" w:color="auto" w:fill="0000FF"/>
                                    <w:vAlign w:val="center"/>
                                  </w:tcPr>
                                  <w:p w14:paraId="2ECAA129" w14:textId="77777777" w:rsidR="0056682C" w:rsidRPr="00346FF3" w:rsidRDefault="0056682C" w:rsidP="00C5700D">
                                    <w:pPr>
                                      <w:rPr>
                                        <w:rFonts w:ascii="Segoe UI" w:hAnsi="Segoe UI" w:cs="Segoe UI"/>
                                        <w:sz w:val="14"/>
                                        <w:szCs w:val="14"/>
                                      </w:rPr>
                                    </w:pPr>
                                    <w:r>
                                      <w:rPr>
                                        <w:rFonts w:ascii="Segoe UI" w:hAnsi="Segoe UI" w:cs="Segoe UI"/>
                                        <w:sz w:val="14"/>
                                        <w:szCs w:val="14"/>
                                      </w:rPr>
                                      <w:t>1</w:t>
                                    </w:r>
                                  </w:p>
                                </w:tc>
                                <w:tc>
                                  <w:tcPr>
                                    <w:tcW w:w="624" w:type="dxa"/>
                                    <w:shd w:val="clear" w:color="auto" w:fill="0000FF"/>
                                    <w:vAlign w:val="center"/>
                                  </w:tcPr>
                                  <w:p w14:paraId="2E957A50" w14:textId="77777777" w:rsidR="0056682C" w:rsidRPr="00346FF3" w:rsidRDefault="0056682C" w:rsidP="00C5700D">
                                    <w:pPr>
                                      <w:rPr>
                                        <w:rFonts w:ascii="Segoe UI" w:hAnsi="Segoe UI" w:cs="Segoe UI"/>
                                        <w:sz w:val="14"/>
                                        <w:szCs w:val="14"/>
                                      </w:rPr>
                                    </w:pPr>
                                    <w:r>
                                      <w:rPr>
                                        <w:rFonts w:ascii="Segoe UI" w:hAnsi="Segoe UI" w:cs="Segoe UI"/>
                                        <w:sz w:val="14"/>
                                        <w:szCs w:val="14"/>
                                      </w:rPr>
                                      <w:t>1.4629</w:t>
                                    </w:r>
                                  </w:p>
                                </w:tc>
                                <w:tc>
                                  <w:tcPr>
                                    <w:tcW w:w="473" w:type="dxa"/>
                                    <w:shd w:val="clear" w:color="auto" w:fill="0000FF"/>
                                    <w:vAlign w:val="center"/>
                                  </w:tcPr>
                                  <w:p w14:paraId="37820F6D" w14:textId="77777777" w:rsidR="0056682C" w:rsidRPr="00346FF3" w:rsidRDefault="0056682C" w:rsidP="00C5700D">
                                    <w:pPr>
                                      <w:rPr>
                                        <w:rFonts w:ascii="Segoe UI" w:hAnsi="Segoe UI" w:cs="Segoe UI"/>
                                        <w:sz w:val="14"/>
                                        <w:szCs w:val="14"/>
                                      </w:rPr>
                                    </w:pPr>
                                    <w:r>
                                      <w:rPr>
                                        <w:rFonts w:ascii="Segoe UI" w:hAnsi="Segoe UI" w:cs="Segoe UI"/>
                                        <w:sz w:val="14"/>
                                        <w:szCs w:val="14"/>
                                      </w:rPr>
                                      <w:t>1.26</w:t>
                                    </w:r>
                                  </w:p>
                                </w:tc>
                                <w:tc>
                                  <w:tcPr>
                                    <w:tcW w:w="549" w:type="dxa"/>
                                    <w:shd w:val="clear" w:color="auto" w:fill="0000FF"/>
                                    <w:vAlign w:val="center"/>
                                  </w:tcPr>
                                  <w:p w14:paraId="1396A390" w14:textId="77777777" w:rsidR="0056682C" w:rsidRPr="00346FF3" w:rsidRDefault="0056682C" w:rsidP="00C5700D">
                                    <w:pPr>
                                      <w:rPr>
                                        <w:rFonts w:ascii="Segoe UI" w:hAnsi="Segoe UI" w:cs="Segoe UI"/>
                                        <w:sz w:val="14"/>
                                        <w:szCs w:val="14"/>
                                      </w:rPr>
                                    </w:pPr>
                                    <w:r>
                                      <w:rPr>
                                        <w:rFonts w:ascii="Segoe UI" w:hAnsi="Segoe UI" w:cs="Segoe UI"/>
                                        <w:sz w:val="14"/>
                                        <w:szCs w:val="14"/>
                                      </w:rPr>
                                      <w:t>567.5</w:t>
                                    </w:r>
                                  </w:p>
                                </w:tc>
                                <w:tc>
                                  <w:tcPr>
                                    <w:tcW w:w="775" w:type="dxa"/>
                                    <w:shd w:val="clear" w:color="auto" w:fill="0000FF"/>
                                    <w:vAlign w:val="center"/>
                                  </w:tcPr>
                                  <w:p w14:paraId="150D926C" w14:textId="77777777" w:rsidR="0056682C" w:rsidRPr="00346FF3" w:rsidRDefault="0056682C" w:rsidP="00C5700D">
                                    <w:pPr>
                                      <w:rPr>
                                        <w:rFonts w:ascii="Segoe UI" w:hAnsi="Segoe UI" w:cs="Segoe UI"/>
                                        <w:sz w:val="14"/>
                                        <w:szCs w:val="14"/>
                                      </w:rPr>
                                    </w:pPr>
                                    <w:r>
                                      <w:rPr>
                                        <w:rFonts w:ascii="Segoe UI" w:hAnsi="Segoe UI" w:cs="Segoe UI"/>
                                        <w:sz w:val="14"/>
                                        <w:szCs w:val="14"/>
                                      </w:rPr>
                                      <w:t>0.004881</w:t>
                                    </w:r>
                                  </w:p>
                                </w:tc>
                                <w:tc>
                                  <w:tcPr>
                                    <w:tcW w:w="775" w:type="dxa"/>
                                    <w:shd w:val="clear" w:color="auto" w:fill="0000FF"/>
                                    <w:vAlign w:val="center"/>
                                  </w:tcPr>
                                  <w:p w14:paraId="44B6FB2C" w14:textId="77777777" w:rsidR="0056682C" w:rsidRPr="00346FF3" w:rsidRDefault="0056682C" w:rsidP="00C5700D">
                                    <w:pPr>
                                      <w:rPr>
                                        <w:rFonts w:ascii="Segoe UI" w:hAnsi="Segoe UI" w:cs="Segoe UI"/>
                                        <w:sz w:val="14"/>
                                        <w:szCs w:val="14"/>
                                      </w:rPr>
                                    </w:pPr>
                                    <w:r>
                                      <w:rPr>
                                        <w:rFonts w:ascii="Segoe UI" w:hAnsi="Segoe UI" w:cs="Segoe UI"/>
                                        <w:sz w:val="14"/>
                                        <w:szCs w:val="14"/>
                                      </w:rPr>
                                      <w:t>0.023266</w:t>
                                    </w:r>
                                  </w:p>
                                </w:tc>
                              </w:tr>
                            </w:tbl>
                            <w:p w14:paraId="23169AAC" w14:textId="77777777" w:rsidR="0056682C" w:rsidRPr="00346FF3" w:rsidRDefault="0056682C" w:rsidP="0056682C">
                              <w:pPr>
                                <w:spacing w:after="0" w:line="240" w:lineRule="auto"/>
                                <w:rPr>
                                  <w:rFonts w:ascii="Segoe UI" w:hAnsi="Segoe UI" w:cs="Segoe UI"/>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3EB2780" id="_x0000_s1087" style="position:absolute;margin-left:-.55pt;margin-top:6.55pt;width:506.95pt;height:122.6pt;z-index:251928576;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">
                <v:shape id="Text Box 67" o:spid="_x0000_s1088"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" fillcolor="white [3201]" strokeweight=".5pt">
                  <v:textbox>
                    <w:txbxContent>
                      <w:p w14:paraId="67AA8FE6" w14:textId="3E84FF76" w:rsidR="0056682C" w:rsidRDefault="00BF6C67" w:rsidP="0056682C">
                        <w:r>
                          <w:rPr>
                            <w:noProof/>
                            <w:sz w:val="20"/>
                            <w:szCs w:val="20"/>
                          </w:rPr>
                          <w:drawing>
                            <wp:inline distT="0" distB="0" distL="0" distR="0" wp14:anchorId="7887B01E" wp14:editId="54F59734">
                              <wp:extent cx="2004060" cy="1159473"/>
                              <wp:effectExtent l="19050" t="19050" r="15240" b="22225"/>
                              <wp:docPr id="9206614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22137" cy="1169931"/>
                                      </a:xfrm>
                                      <a:prstGeom prst="rect">
                                        <a:avLst/>
                                      </a:prstGeom>
                                      <a:noFill/>
                                      <a:ln>
                                        <a:solidFill>
                                          <a:schemeClr val="accent1"/>
                                        </a:solidFill>
                                      </a:ln>
                                    </pic:spPr>
                                  </pic:pic>
                                </a:graphicData>
                              </a:graphic>
                            </wp:inline>
                          </w:drawing>
                        </w:r>
                      </w:p>
                    </w:txbxContent>
                  </v:textbox>
                </v:shape>
                <v:shape id="Text Box 65" o:spid="_x0000_s1089" type="#_x0000_t202" style="position:absolute;left:20406;top:41;width:38326;height:1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" fillcolor="white [3201]" stroked="f" strokeweight=".5pt">
                  <v:textbox>
                    <w:txbxContent>
                      <w:tbl>
                        <w:tblPr>
                          <w:tblStyle w:val="TableGrid"/>
                          <w:tblW w:w="6377" w:type="dxa"/>
                          <w:tblInd w:w="-5" w:type="dxa"/>
                          <w:tblLook w:val="04A0" w:firstRow="1" w:lastRow="0" w:firstColumn="1" w:lastColumn="0" w:noHBand="0" w:noVBand="1"/>
                        </w:tblPr>
                        <w:tblGrid>
                          <w:gridCol w:w="441"/>
                          <w:gridCol w:w="473"/>
                          <w:gridCol w:w="398"/>
                          <w:gridCol w:w="549"/>
                          <w:gridCol w:w="398"/>
                          <w:gridCol w:w="524"/>
                          <w:gridCol w:w="398"/>
                          <w:gridCol w:w="624"/>
                          <w:gridCol w:w="473"/>
                          <w:gridCol w:w="549"/>
                          <w:gridCol w:w="775"/>
                          <w:gridCol w:w="775"/>
                        </w:tblGrid>
                        <w:tr w:rsidR="0056682C" w14:paraId="1793FA15" w14:textId="77777777" w:rsidTr="00C5700D">
                          <w:trPr>
                            <w:cantSplit/>
                            <w:trHeight w:val="1098"/>
                          </w:trPr>
                          <w:tc>
                            <w:tcPr>
                              <w:tcW w:w="441" w:type="dxa"/>
                              <w:textDirection w:val="btLr"/>
                            </w:tcPr>
                            <w:p w14:paraId="74C623B3" w14:textId="77777777" w:rsidR="0056682C" w:rsidRPr="003677BD" w:rsidRDefault="0056682C" w:rsidP="00406DDE">
                              <w:pPr>
                                <w:ind w:left="113" w:right="113"/>
                                <w:rPr>
                                  <w:sz w:val="12"/>
                                  <w:szCs w:val="12"/>
                                </w:rPr>
                              </w:pPr>
                              <w:r w:rsidRPr="003677BD">
                                <w:rPr>
                                  <w:b/>
                                  <w:bCs/>
                                  <w:sz w:val="12"/>
                                  <w:szCs w:val="12"/>
                                </w:rPr>
                                <w:t>Timepoint</w:t>
                              </w:r>
                            </w:p>
                          </w:tc>
                          <w:tc>
                            <w:tcPr>
                              <w:tcW w:w="473" w:type="dxa"/>
                              <w:textDirection w:val="btLr"/>
                            </w:tcPr>
                            <w:p w14:paraId="705492C5" w14:textId="77777777" w:rsidR="0056682C" w:rsidRPr="003677BD" w:rsidRDefault="0056682C" w:rsidP="00406DDE">
                              <w:pPr>
                                <w:ind w:left="113" w:right="113"/>
                                <w:rPr>
                                  <w:sz w:val="12"/>
                                  <w:szCs w:val="12"/>
                                </w:rPr>
                              </w:pPr>
                              <w:r w:rsidRPr="003677BD">
                                <w:rPr>
                                  <w:b/>
                                  <w:bCs/>
                                  <w:sz w:val="12"/>
                                  <w:szCs w:val="12"/>
                                </w:rPr>
                                <w:t>MMSE</w:t>
                              </w:r>
                            </w:p>
                          </w:tc>
                          <w:tc>
                            <w:tcPr>
                              <w:tcW w:w="398" w:type="dxa"/>
                              <w:textDirection w:val="btLr"/>
                            </w:tcPr>
                            <w:p w14:paraId="778F7C6F" w14:textId="77777777" w:rsidR="0056682C" w:rsidRPr="003677BD" w:rsidRDefault="0056682C" w:rsidP="00406DDE">
                              <w:pPr>
                                <w:ind w:left="113" w:right="113"/>
                                <w:rPr>
                                  <w:sz w:val="12"/>
                                  <w:szCs w:val="12"/>
                                </w:rPr>
                              </w:pPr>
                              <w:r w:rsidRPr="003677BD">
                                <w:rPr>
                                  <w:b/>
                                  <w:bCs/>
                                  <w:sz w:val="12"/>
                                  <w:szCs w:val="12"/>
                                </w:rPr>
                                <w:t>CDRSB</w:t>
                              </w:r>
                            </w:p>
                          </w:tc>
                          <w:tc>
                            <w:tcPr>
                              <w:tcW w:w="549" w:type="dxa"/>
                              <w:textDirection w:val="btLr"/>
                            </w:tcPr>
                            <w:p w14:paraId="56A5ABAE" w14:textId="77777777" w:rsidR="0056682C" w:rsidRPr="003677BD" w:rsidRDefault="0056682C" w:rsidP="00406DDE">
                              <w:pPr>
                                <w:ind w:left="113" w:right="113"/>
                                <w:rPr>
                                  <w:sz w:val="12"/>
                                  <w:szCs w:val="12"/>
                                </w:rPr>
                              </w:pPr>
                              <w:r w:rsidRPr="003677BD">
                                <w:rPr>
                                  <w:b/>
                                  <w:bCs/>
                                  <w:sz w:val="12"/>
                                  <w:szCs w:val="12"/>
                                </w:rPr>
                                <w:t>ADAS13</w:t>
                              </w:r>
                            </w:p>
                          </w:tc>
                          <w:tc>
                            <w:tcPr>
                              <w:tcW w:w="398" w:type="dxa"/>
                              <w:textDirection w:val="btLr"/>
                            </w:tcPr>
                            <w:p w14:paraId="2CB807B5" w14:textId="77777777" w:rsidR="0056682C" w:rsidRPr="003677BD" w:rsidRDefault="0056682C" w:rsidP="00406DDE">
                              <w:pPr>
                                <w:ind w:left="113" w:right="113"/>
                                <w:rPr>
                                  <w:sz w:val="12"/>
                                  <w:szCs w:val="12"/>
                                </w:rPr>
                              </w:pPr>
                              <w:r w:rsidRPr="003677BD">
                                <w:rPr>
                                  <w:b/>
                                  <w:bCs/>
                                  <w:sz w:val="12"/>
                                  <w:szCs w:val="12"/>
                                </w:rPr>
                                <w:t>FAQ</w:t>
                              </w:r>
                            </w:p>
                          </w:tc>
                          <w:tc>
                            <w:tcPr>
                              <w:tcW w:w="524" w:type="dxa"/>
                              <w:textDirection w:val="btLr"/>
                            </w:tcPr>
                            <w:p w14:paraId="2B0C67E6" w14:textId="77777777" w:rsidR="0056682C" w:rsidRPr="003677BD" w:rsidRDefault="0056682C" w:rsidP="00406DDE">
                              <w:pPr>
                                <w:ind w:left="113" w:right="113"/>
                                <w:rPr>
                                  <w:b/>
                                  <w:bCs/>
                                  <w:sz w:val="12"/>
                                  <w:szCs w:val="12"/>
                                </w:rPr>
                              </w:pPr>
                              <w:r w:rsidRPr="003677BD">
                                <w:rPr>
                                  <w:b/>
                                  <w:bCs/>
                                  <w:sz w:val="12"/>
                                  <w:szCs w:val="12"/>
                                </w:rPr>
                                <w:t>RAVLT</w:t>
                              </w:r>
                            </w:p>
                            <w:p w14:paraId="15FA9E6D" w14:textId="77777777" w:rsidR="0056682C" w:rsidRPr="003677BD" w:rsidRDefault="0056682C" w:rsidP="00406DDE">
                              <w:pPr>
                                <w:ind w:left="113" w:right="113"/>
                                <w:rPr>
                                  <w:sz w:val="12"/>
                                  <w:szCs w:val="12"/>
                                </w:rPr>
                              </w:pPr>
                              <w:r w:rsidRPr="003677BD">
                                <w:rPr>
                                  <w:b/>
                                  <w:bCs/>
                                  <w:sz w:val="12"/>
                                  <w:szCs w:val="12"/>
                                </w:rPr>
                                <w:t>Immediate</w:t>
                              </w:r>
                            </w:p>
                          </w:tc>
                          <w:tc>
                            <w:tcPr>
                              <w:tcW w:w="398" w:type="dxa"/>
                              <w:textDirection w:val="btLr"/>
                            </w:tcPr>
                            <w:p w14:paraId="4A9C7418" w14:textId="77777777" w:rsidR="0056682C" w:rsidRPr="003677BD" w:rsidRDefault="0056682C" w:rsidP="00406DDE">
                              <w:pPr>
                                <w:ind w:left="113" w:right="113"/>
                                <w:rPr>
                                  <w:sz w:val="12"/>
                                  <w:szCs w:val="12"/>
                                </w:rPr>
                              </w:pPr>
                              <w:r w:rsidRPr="003677BD">
                                <w:rPr>
                                  <w:b/>
                                  <w:bCs/>
                                  <w:sz w:val="12"/>
                                  <w:szCs w:val="12"/>
                                </w:rPr>
                                <w:t>APOE4</w:t>
                              </w:r>
                            </w:p>
                          </w:tc>
                          <w:tc>
                            <w:tcPr>
                              <w:tcW w:w="624" w:type="dxa"/>
                              <w:textDirection w:val="btLr"/>
                            </w:tcPr>
                            <w:p w14:paraId="6F1E94E8" w14:textId="77777777" w:rsidR="0056682C" w:rsidRPr="003677BD" w:rsidRDefault="0056682C" w:rsidP="00406DDE">
                              <w:pPr>
                                <w:ind w:left="113" w:right="113"/>
                                <w:rPr>
                                  <w:sz w:val="12"/>
                                  <w:szCs w:val="12"/>
                                </w:rPr>
                              </w:pPr>
                              <w:r w:rsidRPr="003677BD">
                                <w:rPr>
                                  <w:b/>
                                  <w:bCs/>
                                  <w:sz w:val="12"/>
                                  <w:szCs w:val="12"/>
                                </w:rPr>
                                <w:t>FDG</w:t>
                              </w:r>
                            </w:p>
                          </w:tc>
                          <w:tc>
                            <w:tcPr>
                              <w:tcW w:w="473" w:type="dxa"/>
                              <w:textDirection w:val="btLr"/>
                            </w:tcPr>
                            <w:p w14:paraId="03438078" w14:textId="77777777" w:rsidR="0056682C" w:rsidRPr="003677BD" w:rsidRDefault="0056682C" w:rsidP="00406DDE">
                              <w:pPr>
                                <w:ind w:left="113" w:right="113"/>
                                <w:rPr>
                                  <w:sz w:val="12"/>
                                  <w:szCs w:val="12"/>
                                </w:rPr>
                              </w:pPr>
                              <w:r w:rsidRPr="003677BD">
                                <w:rPr>
                                  <w:b/>
                                  <w:bCs/>
                                  <w:sz w:val="12"/>
                                  <w:szCs w:val="12"/>
                                </w:rPr>
                                <w:t>AV45</w:t>
                              </w:r>
                            </w:p>
                          </w:tc>
                          <w:tc>
                            <w:tcPr>
                              <w:tcW w:w="549" w:type="dxa"/>
                              <w:textDirection w:val="btLr"/>
                            </w:tcPr>
                            <w:p w14:paraId="4FA43C8E" w14:textId="77777777" w:rsidR="0056682C" w:rsidRPr="003677BD" w:rsidRDefault="0056682C" w:rsidP="00406DDE">
                              <w:pPr>
                                <w:ind w:left="113" w:right="113"/>
                                <w:rPr>
                                  <w:sz w:val="12"/>
                                  <w:szCs w:val="12"/>
                                </w:rPr>
                              </w:pPr>
                              <w:r w:rsidRPr="003677BD">
                                <w:rPr>
                                  <w:b/>
                                  <w:bCs/>
                                  <w:sz w:val="12"/>
                                  <w:szCs w:val="12"/>
                                </w:rPr>
                                <w:t>ABETA</w:t>
                              </w:r>
                            </w:p>
                          </w:tc>
                          <w:tc>
                            <w:tcPr>
                              <w:tcW w:w="775" w:type="dxa"/>
                              <w:textDirection w:val="btLr"/>
                            </w:tcPr>
                            <w:p w14:paraId="6AB3FFEF" w14:textId="77777777" w:rsidR="0056682C" w:rsidRPr="003677BD" w:rsidRDefault="0056682C" w:rsidP="00406DDE">
                              <w:pPr>
                                <w:ind w:left="113" w:right="113"/>
                                <w:rPr>
                                  <w:b/>
                                  <w:bCs/>
                                  <w:sz w:val="12"/>
                                  <w:szCs w:val="12"/>
                                </w:rPr>
                              </w:pPr>
                              <w:r w:rsidRPr="003677BD">
                                <w:rPr>
                                  <w:b/>
                                  <w:bCs/>
                                  <w:sz w:val="12"/>
                                  <w:szCs w:val="12"/>
                                </w:rPr>
                                <w:t>Normalized</w:t>
                              </w:r>
                            </w:p>
                            <w:p w14:paraId="166E5755" w14:textId="77777777" w:rsidR="0056682C" w:rsidRPr="003677BD" w:rsidRDefault="0056682C" w:rsidP="00406DDE">
                              <w:pPr>
                                <w:ind w:left="113" w:right="113"/>
                                <w:rPr>
                                  <w:sz w:val="12"/>
                                  <w:szCs w:val="12"/>
                                </w:rPr>
                              </w:pPr>
                              <w:r w:rsidRPr="003677BD">
                                <w:rPr>
                                  <w:b/>
                                  <w:bCs/>
                                  <w:sz w:val="12"/>
                                  <w:szCs w:val="12"/>
                                </w:rPr>
                                <w:t>Hippocampus</w:t>
                              </w:r>
                            </w:p>
                          </w:tc>
                          <w:tc>
                            <w:tcPr>
                              <w:tcW w:w="775" w:type="dxa"/>
                              <w:textDirection w:val="btLr"/>
                            </w:tcPr>
                            <w:p w14:paraId="221913C0" w14:textId="77777777" w:rsidR="0056682C" w:rsidRPr="003677BD" w:rsidRDefault="0056682C" w:rsidP="00406DDE">
                              <w:pPr>
                                <w:ind w:left="113" w:right="113"/>
                                <w:rPr>
                                  <w:b/>
                                  <w:bCs/>
                                  <w:sz w:val="12"/>
                                  <w:szCs w:val="12"/>
                                </w:rPr>
                              </w:pPr>
                              <w:r w:rsidRPr="003677BD">
                                <w:rPr>
                                  <w:b/>
                                  <w:bCs/>
                                  <w:sz w:val="12"/>
                                  <w:szCs w:val="12"/>
                                </w:rPr>
                                <w:t>Normalized</w:t>
                              </w:r>
                            </w:p>
                            <w:p w14:paraId="3717653F" w14:textId="77777777" w:rsidR="0056682C" w:rsidRPr="003677BD" w:rsidRDefault="0056682C" w:rsidP="00406DDE">
                              <w:pPr>
                                <w:ind w:left="113" w:right="113"/>
                                <w:rPr>
                                  <w:sz w:val="12"/>
                                  <w:szCs w:val="12"/>
                                </w:rPr>
                              </w:pPr>
                              <w:r w:rsidRPr="003677BD">
                                <w:rPr>
                                  <w:b/>
                                  <w:bCs/>
                                  <w:sz w:val="12"/>
                                  <w:szCs w:val="12"/>
                                </w:rPr>
                                <w:t>Ventricles</w:t>
                              </w:r>
                            </w:p>
                          </w:tc>
                        </w:tr>
                        <w:tr w:rsidR="0056682C" w:rsidRPr="00346FF3" w14:paraId="7E45AA65" w14:textId="77777777" w:rsidTr="00C5700D">
                          <w:trPr>
                            <w:trHeight w:val="94"/>
                          </w:trPr>
                          <w:tc>
                            <w:tcPr>
                              <w:tcW w:w="441" w:type="dxa"/>
                              <w:vAlign w:val="center"/>
                            </w:tcPr>
                            <w:p w14:paraId="22EDA31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T0</w:t>
                              </w:r>
                            </w:p>
                          </w:tc>
                          <w:tc>
                            <w:tcPr>
                              <w:tcW w:w="473" w:type="dxa"/>
                              <w:vAlign w:val="center"/>
                            </w:tcPr>
                            <w:p w14:paraId="11966A5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527991C5"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1CDA256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9.33</w:t>
                              </w:r>
                            </w:p>
                          </w:tc>
                          <w:tc>
                            <w:tcPr>
                              <w:tcW w:w="398" w:type="dxa"/>
                              <w:vAlign w:val="center"/>
                            </w:tcPr>
                            <w:p w14:paraId="77DAD841"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21A73A04"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34</w:t>
                              </w:r>
                            </w:p>
                          </w:tc>
                          <w:tc>
                            <w:tcPr>
                              <w:tcW w:w="398" w:type="dxa"/>
                              <w:vAlign w:val="center"/>
                            </w:tcPr>
                            <w:p w14:paraId="27695D6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103224B9"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1.6271</w:t>
                              </w:r>
                            </w:p>
                          </w:tc>
                          <w:tc>
                            <w:tcPr>
                              <w:tcW w:w="473" w:type="dxa"/>
                              <w:vAlign w:val="center"/>
                            </w:tcPr>
                            <w:p w14:paraId="6EB785ED"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1199C23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668.2</w:t>
                              </w:r>
                            </w:p>
                          </w:tc>
                          <w:tc>
                            <w:tcPr>
                              <w:tcW w:w="775" w:type="dxa"/>
                              <w:vAlign w:val="center"/>
                            </w:tcPr>
                            <w:p w14:paraId="52BBBD9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0766653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0.018151</w:t>
                              </w:r>
                            </w:p>
                          </w:tc>
                        </w:tr>
                        <w:tr w:rsidR="0056682C" w:rsidRPr="00346FF3" w14:paraId="525481AB" w14:textId="77777777" w:rsidTr="00C5700D">
                          <w:trPr>
                            <w:trHeight w:val="39"/>
                          </w:trPr>
                          <w:tc>
                            <w:tcPr>
                              <w:tcW w:w="441" w:type="dxa"/>
                              <w:vAlign w:val="center"/>
                            </w:tcPr>
                            <w:p w14:paraId="51A6E67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T6</w:t>
                              </w:r>
                            </w:p>
                          </w:tc>
                          <w:tc>
                            <w:tcPr>
                              <w:tcW w:w="473" w:type="dxa"/>
                              <w:vAlign w:val="center"/>
                            </w:tcPr>
                            <w:p w14:paraId="0AE4542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27</w:t>
                              </w:r>
                            </w:p>
                          </w:tc>
                          <w:tc>
                            <w:tcPr>
                              <w:tcW w:w="398" w:type="dxa"/>
                              <w:vAlign w:val="center"/>
                            </w:tcPr>
                            <w:p w14:paraId="747D056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7B443054"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15.67</w:t>
                              </w:r>
                            </w:p>
                          </w:tc>
                          <w:tc>
                            <w:tcPr>
                              <w:tcW w:w="398" w:type="dxa"/>
                              <w:vAlign w:val="center"/>
                            </w:tcPr>
                            <w:p w14:paraId="01FEFB7C"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2E0265FE"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35</w:t>
                              </w:r>
                            </w:p>
                          </w:tc>
                          <w:tc>
                            <w:tcPr>
                              <w:tcW w:w="398" w:type="dxa"/>
                              <w:vAlign w:val="center"/>
                            </w:tcPr>
                            <w:p w14:paraId="2D0F7F9E"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469F9FAC"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1.5736</w:t>
                              </w:r>
                            </w:p>
                          </w:tc>
                          <w:tc>
                            <w:tcPr>
                              <w:tcW w:w="473" w:type="dxa"/>
                              <w:vAlign w:val="center"/>
                            </w:tcPr>
                            <w:p w14:paraId="74BD6A1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219AED3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4F8A0A3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0.004447</w:t>
                              </w:r>
                            </w:p>
                          </w:tc>
                          <w:tc>
                            <w:tcPr>
                              <w:tcW w:w="775" w:type="dxa"/>
                              <w:vAlign w:val="center"/>
                            </w:tcPr>
                            <w:p w14:paraId="7DB63677"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0.017968</w:t>
                              </w:r>
                            </w:p>
                          </w:tc>
                        </w:tr>
                        <w:tr w:rsidR="0056682C" w:rsidRPr="00346FF3" w14:paraId="4E429644" w14:textId="77777777" w:rsidTr="00C5700D">
                          <w:trPr>
                            <w:trHeight w:val="39"/>
                          </w:trPr>
                          <w:tc>
                            <w:tcPr>
                              <w:tcW w:w="441" w:type="dxa"/>
                              <w:vAlign w:val="center"/>
                            </w:tcPr>
                            <w:p w14:paraId="0EFF6281"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T12</w:t>
                              </w:r>
                            </w:p>
                          </w:tc>
                          <w:tc>
                            <w:tcPr>
                              <w:tcW w:w="473" w:type="dxa"/>
                              <w:vAlign w:val="center"/>
                            </w:tcPr>
                            <w:p w14:paraId="7672991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28</w:t>
                              </w:r>
                            </w:p>
                          </w:tc>
                          <w:tc>
                            <w:tcPr>
                              <w:tcW w:w="398" w:type="dxa"/>
                              <w:vAlign w:val="center"/>
                            </w:tcPr>
                            <w:p w14:paraId="2569253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49" w:type="dxa"/>
                              <w:vAlign w:val="center"/>
                            </w:tcPr>
                            <w:p w14:paraId="4DC45DB5"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15.67</w:t>
                              </w:r>
                            </w:p>
                          </w:tc>
                          <w:tc>
                            <w:tcPr>
                              <w:tcW w:w="398" w:type="dxa"/>
                              <w:vAlign w:val="center"/>
                            </w:tcPr>
                            <w:p w14:paraId="014BB63C"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w:t>
                              </w:r>
                            </w:p>
                          </w:tc>
                          <w:tc>
                            <w:tcPr>
                              <w:tcW w:w="524" w:type="dxa"/>
                              <w:vAlign w:val="center"/>
                            </w:tcPr>
                            <w:p w14:paraId="509AC83B"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33</w:t>
                              </w:r>
                            </w:p>
                          </w:tc>
                          <w:tc>
                            <w:tcPr>
                              <w:tcW w:w="398" w:type="dxa"/>
                              <w:vAlign w:val="center"/>
                            </w:tcPr>
                            <w:p w14:paraId="5D004E4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6FC7229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1.5977</w:t>
                              </w:r>
                            </w:p>
                          </w:tc>
                          <w:tc>
                            <w:tcPr>
                              <w:tcW w:w="473" w:type="dxa"/>
                              <w:vAlign w:val="center"/>
                            </w:tcPr>
                            <w:p w14:paraId="4586511F"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4CE2E58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557.3</w:t>
                              </w:r>
                            </w:p>
                          </w:tc>
                          <w:tc>
                            <w:tcPr>
                              <w:tcW w:w="775" w:type="dxa"/>
                              <w:vAlign w:val="center"/>
                            </w:tcPr>
                            <w:p w14:paraId="378B7E8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0.004491</w:t>
                              </w:r>
                            </w:p>
                          </w:tc>
                          <w:tc>
                            <w:tcPr>
                              <w:tcW w:w="775" w:type="dxa"/>
                              <w:vAlign w:val="center"/>
                            </w:tcPr>
                            <w:p w14:paraId="7D80B8E8"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0.017915</w:t>
                              </w:r>
                            </w:p>
                          </w:tc>
                        </w:tr>
                        <w:tr w:rsidR="0056682C" w:rsidRPr="00346FF3" w14:paraId="4D503830" w14:textId="77777777" w:rsidTr="00C5700D">
                          <w:trPr>
                            <w:trHeight w:val="39"/>
                          </w:trPr>
                          <w:tc>
                            <w:tcPr>
                              <w:tcW w:w="441" w:type="dxa"/>
                              <w:vAlign w:val="center"/>
                            </w:tcPr>
                            <w:p w14:paraId="6B8B7D7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T24</w:t>
                              </w:r>
                            </w:p>
                          </w:tc>
                          <w:tc>
                            <w:tcPr>
                              <w:tcW w:w="473" w:type="dxa"/>
                              <w:vAlign w:val="center"/>
                            </w:tcPr>
                            <w:p w14:paraId="6158A14E"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26</w:t>
                              </w:r>
                            </w:p>
                          </w:tc>
                          <w:tc>
                            <w:tcPr>
                              <w:tcW w:w="398" w:type="dxa"/>
                              <w:vAlign w:val="center"/>
                            </w:tcPr>
                            <w:p w14:paraId="20312958"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w:t>
                              </w:r>
                            </w:p>
                          </w:tc>
                          <w:tc>
                            <w:tcPr>
                              <w:tcW w:w="549" w:type="dxa"/>
                              <w:vAlign w:val="center"/>
                            </w:tcPr>
                            <w:p w14:paraId="190BE00D"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w:t>
                              </w:r>
                            </w:p>
                          </w:tc>
                          <w:tc>
                            <w:tcPr>
                              <w:tcW w:w="398" w:type="dxa"/>
                              <w:vAlign w:val="center"/>
                            </w:tcPr>
                            <w:p w14:paraId="779F0658"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524" w:type="dxa"/>
                              <w:vAlign w:val="center"/>
                            </w:tcPr>
                            <w:p w14:paraId="2AC363F1"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36</w:t>
                              </w:r>
                            </w:p>
                          </w:tc>
                          <w:tc>
                            <w:tcPr>
                              <w:tcW w:w="398" w:type="dxa"/>
                              <w:vAlign w:val="center"/>
                            </w:tcPr>
                            <w:p w14:paraId="24DDE5B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6FC1D300"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1.5051</w:t>
                              </w:r>
                            </w:p>
                          </w:tc>
                          <w:tc>
                            <w:tcPr>
                              <w:tcW w:w="473" w:type="dxa"/>
                              <w:vAlign w:val="center"/>
                            </w:tcPr>
                            <w:p w14:paraId="79C89212"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1E98AC1C"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w:t>
                              </w:r>
                            </w:p>
                          </w:tc>
                          <w:tc>
                            <w:tcPr>
                              <w:tcW w:w="775" w:type="dxa"/>
                              <w:vAlign w:val="center"/>
                            </w:tcPr>
                            <w:p w14:paraId="620F737B"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0.004363</w:t>
                              </w:r>
                            </w:p>
                          </w:tc>
                          <w:tc>
                            <w:tcPr>
                              <w:tcW w:w="775" w:type="dxa"/>
                              <w:vAlign w:val="center"/>
                            </w:tcPr>
                            <w:p w14:paraId="05CE1033" w14:textId="77777777" w:rsidR="0056682C" w:rsidRPr="006C6D67" w:rsidRDefault="0056682C" w:rsidP="00C5700D">
                              <w:pPr>
                                <w:rPr>
                                  <w:rFonts w:ascii="Segoe UI" w:hAnsi="Segoe UI" w:cs="Segoe UI"/>
                                  <w:sz w:val="14"/>
                                  <w:szCs w:val="14"/>
                                </w:rPr>
                              </w:pPr>
                              <w:r>
                                <w:rPr>
                                  <w:rFonts w:ascii="Segoe UI" w:hAnsi="Segoe UI" w:cs="Segoe UI"/>
                                  <w:color w:val="000000"/>
                                  <w:sz w:val="14"/>
                                  <w:szCs w:val="14"/>
                                </w:rPr>
                                <w:t>0.018442</w:t>
                              </w:r>
                            </w:p>
                          </w:tc>
                        </w:tr>
                        <w:tr w:rsidR="0056682C" w:rsidRPr="00346FF3" w14:paraId="2DCEDE5F" w14:textId="77777777" w:rsidTr="00C5700D">
                          <w:trPr>
                            <w:trHeight w:val="39"/>
                          </w:trPr>
                          <w:tc>
                            <w:tcPr>
                              <w:tcW w:w="441" w:type="dxa"/>
                              <w:vAlign w:val="center"/>
                            </w:tcPr>
                            <w:p w14:paraId="1988641A"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T36</w:t>
                              </w:r>
                            </w:p>
                          </w:tc>
                          <w:tc>
                            <w:tcPr>
                              <w:tcW w:w="473" w:type="dxa"/>
                              <w:vAlign w:val="center"/>
                            </w:tcPr>
                            <w:p w14:paraId="20750B0B"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27</w:t>
                              </w:r>
                            </w:p>
                          </w:tc>
                          <w:tc>
                            <w:tcPr>
                              <w:tcW w:w="398" w:type="dxa"/>
                              <w:vAlign w:val="center"/>
                            </w:tcPr>
                            <w:p w14:paraId="4535776B"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1.5</w:t>
                              </w:r>
                            </w:p>
                          </w:tc>
                          <w:tc>
                            <w:tcPr>
                              <w:tcW w:w="549" w:type="dxa"/>
                              <w:vAlign w:val="center"/>
                            </w:tcPr>
                            <w:p w14:paraId="2F331638"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13.33</w:t>
                              </w:r>
                            </w:p>
                          </w:tc>
                          <w:tc>
                            <w:tcPr>
                              <w:tcW w:w="398" w:type="dxa"/>
                              <w:vAlign w:val="center"/>
                            </w:tcPr>
                            <w:p w14:paraId="55E82DB8"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3</w:t>
                              </w:r>
                            </w:p>
                          </w:tc>
                          <w:tc>
                            <w:tcPr>
                              <w:tcW w:w="524" w:type="dxa"/>
                              <w:vAlign w:val="center"/>
                            </w:tcPr>
                            <w:p w14:paraId="472EE1B5"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34</w:t>
                              </w:r>
                            </w:p>
                          </w:tc>
                          <w:tc>
                            <w:tcPr>
                              <w:tcW w:w="398" w:type="dxa"/>
                              <w:vAlign w:val="center"/>
                            </w:tcPr>
                            <w:p w14:paraId="6C95ABE0"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1</w:t>
                              </w:r>
                            </w:p>
                          </w:tc>
                          <w:tc>
                            <w:tcPr>
                              <w:tcW w:w="624" w:type="dxa"/>
                              <w:vAlign w:val="center"/>
                            </w:tcPr>
                            <w:p w14:paraId="44EFA962"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1.4711</w:t>
                              </w:r>
                            </w:p>
                          </w:tc>
                          <w:tc>
                            <w:tcPr>
                              <w:tcW w:w="473" w:type="dxa"/>
                              <w:vAlign w:val="center"/>
                            </w:tcPr>
                            <w:p w14:paraId="3941FBEE"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w:t>
                              </w:r>
                            </w:p>
                          </w:tc>
                          <w:tc>
                            <w:tcPr>
                              <w:tcW w:w="549" w:type="dxa"/>
                              <w:vAlign w:val="center"/>
                            </w:tcPr>
                            <w:p w14:paraId="336A9F72"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718.9</w:t>
                              </w:r>
                            </w:p>
                          </w:tc>
                          <w:tc>
                            <w:tcPr>
                              <w:tcW w:w="775" w:type="dxa"/>
                              <w:vAlign w:val="center"/>
                            </w:tcPr>
                            <w:p w14:paraId="1C73A4EB"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0.004287</w:t>
                              </w:r>
                            </w:p>
                          </w:tc>
                          <w:tc>
                            <w:tcPr>
                              <w:tcW w:w="775" w:type="dxa"/>
                              <w:vAlign w:val="center"/>
                            </w:tcPr>
                            <w:p w14:paraId="1B8A904F" w14:textId="77777777" w:rsidR="0056682C" w:rsidRPr="00E11320" w:rsidRDefault="0056682C" w:rsidP="00C5700D">
                              <w:pPr>
                                <w:rPr>
                                  <w:rFonts w:ascii="Segoe UI" w:hAnsi="Segoe UI" w:cs="Segoe UI"/>
                                  <w:sz w:val="14"/>
                                  <w:szCs w:val="14"/>
                                </w:rPr>
                              </w:pPr>
                              <w:r>
                                <w:rPr>
                                  <w:rFonts w:ascii="Segoe UI" w:hAnsi="Segoe UI" w:cs="Segoe UI"/>
                                  <w:color w:val="000000"/>
                                  <w:sz w:val="14"/>
                                  <w:szCs w:val="14"/>
                                </w:rPr>
                                <w:t>0.019373</w:t>
                              </w:r>
                            </w:p>
                          </w:tc>
                        </w:tr>
                        <w:tr w:rsidR="0056682C" w:rsidRPr="00346FF3" w14:paraId="3ACE9AD4" w14:textId="77777777" w:rsidTr="00C5700D">
                          <w:trPr>
                            <w:trHeight w:val="39"/>
                          </w:trPr>
                          <w:tc>
                            <w:tcPr>
                              <w:tcW w:w="441" w:type="dxa"/>
                              <w:shd w:val="clear" w:color="auto" w:fill="0000FF"/>
                              <w:vAlign w:val="center"/>
                            </w:tcPr>
                            <w:p w14:paraId="7435BAC6" w14:textId="77777777" w:rsidR="0056682C" w:rsidRPr="00346FF3" w:rsidRDefault="0056682C" w:rsidP="00C5700D">
                              <w:pPr>
                                <w:rPr>
                                  <w:rFonts w:ascii="Segoe UI" w:hAnsi="Segoe UI" w:cs="Segoe UI"/>
                                  <w:sz w:val="14"/>
                                  <w:szCs w:val="14"/>
                                </w:rPr>
                              </w:pPr>
                              <w:r>
                                <w:rPr>
                                  <w:rFonts w:ascii="Segoe UI" w:hAnsi="Segoe UI" w:cs="Segoe UI"/>
                                  <w:sz w:val="14"/>
                                  <w:szCs w:val="14"/>
                                </w:rPr>
                                <w:t>T48</w:t>
                              </w:r>
                            </w:p>
                          </w:tc>
                          <w:tc>
                            <w:tcPr>
                              <w:tcW w:w="473" w:type="dxa"/>
                              <w:shd w:val="clear" w:color="auto" w:fill="0000FF"/>
                              <w:vAlign w:val="center"/>
                            </w:tcPr>
                            <w:p w14:paraId="4C4B3D15" w14:textId="77777777" w:rsidR="0056682C" w:rsidRPr="00346FF3" w:rsidRDefault="0056682C" w:rsidP="00C5700D">
                              <w:pPr>
                                <w:rPr>
                                  <w:rFonts w:ascii="Segoe UI" w:hAnsi="Segoe UI" w:cs="Segoe UI"/>
                                  <w:sz w:val="14"/>
                                  <w:szCs w:val="14"/>
                                </w:rPr>
                              </w:pPr>
                              <w:r>
                                <w:rPr>
                                  <w:rFonts w:ascii="Segoe UI" w:hAnsi="Segoe UI" w:cs="Segoe UI"/>
                                  <w:sz w:val="14"/>
                                  <w:szCs w:val="14"/>
                                </w:rPr>
                                <w:t>26</w:t>
                              </w:r>
                            </w:p>
                          </w:tc>
                          <w:tc>
                            <w:tcPr>
                              <w:tcW w:w="398" w:type="dxa"/>
                              <w:shd w:val="clear" w:color="auto" w:fill="0000FF"/>
                              <w:vAlign w:val="center"/>
                            </w:tcPr>
                            <w:p w14:paraId="7D7331E8" w14:textId="77777777" w:rsidR="0056682C" w:rsidRPr="00346FF3" w:rsidRDefault="0056682C" w:rsidP="00C5700D">
                              <w:pPr>
                                <w:rPr>
                                  <w:rFonts w:ascii="Segoe UI" w:hAnsi="Segoe UI" w:cs="Segoe UI"/>
                                  <w:sz w:val="14"/>
                                  <w:szCs w:val="14"/>
                                </w:rPr>
                              </w:pPr>
                              <w:r>
                                <w:rPr>
                                  <w:rFonts w:ascii="Segoe UI" w:hAnsi="Segoe UI" w:cs="Segoe UI"/>
                                  <w:sz w:val="14"/>
                                  <w:szCs w:val="14"/>
                                </w:rPr>
                                <w:t>3</w:t>
                              </w:r>
                            </w:p>
                          </w:tc>
                          <w:tc>
                            <w:tcPr>
                              <w:tcW w:w="549" w:type="dxa"/>
                              <w:shd w:val="clear" w:color="auto" w:fill="0000FF"/>
                              <w:vAlign w:val="center"/>
                            </w:tcPr>
                            <w:p w14:paraId="474E84F8" w14:textId="77777777" w:rsidR="0056682C" w:rsidRPr="00346FF3" w:rsidRDefault="0056682C" w:rsidP="00C5700D">
                              <w:pPr>
                                <w:rPr>
                                  <w:rFonts w:ascii="Segoe UI" w:hAnsi="Segoe UI" w:cs="Segoe UI"/>
                                  <w:sz w:val="14"/>
                                  <w:szCs w:val="14"/>
                                </w:rPr>
                              </w:pPr>
                              <w:r>
                                <w:rPr>
                                  <w:rFonts w:ascii="Segoe UI" w:hAnsi="Segoe UI" w:cs="Segoe UI"/>
                                  <w:sz w:val="14"/>
                                  <w:szCs w:val="14"/>
                                </w:rPr>
                                <w:t>19</w:t>
                              </w:r>
                            </w:p>
                          </w:tc>
                          <w:tc>
                            <w:tcPr>
                              <w:tcW w:w="398" w:type="dxa"/>
                              <w:shd w:val="clear" w:color="auto" w:fill="0000FF"/>
                              <w:vAlign w:val="center"/>
                            </w:tcPr>
                            <w:p w14:paraId="2A500951" w14:textId="77777777" w:rsidR="0056682C" w:rsidRPr="00346FF3" w:rsidRDefault="0056682C" w:rsidP="00C5700D">
                              <w:pPr>
                                <w:rPr>
                                  <w:rFonts w:ascii="Segoe UI" w:hAnsi="Segoe UI" w:cs="Segoe UI"/>
                                  <w:sz w:val="14"/>
                                  <w:szCs w:val="14"/>
                                </w:rPr>
                              </w:pPr>
                              <w:r>
                                <w:rPr>
                                  <w:rFonts w:ascii="Segoe UI" w:hAnsi="Segoe UI" w:cs="Segoe UI"/>
                                  <w:sz w:val="14"/>
                                  <w:szCs w:val="14"/>
                                </w:rPr>
                                <w:t>7</w:t>
                              </w:r>
                            </w:p>
                          </w:tc>
                          <w:tc>
                            <w:tcPr>
                              <w:tcW w:w="524" w:type="dxa"/>
                              <w:shd w:val="clear" w:color="auto" w:fill="0000FF"/>
                              <w:vAlign w:val="center"/>
                            </w:tcPr>
                            <w:p w14:paraId="5B823F7E" w14:textId="77777777" w:rsidR="0056682C" w:rsidRPr="00346FF3" w:rsidRDefault="0056682C" w:rsidP="00C5700D">
                              <w:pPr>
                                <w:rPr>
                                  <w:rFonts w:ascii="Segoe UI" w:hAnsi="Segoe UI" w:cs="Segoe UI"/>
                                  <w:sz w:val="14"/>
                                  <w:szCs w:val="14"/>
                                </w:rPr>
                              </w:pPr>
                              <w:r>
                                <w:rPr>
                                  <w:rFonts w:ascii="Segoe UI" w:hAnsi="Segoe UI" w:cs="Segoe UI"/>
                                  <w:sz w:val="14"/>
                                  <w:szCs w:val="14"/>
                                </w:rPr>
                                <w:t>37</w:t>
                              </w:r>
                            </w:p>
                          </w:tc>
                          <w:tc>
                            <w:tcPr>
                              <w:tcW w:w="398" w:type="dxa"/>
                              <w:shd w:val="clear" w:color="auto" w:fill="0000FF"/>
                              <w:vAlign w:val="center"/>
                            </w:tcPr>
                            <w:p w14:paraId="2ECAA129" w14:textId="77777777" w:rsidR="0056682C" w:rsidRPr="00346FF3" w:rsidRDefault="0056682C" w:rsidP="00C5700D">
                              <w:pPr>
                                <w:rPr>
                                  <w:rFonts w:ascii="Segoe UI" w:hAnsi="Segoe UI" w:cs="Segoe UI"/>
                                  <w:sz w:val="14"/>
                                  <w:szCs w:val="14"/>
                                </w:rPr>
                              </w:pPr>
                              <w:r>
                                <w:rPr>
                                  <w:rFonts w:ascii="Segoe UI" w:hAnsi="Segoe UI" w:cs="Segoe UI"/>
                                  <w:sz w:val="14"/>
                                  <w:szCs w:val="14"/>
                                </w:rPr>
                                <w:t>1</w:t>
                              </w:r>
                            </w:p>
                          </w:tc>
                          <w:tc>
                            <w:tcPr>
                              <w:tcW w:w="624" w:type="dxa"/>
                              <w:shd w:val="clear" w:color="auto" w:fill="0000FF"/>
                              <w:vAlign w:val="center"/>
                            </w:tcPr>
                            <w:p w14:paraId="2E957A50" w14:textId="77777777" w:rsidR="0056682C" w:rsidRPr="00346FF3" w:rsidRDefault="0056682C" w:rsidP="00C5700D">
                              <w:pPr>
                                <w:rPr>
                                  <w:rFonts w:ascii="Segoe UI" w:hAnsi="Segoe UI" w:cs="Segoe UI"/>
                                  <w:sz w:val="14"/>
                                  <w:szCs w:val="14"/>
                                </w:rPr>
                              </w:pPr>
                              <w:r>
                                <w:rPr>
                                  <w:rFonts w:ascii="Segoe UI" w:hAnsi="Segoe UI" w:cs="Segoe UI"/>
                                  <w:sz w:val="14"/>
                                  <w:szCs w:val="14"/>
                                </w:rPr>
                                <w:t>1.4629</w:t>
                              </w:r>
                            </w:p>
                          </w:tc>
                          <w:tc>
                            <w:tcPr>
                              <w:tcW w:w="473" w:type="dxa"/>
                              <w:shd w:val="clear" w:color="auto" w:fill="0000FF"/>
                              <w:vAlign w:val="center"/>
                            </w:tcPr>
                            <w:p w14:paraId="37820F6D" w14:textId="77777777" w:rsidR="0056682C" w:rsidRPr="00346FF3" w:rsidRDefault="0056682C" w:rsidP="00C5700D">
                              <w:pPr>
                                <w:rPr>
                                  <w:rFonts w:ascii="Segoe UI" w:hAnsi="Segoe UI" w:cs="Segoe UI"/>
                                  <w:sz w:val="14"/>
                                  <w:szCs w:val="14"/>
                                </w:rPr>
                              </w:pPr>
                              <w:r>
                                <w:rPr>
                                  <w:rFonts w:ascii="Segoe UI" w:hAnsi="Segoe UI" w:cs="Segoe UI"/>
                                  <w:sz w:val="14"/>
                                  <w:szCs w:val="14"/>
                                </w:rPr>
                                <w:t>1.26</w:t>
                              </w:r>
                            </w:p>
                          </w:tc>
                          <w:tc>
                            <w:tcPr>
                              <w:tcW w:w="549" w:type="dxa"/>
                              <w:shd w:val="clear" w:color="auto" w:fill="0000FF"/>
                              <w:vAlign w:val="center"/>
                            </w:tcPr>
                            <w:p w14:paraId="1396A390" w14:textId="77777777" w:rsidR="0056682C" w:rsidRPr="00346FF3" w:rsidRDefault="0056682C" w:rsidP="00C5700D">
                              <w:pPr>
                                <w:rPr>
                                  <w:rFonts w:ascii="Segoe UI" w:hAnsi="Segoe UI" w:cs="Segoe UI"/>
                                  <w:sz w:val="14"/>
                                  <w:szCs w:val="14"/>
                                </w:rPr>
                              </w:pPr>
                              <w:r>
                                <w:rPr>
                                  <w:rFonts w:ascii="Segoe UI" w:hAnsi="Segoe UI" w:cs="Segoe UI"/>
                                  <w:sz w:val="14"/>
                                  <w:szCs w:val="14"/>
                                </w:rPr>
                                <w:t>567.5</w:t>
                              </w:r>
                            </w:p>
                          </w:tc>
                          <w:tc>
                            <w:tcPr>
                              <w:tcW w:w="775" w:type="dxa"/>
                              <w:shd w:val="clear" w:color="auto" w:fill="0000FF"/>
                              <w:vAlign w:val="center"/>
                            </w:tcPr>
                            <w:p w14:paraId="150D926C" w14:textId="77777777" w:rsidR="0056682C" w:rsidRPr="00346FF3" w:rsidRDefault="0056682C" w:rsidP="00C5700D">
                              <w:pPr>
                                <w:rPr>
                                  <w:rFonts w:ascii="Segoe UI" w:hAnsi="Segoe UI" w:cs="Segoe UI"/>
                                  <w:sz w:val="14"/>
                                  <w:szCs w:val="14"/>
                                </w:rPr>
                              </w:pPr>
                              <w:r>
                                <w:rPr>
                                  <w:rFonts w:ascii="Segoe UI" w:hAnsi="Segoe UI" w:cs="Segoe UI"/>
                                  <w:sz w:val="14"/>
                                  <w:szCs w:val="14"/>
                                </w:rPr>
                                <w:t>0.004881</w:t>
                              </w:r>
                            </w:p>
                          </w:tc>
                          <w:tc>
                            <w:tcPr>
                              <w:tcW w:w="775" w:type="dxa"/>
                              <w:shd w:val="clear" w:color="auto" w:fill="0000FF"/>
                              <w:vAlign w:val="center"/>
                            </w:tcPr>
                            <w:p w14:paraId="44B6FB2C" w14:textId="77777777" w:rsidR="0056682C" w:rsidRPr="00346FF3" w:rsidRDefault="0056682C" w:rsidP="00C5700D">
                              <w:pPr>
                                <w:rPr>
                                  <w:rFonts w:ascii="Segoe UI" w:hAnsi="Segoe UI" w:cs="Segoe UI"/>
                                  <w:sz w:val="14"/>
                                  <w:szCs w:val="14"/>
                                </w:rPr>
                              </w:pPr>
                              <w:r>
                                <w:rPr>
                                  <w:rFonts w:ascii="Segoe UI" w:hAnsi="Segoe UI" w:cs="Segoe UI"/>
                                  <w:sz w:val="14"/>
                                  <w:szCs w:val="14"/>
                                </w:rPr>
                                <w:t>0.023266</w:t>
                              </w:r>
                            </w:p>
                          </w:tc>
                        </w:tr>
                      </w:tbl>
                      <w:p w14:paraId="23169AAC" w14:textId="77777777" w:rsidR="0056682C" w:rsidRPr="00346FF3" w:rsidRDefault="0056682C" w:rsidP="0056682C">
                        <w:pPr>
                          <w:spacing w:after="0" w:line="240" w:lineRule="auto"/>
                          <w:rPr>
                            <w:rFonts w:ascii="Segoe UI" w:hAnsi="Segoe UI" w:cs="Segoe UI"/>
                            <w:sz w:val="14"/>
                            <w:szCs w:val="14"/>
                          </w:rPr>
                        </w:pPr>
                      </w:p>
                    </w:txbxContent>
                  </v:textbox>
                </v:shape>
              </v:group>
            </w:pict>
          </mc:Fallback>
        </mc:AlternateContent>
      </w:r>
    </w:p>
    <w:p w14:paraId="561BE83E" w14:textId="12A6C4CC" w:rsidR="0056682C" w:rsidRDefault="0056682C" w:rsidP="008E69CC">
      <w:pPr>
        <w:rPr>
          <w:sz w:val="20"/>
          <w:szCs w:val="20"/>
        </w:rPr>
      </w:pPr>
    </w:p>
    <w:p w14:paraId="0DA88FAE" w14:textId="06665C50" w:rsidR="0056682C" w:rsidRDefault="0056682C" w:rsidP="008E69CC">
      <w:pPr>
        <w:rPr>
          <w:sz w:val="20"/>
          <w:szCs w:val="20"/>
        </w:rPr>
      </w:pPr>
    </w:p>
    <w:p w14:paraId="1552E933" w14:textId="37B9DA76" w:rsidR="0056682C" w:rsidRDefault="0056682C" w:rsidP="008E69CC">
      <w:pPr>
        <w:rPr>
          <w:sz w:val="20"/>
          <w:szCs w:val="20"/>
        </w:rPr>
      </w:pPr>
    </w:p>
    <w:p w14:paraId="426817FC" w14:textId="5EF58932" w:rsidR="0056682C" w:rsidRDefault="0056682C" w:rsidP="008E69CC">
      <w:pPr>
        <w:rPr>
          <w:sz w:val="20"/>
          <w:szCs w:val="20"/>
        </w:rPr>
      </w:pPr>
    </w:p>
    <w:p w14:paraId="2273E2D1" w14:textId="0BA4765A" w:rsidR="0056682C" w:rsidRDefault="0056682C" w:rsidP="008E69CC">
      <w:pPr>
        <w:rPr>
          <w:sz w:val="20"/>
          <w:szCs w:val="20"/>
        </w:rPr>
      </w:pPr>
    </w:p>
    <w:p w14:paraId="107193B6" w14:textId="77777777" w:rsidR="00154134" w:rsidRDefault="00154134" w:rsidP="00967E01">
      <w:pPr>
        <w:tabs>
          <w:tab w:val="left" w:pos="1219"/>
        </w:tabs>
        <w:jc w:val="both"/>
        <w:rPr>
          <w:sz w:val="20"/>
          <w:szCs w:val="20"/>
        </w:rPr>
      </w:pPr>
    </w:p>
    <w:p w14:paraId="4ECFBCCC" w14:textId="229D87DB" w:rsidR="0062424E" w:rsidRPr="00967E01" w:rsidRDefault="0062424E" w:rsidP="00967E01">
      <w:pPr>
        <w:tabs>
          <w:tab w:val="left" w:pos="1219"/>
        </w:tabs>
        <w:jc w:val="both"/>
        <w:rPr>
          <w:b/>
          <w:bCs/>
          <w:color w:val="7030A0"/>
          <w:sz w:val="20"/>
          <w:szCs w:val="20"/>
        </w:rPr>
      </w:pPr>
      <w:r w:rsidRPr="00967E01">
        <w:rPr>
          <w:b/>
          <w:bCs/>
          <w:color w:val="7030A0"/>
          <w:sz w:val="20"/>
          <w:szCs w:val="20"/>
        </w:rPr>
        <w:t>Limitations and Misclassifications</w:t>
      </w:r>
    </w:p>
    <w:p w14:paraId="7E393571" w14:textId="77777777" w:rsidR="0062424E" w:rsidRDefault="00040F31" w:rsidP="00A733D2">
      <w:pPr>
        <w:jc w:val="both"/>
        <w:rPr>
          <w:color w:val="7030A0"/>
          <w:sz w:val="20"/>
          <w:szCs w:val="20"/>
        </w:rPr>
      </w:pPr>
      <w:r w:rsidRPr="00A733D2">
        <w:rPr>
          <w:color w:val="7030A0"/>
          <w:sz w:val="20"/>
          <w:szCs w:val="20"/>
        </w:rPr>
        <w:t>Despite</w:t>
      </w:r>
      <w:r w:rsidR="00A733D2" w:rsidRPr="00A733D2">
        <w:rPr>
          <w:color w:val="7030A0"/>
          <w:sz w:val="20"/>
          <w:szCs w:val="20"/>
        </w:rPr>
        <w:t xml:space="preserve"> the strong performance </w:t>
      </w:r>
      <w:r w:rsidR="0062424E">
        <w:rPr>
          <w:color w:val="7030A0"/>
          <w:sz w:val="20"/>
          <w:szCs w:val="20"/>
        </w:rPr>
        <w:t>in these previous cases</w:t>
      </w:r>
      <w:r w:rsidR="00A733D2" w:rsidRPr="00A733D2">
        <w:rPr>
          <w:color w:val="7030A0"/>
          <w:sz w:val="20"/>
          <w:szCs w:val="20"/>
        </w:rPr>
        <w:t xml:space="preserve">, the model had a limitation in predicting and generalizing certain </w:t>
      </w:r>
      <w:r w:rsidR="0062424E" w:rsidRPr="0062424E">
        <w:rPr>
          <w:color w:val="7030A0"/>
          <w:sz w:val="20"/>
          <w:szCs w:val="20"/>
        </w:rPr>
        <w:t>atypical or ambiguous trajectories</w:t>
      </w:r>
      <w:r w:rsidR="00A733D2" w:rsidRPr="00A733D2">
        <w:rPr>
          <w:color w:val="7030A0"/>
          <w:sz w:val="20"/>
          <w:szCs w:val="20"/>
        </w:rPr>
        <w:t xml:space="preserve">. </w:t>
      </w:r>
    </w:p>
    <w:p w14:paraId="34C80C55" w14:textId="77777777" w:rsidR="0062424E" w:rsidRDefault="00A733D2" w:rsidP="0062424E">
      <w:pPr>
        <w:pStyle w:val="ListParagraph"/>
        <w:numPr>
          <w:ilvl w:val="0"/>
          <w:numId w:val="17"/>
        </w:numPr>
        <w:ind w:left="540"/>
        <w:jc w:val="both"/>
        <w:rPr>
          <w:color w:val="7030A0"/>
          <w:sz w:val="20"/>
          <w:szCs w:val="20"/>
        </w:rPr>
      </w:pPr>
      <w:r w:rsidRPr="0062424E">
        <w:rPr>
          <w:color w:val="7030A0"/>
          <w:sz w:val="20"/>
          <w:szCs w:val="20"/>
        </w:rPr>
        <w:t>Figure 13(a), subject ID 1716 exhibited stable MCI for 5 years from baseline; however, the model indicated a false positive for conversation, predicting a gradual increase in AD probability from T6 to T24.</w:t>
      </w:r>
    </w:p>
    <w:p w14:paraId="37545F93" w14:textId="77777777" w:rsidR="0062424E" w:rsidRDefault="00A733D2" w:rsidP="0062424E">
      <w:pPr>
        <w:pStyle w:val="ListParagraph"/>
        <w:numPr>
          <w:ilvl w:val="0"/>
          <w:numId w:val="17"/>
        </w:numPr>
        <w:ind w:left="540"/>
        <w:jc w:val="both"/>
        <w:rPr>
          <w:color w:val="7030A0"/>
          <w:sz w:val="20"/>
          <w:szCs w:val="20"/>
        </w:rPr>
      </w:pPr>
      <w:r w:rsidRPr="0062424E">
        <w:rPr>
          <w:color w:val="7030A0"/>
          <w:sz w:val="20"/>
          <w:szCs w:val="20"/>
        </w:rPr>
        <w:t xml:space="preserve">Figure 13(b) exhibits a non-monolithic trajectory for subject 307, where the diagnostic states alternate between CN and MCI (CN at T6 and T24, MCI at T0 and T12). In contrast, the model predicted a stable MCI with a high confidence </w:t>
      </w:r>
      <w:r w:rsidR="0062424E" w:rsidRPr="0062424E">
        <w:rPr>
          <w:color w:val="7030A0"/>
          <w:sz w:val="20"/>
          <w:szCs w:val="20"/>
        </w:rPr>
        <w:t>score yet</w:t>
      </w:r>
      <w:r w:rsidRPr="0062424E">
        <w:rPr>
          <w:color w:val="7030A0"/>
          <w:sz w:val="20"/>
          <w:szCs w:val="20"/>
        </w:rPr>
        <w:t xml:space="preserve"> failed to capture the diagnostic fluctuations. </w:t>
      </w:r>
    </w:p>
    <w:p w14:paraId="26C871EF" w14:textId="785CBD0B" w:rsidR="00C4003F" w:rsidRPr="00F205CC" w:rsidRDefault="00A733D2" w:rsidP="00F205CC">
      <w:pPr>
        <w:pStyle w:val="ListParagraph"/>
        <w:numPr>
          <w:ilvl w:val="0"/>
          <w:numId w:val="17"/>
        </w:numPr>
        <w:ind w:left="540"/>
        <w:jc w:val="both"/>
        <w:rPr>
          <w:color w:val="7030A0"/>
          <w:sz w:val="20"/>
          <w:szCs w:val="20"/>
        </w:rPr>
      </w:pPr>
      <w:r w:rsidRPr="0062424E">
        <w:rPr>
          <w:color w:val="7030A0"/>
          <w:sz w:val="20"/>
          <w:szCs w:val="20"/>
        </w:rPr>
        <w:lastRenderedPageBreak/>
        <w:t>Figure</w:t>
      </w:r>
      <w:r w:rsidR="0062424E">
        <w:rPr>
          <w:color w:val="7030A0"/>
          <w:sz w:val="20"/>
          <w:szCs w:val="20"/>
        </w:rPr>
        <w:t>s</w:t>
      </w:r>
      <w:r w:rsidRPr="0062424E">
        <w:rPr>
          <w:color w:val="7030A0"/>
          <w:sz w:val="20"/>
          <w:szCs w:val="20"/>
        </w:rPr>
        <w:t xml:space="preserve"> 13c-e </w:t>
      </w:r>
      <w:r w:rsidR="0062424E">
        <w:rPr>
          <w:color w:val="7030A0"/>
          <w:sz w:val="20"/>
          <w:szCs w:val="20"/>
        </w:rPr>
        <w:t>illustrate</w:t>
      </w:r>
      <w:r w:rsidRPr="0062424E">
        <w:rPr>
          <w:color w:val="7030A0"/>
          <w:sz w:val="20"/>
          <w:szCs w:val="20"/>
        </w:rPr>
        <w:t xml:space="preserve"> distinct cases where the model misclassified the diagnostic trajectory. Subject ID </w:t>
      </w:r>
      <w:r w:rsidR="00111CFA" w:rsidRPr="00111CFA">
        <w:rPr>
          <w:color w:val="7030A0"/>
          <w:sz w:val="20"/>
          <w:szCs w:val="20"/>
          <w:highlight w:val="yellow"/>
        </w:rPr>
        <w:t>4283</w:t>
      </w:r>
      <w:r w:rsidRPr="0062424E">
        <w:rPr>
          <w:color w:val="7030A0"/>
          <w:sz w:val="20"/>
          <w:szCs w:val="20"/>
        </w:rPr>
        <w:t xml:space="preserve"> is a stable CN case, which was misclassified as stable MCI. Conversely, subject ID 4102 was diagnosed as having stable MCI, which the model predicted as inconclusive, with mixed probabilities for both MCI and CN, but skewed towards CN. Subject 1127 depicts a reversible AD transitioning to MCI at T6 and remaining MCI thereafter; however, the model predicted the opposite phenomenon: MCI converter transitioning to </w:t>
      </w:r>
      <w:r w:rsidR="00040F31" w:rsidRPr="0062424E">
        <w:rPr>
          <w:color w:val="7030A0"/>
          <w:sz w:val="20"/>
          <w:szCs w:val="20"/>
        </w:rPr>
        <w:t>AD.</w:t>
      </w:r>
    </w:p>
    <w:p w14:paraId="41F03BC4" w14:textId="12AA1D33" w:rsidR="00377B5B" w:rsidRDefault="00666DA9" w:rsidP="00377B5B">
      <w:pPr>
        <w:rPr>
          <w:sz w:val="20"/>
          <w:szCs w:val="20"/>
        </w:rPr>
      </w:pPr>
      <w:r>
        <w:rPr>
          <w:noProof/>
          <w:sz w:val="20"/>
          <w:szCs w:val="20"/>
        </w:rPr>
        <mc:AlternateContent>
          <mc:Choice Requires="wps">
            <w:drawing>
              <wp:anchor distT="0" distB="0" distL="114300" distR="114300" simplePos="0" relativeHeight="251964416" behindDoc="0" locked="0" layoutInCell="1" allowOverlap="1" wp14:anchorId="71E81FC8" wp14:editId="6A4D41B1">
                <wp:simplePos x="0" y="0"/>
                <wp:positionH relativeFrom="column">
                  <wp:posOffset>0</wp:posOffset>
                </wp:positionH>
                <wp:positionV relativeFrom="paragraph">
                  <wp:posOffset>63182</wp:posOffset>
                </wp:positionV>
                <wp:extent cx="247650" cy="158750"/>
                <wp:effectExtent l="0" t="0" r="16510" b="12700"/>
                <wp:wrapNone/>
                <wp:docPr id="1236820049"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42A07945" w14:textId="15A42683" w:rsidR="00666DA9" w:rsidRPr="00603F99" w:rsidRDefault="00666DA9" w:rsidP="00666DA9">
                            <w:pPr>
                              <w:jc w:val="center"/>
                              <w:rPr>
                                <w:sz w:val="16"/>
                                <w:szCs w:val="16"/>
                              </w:rPr>
                            </w:pPr>
                            <w:r>
                              <w:rPr>
                                <w:sz w:val="16"/>
                                <w:szCs w:val="16"/>
                              </w:rPr>
                              <w:t>13a</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81FC8" id="_x0000_s1090" style="position:absolute;margin-left:0;margin-top:4.95pt;width:19.5pt;height:12.5pt;z-index:2519644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" fillcolor="white [3201]" strokecolor="black [3200]" strokeweight="1pt">
                <v:textbox inset="1.44pt,0,1.44pt,0">
                  <w:txbxContent>
                    <w:p w14:paraId="42A07945" w14:textId="15A42683" w:rsidR="00666DA9" w:rsidRPr="00603F99" w:rsidRDefault="00666DA9" w:rsidP="00666DA9">
                      <w:pPr>
                        <w:jc w:val="center"/>
                        <w:rPr>
                          <w:sz w:val="16"/>
                          <w:szCs w:val="16"/>
                        </w:rPr>
                      </w:pPr>
                      <w:r>
                        <w:rPr>
                          <w:sz w:val="16"/>
                          <w:szCs w:val="16"/>
                        </w:rPr>
                        <w:t>13a</w:t>
                      </w:r>
                    </w:p>
                  </w:txbxContent>
                </v:textbox>
              </v:rect>
            </w:pict>
          </mc:Fallback>
        </mc:AlternateContent>
      </w:r>
      <w:r w:rsidR="00377B5B">
        <w:rPr>
          <w:noProof/>
          <w:sz w:val="20"/>
          <w:szCs w:val="20"/>
        </w:rPr>
        <mc:AlternateContent>
          <mc:Choice Requires="wpg">
            <w:drawing>
              <wp:anchor distT="0" distB="0" distL="114300" distR="114300" simplePos="0" relativeHeight="251919360" behindDoc="0" locked="0" layoutInCell="1" allowOverlap="1" wp14:anchorId="53E99E8F" wp14:editId="4A74A179">
                <wp:simplePos x="0" y="0"/>
                <wp:positionH relativeFrom="column">
                  <wp:posOffset>0</wp:posOffset>
                </wp:positionH>
                <wp:positionV relativeFrom="paragraph">
                  <wp:posOffset>318</wp:posOffset>
                </wp:positionV>
                <wp:extent cx="6438265" cy="1652270"/>
                <wp:effectExtent l="0" t="0" r="19685" b="24130"/>
                <wp:wrapNone/>
                <wp:docPr id="1708936375" name="Group 71"/>
                <wp:cNvGraphicFramePr/>
                <a:graphic xmlns:a="http://schemas.openxmlformats.org/drawingml/2006/main">
                  <a:graphicData uri="http://schemas.microsoft.com/office/word/2010/wordprocessingGroup">
                    <wpg:wgp>
                      <wpg:cNvGrpSpPr/>
                      <wpg:grpSpPr>
                        <a:xfrm>
                          <a:off x="0" y="0"/>
                          <a:ext cx="6438265" cy="1652270"/>
                          <a:chOff x="0" y="0"/>
                          <a:chExt cx="5873750" cy="1292612"/>
                        </a:xfrm>
                      </wpg:grpSpPr>
                      <wps:wsp>
                        <wps:cNvPr id="225900743" name="Text Box 67"/>
                        <wps:cNvSpPr txBox="1"/>
                        <wps:spPr>
                          <a:xfrm>
                            <a:off x="0" y="0"/>
                            <a:ext cx="5873750" cy="1292612"/>
                          </a:xfrm>
                          <a:prstGeom prst="rect">
                            <a:avLst/>
                          </a:prstGeom>
                          <a:solidFill>
                            <a:schemeClr val="lt1"/>
                          </a:solidFill>
                          <a:ln w="6350">
                            <a:solidFill>
                              <a:prstClr val="black"/>
                            </a:solidFill>
                          </a:ln>
                        </wps:spPr>
                        <wps:txbx>
                          <w:txbxContent>
                            <w:p w14:paraId="7C6EA8FE" w14:textId="2A72C757" w:rsidR="00377B5B" w:rsidRDefault="00AA7F07" w:rsidP="00377B5B">
                              <w:r>
                                <w:rPr>
                                  <w:noProof/>
                                  <w:sz w:val="20"/>
                                  <w:szCs w:val="20"/>
                                </w:rPr>
                                <w:drawing>
                                  <wp:inline distT="0" distB="0" distL="0" distR="0" wp14:anchorId="770D1BF5" wp14:editId="2479D30D">
                                    <wp:extent cx="2005330" cy="1160208"/>
                                    <wp:effectExtent l="19050" t="19050" r="13970" b="20955"/>
                                    <wp:docPr id="202085304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27028" cy="1172762"/>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725522" name="Text Box 65"/>
                        <wps:cNvSpPr txBox="1"/>
                        <wps:spPr>
                          <a:xfrm>
                            <a:off x="2040667" y="4169"/>
                            <a:ext cx="3832615" cy="1288343"/>
                          </a:xfrm>
                          <a:prstGeom prst="rect">
                            <a:avLst/>
                          </a:prstGeom>
                          <a:solidFill>
                            <a:schemeClr val="lt1"/>
                          </a:solidFill>
                          <a:ln w="6350">
                            <a:noFill/>
                          </a:ln>
                        </wps:spPr>
                        <wps:txbx>
                          <w:txbxContent>
                            <w:tbl>
                              <w:tblPr>
                                <w:tblStyle w:val="TableGrid"/>
                                <w:tblW w:w="6327" w:type="dxa"/>
                                <w:tblInd w:w="-5" w:type="dxa"/>
                                <w:tblLook w:val="04A0" w:firstRow="1" w:lastRow="0" w:firstColumn="1" w:lastColumn="0" w:noHBand="0" w:noVBand="1"/>
                              </w:tblPr>
                              <w:tblGrid>
                                <w:gridCol w:w="441"/>
                                <w:gridCol w:w="388"/>
                                <w:gridCol w:w="398"/>
                                <w:gridCol w:w="549"/>
                                <w:gridCol w:w="376"/>
                                <w:gridCol w:w="524"/>
                                <w:gridCol w:w="376"/>
                                <w:gridCol w:w="700"/>
                                <w:gridCol w:w="624"/>
                                <w:gridCol w:w="401"/>
                                <w:gridCol w:w="775"/>
                                <w:gridCol w:w="775"/>
                              </w:tblGrid>
                              <w:tr w:rsidR="00377B5B" w14:paraId="6E09C24F" w14:textId="77777777" w:rsidTr="00523F8E">
                                <w:trPr>
                                  <w:cantSplit/>
                                  <w:trHeight w:val="1034"/>
                                </w:trPr>
                                <w:tc>
                                  <w:tcPr>
                                    <w:tcW w:w="437" w:type="dxa"/>
                                    <w:textDirection w:val="btLr"/>
                                  </w:tcPr>
                                  <w:p w14:paraId="764C865D" w14:textId="77777777" w:rsidR="00377B5B" w:rsidRPr="003677BD" w:rsidRDefault="00377B5B" w:rsidP="00406DDE">
                                    <w:pPr>
                                      <w:ind w:left="113" w:right="113"/>
                                      <w:rPr>
                                        <w:sz w:val="12"/>
                                        <w:szCs w:val="12"/>
                                      </w:rPr>
                                    </w:pPr>
                                    <w:r w:rsidRPr="003677BD">
                                      <w:rPr>
                                        <w:b/>
                                        <w:bCs/>
                                        <w:sz w:val="12"/>
                                        <w:szCs w:val="12"/>
                                      </w:rPr>
                                      <w:t>Timepoint</w:t>
                                    </w:r>
                                  </w:p>
                                </w:tc>
                                <w:tc>
                                  <w:tcPr>
                                    <w:tcW w:w="400" w:type="dxa"/>
                                    <w:textDirection w:val="btLr"/>
                                  </w:tcPr>
                                  <w:p w14:paraId="70CB9A3D" w14:textId="77777777" w:rsidR="00377B5B" w:rsidRPr="003677BD" w:rsidRDefault="00377B5B" w:rsidP="00406DDE">
                                    <w:pPr>
                                      <w:ind w:left="113" w:right="113"/>
                                      <w:rPr>
                                        <w:sz w:val="12"/>
                                        <w:szCs w:val="12"/>
                                      </w:rPr>
                                    </w:pPr>
                                    <w:r w:rsidRPr="003677BD">
                                      <w:rPr>
                                        <w:b/>
                                        <w:bCs/>
                                        <w:sz w:val="12"/>
                                        <w:szCs w:val="12"/>
                                      </w:rPr>
                                      <w:t>MMSE</w:t>
                                    </w:r>
                                  </w:p>
                                </w:tc>
                                <w:tc>
                                  <w:tcPr>
                                    <w:tcW w:w="395" w:type="dxa"/>
                                    <w:textDirection w:val="btLr"/>
                                  </w:tcPr>
                                  <w:p w14:paraId="4DE90B1F" w14:textId="77777777" w:rsidR="00377B5B" w:rsidRPr="003677BD" w:rsidRDefault="00377B5B" w:rsidP="00406DDE">
                                    <w:pPr>
                                      <w:ind w:left="113" w:right="113"/>
                                      <w:rPr>
                                        <w:sz w:val="12"/>
                                        <w:szCs w:val="12"/>
                                      </w:rPr>
                                    </w:pPr>
                                    <w:r w:rsidRPr="003677BD">
                                      <w:rPr>
                                        <w:b/>
                                        <w:bCs/>
                                        <w:sz w:val="12"/>
                                        <w:szCs w:val="12"/>
                                      </w:rPr>
                                      <w:t>CDRSB</w:t>
                                    </w:r>
                                  </w:p>
                                </w:tc>
                                <w:tc>
                                  <w:tcPr>
                                    <w:tcW w:w="545" w:type="dxa"/>
                                    <w:textDirection w:val="btLr"/>
                                  </w:tcPr>
                                  <w:p w14:paraId="005C92EF" w14:textId="77777777" w:rsidR="00377B5B" w:rsidRPr="003677BD" w:rsidRDefault="00377B5B" w:rsidP="00406DDE">
                                    <w:pPr>
                                      <w:ind w:left="113" w:right="113"/>
                                      <w:rPr>
                                        <w:sz w:val="12"/>
                                        <w:szCs w:val="12"/>
                                      </w:rPr>
                                    </w:pPr>
                                    <w:r w:rsidRPr="003677BD">
                                      <w:rPr>
                                        <w:b/>
                                        <w:bCs/>
                                        <w:sz w:val="12"/>
                                        <w:szCs w:val="12"/>
                                      </w:rPr>
                                      <w:t>ADAS13</w:t>
                                    </w:r>
                                  </w:p>
                                </w:tc>
                                <w:tc>
                                  <w:tcPr>
                                    <w:tcW w:w="378" w:type="dxa"/>
                                    <w:textDirection w:val="btLr"/>
                                  </w:tcPr>
                                  <w:p w14:paraId="7A7D9929" w14:textId="77777777" w:rsidR="00377B5B" w:rsidRPr="003677BD" w:rsidRDefault="00377B5B" w:rsidP="00406DDE">
                                    <w:pPr>
                                      <w:ind w:left="113" w:right="113"/>
                                      <w:rPr>
                                        <w:sz w:val="12"/>
                                        <w:szCs w:val="12"/>
                                      </w:rPr>
                                    </w:pPr>
                                    <w:r w:rsidRPr="003677BD">
                                      <w:rPr>
                                        <w:b/>
                                        <w:bCs/>
                                        <w:sz w:val="12"/>
                                        <w:szCs w:val="12"/>
                                      </w:rPr>
                                      <w:t>FAQ</w:t>
                                    </w:r>
                                  </w:p>
                                </w:tc>
                                <w:tc>
                                  <w:tcPr>
                                    <w:tcW w:w="520" w:type="dxa"/>
                                    <w:textDirection w:val="btLr"/>
                                  </w:tcPr>
                                  <w:p w14:paraId="3F69BEE5" w14:textId="77777777" w:rsidR="00377B5B" w:rsidRPr="003677BD" w:rsidRDefault="00377B5B" w:rsidP="00406DDE">
                                    <w:pPr>
                                      <w:ind w:left="113" w:right="113"/>
                                      <w:rPr>
                                        <w:b/>
                                        <w:bCs/>
                                        <w:sz w:val="12"/>
                                        <w:szCs w:val="12"/>
                                      </w:rPr>
                                    </w:pPr>
                                    <w:r w:rsidRPr="003677BD">
                                      <w:rPr>
                                        <w:b/>
                                        <w:bCs/>
                                        <w:sz w:val="12"/>
                                        <w:szCs w:val="12"/>
                                      </w:rPr>
                                      <w:t>RAVLT</w:t>
                                    </w:r>
                                  </w:p>
                                  <w:p w14:paraId="56CD28F0" w14:textId="77777777" w:rsidR="00377B5B" w:rsidRPr="003677BD" w:rsidRDefault="00377B5B" w:rsidP="00406DDE">
                                    <w:pPr>
                                      <w:ind w:left="113" w:right="113"/>
                                      <w:rPr>
                                        <w:sz w:val="12"/>
                                        <w:szCs w:val="12"/>
                                      </w:rPr>
                                    </w:pPr>
                                    <w:r w:rsidRPr="003677BD">
                                      <w:rPr>
                                        <w:b/>
                                        <w:bCs/>
                                        <w:sz w:val="12"/>
                                        <w:szCs w:val="12"/>
                                      </w:rPr>
                                      <w:t>Immediate</w:t>
                                    </w:r>
                                  </w:p>
                                </w:tc>
                                <w:tc>
                                  <w:tcPr>
                                    <w:tcW w:w="378" w:type="dxa"/>
                                    <w:textDirection w:val="btLr"/>
                                  </w:tcPr>
                                  <w:p w14:paraId="17A85F8C" w14:textId="77777777" w:rsidR="00377B5B" w:rsidRPr="003677BD" w:rsidRDefault="00377B5B" w:rsidP="00406DDE">
                                    <w:pPr>
                                      <w:ind w:left="113" w:right="113"/>
                                      <w:rPr>
                                        <w:sz w:val="12"/>
                                        <w:szCs w:val="12"/>
                                      </w:rPr>
                                    </w:pPr>
                                    <w:r w:rsidRPr="003677BD">
                                      <w:rPr>
                                        <w:b/>
                                        <w:bCs/>
                                        <w:sz w:val="12"/>
                                        <w:szCs w:val="12"/>
                                      </w:rPr>
                                      <w:t>APOE4</w:t>
                                    </w:r>
                                  </w:p>
                                </w:tc>
                                <w:tc>
                                  <w:tcPr>
                                    <w:tcW w:w="695" w:type="dxa"/>
                                    <w:textDirection w:val="btLr"/>
                                  </w:tcPr>
                                  <w:p w14:paraId="316647F7" w14:textId="77777777" w:rsidR="00377B5B" w:rsidRPr="003677BD" w:rsidRDefault="00377B5B" w:rsidP="00406DDE">
                                    <w:pPr>
                                      <w:ind w:left="113" w:right="113"/>
                                      <w:rPr>
                                        <w:sz w:val="12"/>
                                        <w:szCs w:val="12"/>
                                      </w:rPr>
                                    </w:pPr>
                                    <w:r w:rsidRPr="003677BD">
                                      <w:rPr>
                                        <w:b/>
                                        <w:bCs/>
                                        <w:sz w:val="12"/>
                                        <w:szCs w:val="12"/>
                                      </w:rPr>
                                      <w:t>FDG</w:t>
                                    </w:r>
                                  </w:p>
                                </w:tc>
                                <w:tc>
                                  <w:tcPr>
                                    <w:tcW w:w="619" w:type="dxa"/>
                                    <w:textDirection w:val="btLr"/>
                                  </w:tcPr>
                                  <w:p w14:paraId="3BE39ADC" w14:textId="77777777" w:rsidR="00377B5B" w:rsidRPr="003677BD" w:rsidRDefault="00377B5B" w:rsidP="00406DDE">
                                    <w:pPr>
                                      <w:ind w:left="113" w:right="113"/>
                                      <w:rPr>
                                        <w:sz w:val="12"/>
                                        <w:szCs w:val="12"/>
                                      </w:rPr>
                                    </w:pPr>
                                    <w:r w:rsidRPr="003677BD">
                                      <w:rPr>
                                        <w:b/>
                                        <w:bCs/>
                                        <w:sz w:val="12"/>
                                        <w:szCs w:val="12"/>
                                      </w:rPr>
                                      <w:t>AV45</w:t>
                                    </w:r>
                                  </w:p>
                                </w:tc>
                                <w:tc>
                                  <w:tcPr>
                                    <w:tcW w:w="422" w:type="dxa"/>
                                    <w:textDirection w:val="btLr"/>
                                  </w:tcPr>
                                  <w:p w14:paraId="25B8B261" w14:textId="77777777" w:rsidR="00377B5B" w:rsidRPr="003677BD" w:rsidRDefault="00377B5B" w:rsidP="00406DDE">
                                    <w:pPr>
                                      <w:ind w:left="113" w:right="113"/>
                                      <w:rPr>
                                        <w:sz w:val="12"/>
                                        <w:szCs w:val="12"/>
                                      </w:rPr>
                                    </w:pPr>
                                    <w:r w:rsidRPr="003677BD">
                                      <w:rPr>
                                        <w:b/>
                                        <w:bCs/>
                                        <w:sz w:val="12"/>
                                        <w:szCs w:val="12"/>
                                      </w:rPr>
                                      <w:t>ABETA</w:t>
                                    </w:r>
                                  </w:p>
                                </w:tc>
                                <w:tc>
                                  <w:tcPr>
                                    <w:tcW w:w="769" w:type="dxa"/>
                                    <w:textDirection w:val="btLr"/>
                                  </w:tcPr>
                                  <w:p w14:paraId="399FFF84" w14:textId="77777777" w:rsidR="00377B5B" w:rsidRPr="003677BD" w:rsidRDefault="00377B5B" w:rsidP="00406DDE">
                                    <w:pPr>
                                      <w:ind w:left="113" w:right="113"/>
                                      <w:rPr>
                                        <w:b/>
                                        <w:bCs/>
                                        <w:sz w:val="12"/>
                                        <w:szCs w:val="12"/>
                                      </w:rPr>
                                    </w:pPr>
                                    <w:r w:rsidRPr="003677BD">
                                      <w:rPr>
                                        <w:b/>
                                        <w:bCs/>
                                        <w:sz w:val="12"/>
                                        <w:szCs w:val="12"/>
                                      </w:rPr>
                                      <w:t>Normalized</w:t>
                                    </w:r>
                                  </w:p>
                                  <w:p w14:paraId="4A1A4158" w14:textId="77777777" w:rsidR="00377B5B" w:rsidRPr="003677BD" w:rsidRDefault="00377B5B" w:rsidP="00406DDE">
                                    <w:pPr>
                                      <w:ind w:left="113" w:right="113"/>
                                      <w:rPr>
                                        <w:sz w:val="12"/>
                                        <w:szCs w:val="12"/>
                                      </w:rPr>
                                    </w:pPr>
                                    <w:r w:rsidRPr="003677BD">
                                      <w:rPr>
                                        <w:b/>
                                        <w:bCs/>
                                        <w:sz w:val="12"/>
                                        <w:szCs w:val="12"/>
                                      </w:rPr>
                                      <w:t>Hippocampus</w:t>
                                    </w:r>
                                  </w:p>
                                </w:tc>
                                <w:tc>
                                  <w:tcPr>
                                    <w:tcW w:w="769" w:type="dxa"/>
                                    <w:textDirection w:val="btLr"/>
                                  </w:tcPr>
                                  <w:p w14:paraId="6C49B75D" w14:textId="77777777" w:rsidR="00377B5B" w:rsidRPr="003677BD" w:rsidRDefault="00377B5B" w:rsidP="00406DDE">
                                    <w:pPr>
                                      <w:ind w:left="113" w:right="113"/>
                                      <w:rPr>
                                        <w:b/>
                                        <w:bCs/>
                                        <w:sz w:val="12"/>
                                        <w:szCs w:val="12"/>
                                      </w:rPr>
                                    </w:pPr>
                                    <w:r w:rsidRPr="003677BD">
                                      <w:rPr>
                                        <w:b/>
                                        <w:bCs/>
                                        <w:sz w:val="12"/>
                                        <w:szCs w:val="12"/>
                                      </w:rPr>
                                      <w:t>Normalized</w:t>
                                    </w:r>
                                  </w:p>
                                  <w:p w14:paraId="630C684A" w14:textId="77777777" w:rsidR="00377B5B" w:rsidRPr="003677BD" w:rsidRDefault="00377B5B" w:rsidP="00406DDE">
                                    <w:pPr>
                                      <w:ind w:left="113" w:right="113"/>
                                      <w:rPr>
                                        <w:sz w:val="12"/>
                                        <w:szCs w:val="12"/>
                                      </w:rPr>
                                    </w:pPr>
                                    <w:r w:rsidRPr="003677BD">
                                      <w:rPr>
                                        <w:b/>
                                        <w:bCs/>
                                        <w:sz w:val="12"/>
                                        <w:szCs w:val="12"/>
                                      </w:rPr>
                                      <w:t>Ventricles</w:t>
                                    </w:r>
                                  </w:p>
                                </w:tc>
                              </w:tr>
                              <w:tr w:rsidR="00377B5B" w:rsidRPr="00346FF3" w14:paraId="434C5881" w14:textId="77777777" w:rsidTr="00523F8E">
                                <w:trPr>
                                  <w:trHeight w:val="88"/>
                                </w:trPr>
                                <w:tc>
                                  <w:tcPr>
                                    <w:tcW w:w="437" w:type="dxa"/>
                                    <w:vAlign w:val="center"/>
                                  </w:tcPr>
                                  <w:p w14:paraId="0770525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T0</w:t>
                                    </w:r>
                                  </w:p>
                                </w:tc>
                                <w:tc>
                                  <w:tcPr>
                                    <w:tcW w:w="400" w:type="dxa"/>
                                    <w:vAlign w:val="center"/>
                                  </w:tcPr>
                                  <w:p w14:paraId="7B131D4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30</w:t>
                                    </w:r>
                                  </w:p>
                                </w:tc>
                                <w:tc>
                                  <w:tcPr>
                                    <w:tcW w:w="395" w:type="dxa"/>
                                    <w:vAlign w:val="center"/>
                                  </w:tcPr>
                                  <w:p w14:paraId="275738E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1.5</w:t>
                                    </w:r>
                                  </w:p>
                                </w:tc>
                                <w:tc>
                                  <w:tcPr>
                                    <w:tcW w:w="545" w:type="dxa"/>
                                    <w:vAlign w:val="center"/>
                                  </w:tcPr>
                                  <w:p w14:paraId="582F0FE5"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15.33</w:t>
                                    </w:r>
                                  </w:p>
                                </w:tc>
                                <w:tc>
                                  <w:tcPr>
                                    <w:tcW w:w="378" w:type="dxa"/>
                                    <w:vAlign w:val="center"/>
                                  </w:tcPr>
                                  <w:p w14:paraId="2081A873"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9</w:t>
                                    </w:r>
                                  </w:p>
                                </w:tc>
                                <w:tc>
                                  <w:tcPr>
                                    <w:tcW w:w="520" w:type="dxa"/>
                                    <w:vAlign w:val="center"/>
                                  </w:tcPr>
                                  <w:p w14:paraId="2927F89A"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28</w:t>
                                    </w:r>
                                  </w:p>
                                </w:tc>
                                <w:tc>
                                  <w:tcPr>
                                    <w:tcW w:w="378" w:type="dxa"/>
                                    <w:vAlign w:val="center"/>
                                  </w:tcPr>
                                  <w:p w14:paraId="7D7907F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27331DF1"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1.10833</w:t>
                                    </w:r>
                                  </w:p>
                                </w:tc>
                                <w:tc>
                                  <w:tcPr>
                                    <w:tcW w:w="619" w:type="dxa"/>
                                    <w:vAlign w:val="center"/>
                                  </w:tcPr>
                                  <w:p w14:paraId="6F107B9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66625646"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6594B68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0.004461</w:t>
                                    </w:r>
                                  </w:p>
                                </w:tc>
                                <w:tc>
                                  <w:tcPr>
                                    <w:tcW w:w="769" w:type="dxa"/>
                                    <w:vAlign w:val="center"/>
                                  </w:tcPr>
                                  <w:p w14:paraId="152B9052"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0.033508</w:t>
                                    </w:r>
                                  </w:p>
                                </w:tc>
                              </w:tr>
                              <w:tr w:rsidR="00377B5B" w:rsidRPr="00346FF3" w14:paraId="70717A1C" w14:textId="77777777" w:rsidTr="00523F8E">
                                <w:trPr>
                                  <w:trHeight w:val="36"/>
                                </w:trPr>
                                <w:tc>
                                  <w:tcPr>
                                    <w:tcW w:w="437" w:type="dxa"/>
                                    <w:vAlign w:val="center"/>
                                  </w:tcPr>
                                  <w:p w14:paraId="62EC27F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T6</w:t>
                                    </w:r>
                                  </w:p>
                                </w:tc>
                                <w:tc>
                                  <w:tcPr>
                                    <w:tcW w:w="400" w:type="dxa"/>
                                    <w:vAlign w:val="center"/>
                                  </w:tcPr>
                                  <w:p w14:paraId="18C676D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28</w:t>
                                    </w:r>
                                  </w:p>
                                </w:tc>
                                <w:tc>
                                  <w:tcPr>
                                    <w:tcW w:w="395" w:type="dxa"/>
                                    <w:vAlign w:val="center"/>
                                  </w:tcPr>
                                  <w:p w14:paraId="10CADC5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1.5</w:t>
                                    </w:r>
                                  </w:p>
                                </w:tc>
                                <w:tc>
                                  <w:tcPr>
                                    <w:tcW w:w="545" w:type="dxa"/>
                                    <w:vAlign w:val="center"/>
                                  </w:tcPr>
                                  <w:p w14:paraId="5173F09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19.67</w:t>
                                    </w:r>
                                  </w:p>
                                </w:tc>
                                <w:tc>
                                  <w:tcPr>
                                    <w:tcW w:w="378" w:type="dxa"/>
                                    <w:vAlign w:val="center"/>
                                  </w:tcPr>
                                  <w:p w14:paraId="67E0A0E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9</w:t>
                                    </w:r>
                                  </w:p>
                                </w:tc>
                                <w:tc>
                                  <w:tcPr>
                                    <w:tcW w:w="520" w:type="dxa"/>
                                    <w:vAlign w:val="center"/>
                                  </w:tcPr>
                                  <w:p w14:paraId="2F8A6B0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23</w:t>
                                    </w:r>
                                  </w:p>
                                </w:tc>
                                <w:tc>
                                  <w:tcPr>
                                    <w:tcW w:w="378" w:type="dxa"/>
                                    <w:vAlign w:val="center"/>
                                  </w:tcPr>
                                  <w:p w14:paraId="6C39D272"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014B61D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1.10811</w:t>
                                    </w:r>
                                  </w:p>
                                </w:tc>
                                <w:tc>
                                  <w:tcPr>
                                    <w:tcW w:w="619" w:type="dxa"/>
                                    <w:vAlign w:val="center"/>
                                  </w:tcPr>
                                  <w:p w14:paraId="43F63E4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58BF8E85"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47CB652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0.004489</w:t>
                                    </w:r>
                                  </w:p>
                                </w:tc>
                                <w:tc>
                                  <w:tcPr>
                                    <w:tcW w:w="769" w:type="dxa"/>
                                    <w:vAlign w:val="center"/>
                                  </w:tcPr>
                                  <w:p w14:paraId="60F34A2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0.035704</w:t>
                                    </w:r>
                                  </w:p>
                                </w:tc>
                              </w:tr>
                              <w:tr w:rsidR="00377B5B" w:rsidRPr="00346FF3" w14:paraId="042C904B" w14:textId="77777777" w:rsidTr="00523F8E">
                                <w:trPr>
                                  <w:trHeight w:val="36"/>
                                </w:trPr>
                                <w:tc>
                                  <w:tcPr>
                                    <w:tcW w:w="437" w:type="dxa"/>
                                    <w:vAlign w:val="center"/>
                                  </w:tcPr>
                                  <w:p w14:paraId="4C66753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T12</w:t>
                                    </w:r>
                                  </w:p>
                                </w:tc>
                                <w:tc>
                                  <w:tcPr>
                                    <w:tcW w:w="400" w:type="dxa"/>
                                    <w:vAlign w:val="center"/>
                                  </w:tcPr>
                                  <w:p w14:paraId="11AC82C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30</w:t>
                                    </w:r>
                                  </w:p>
                                </w:tc>
                                <w:tc>
                                  <w:tcPr>
                                    <w:tcW w:w="395" w:type="dxa"/>
                                    <w:vAlign w:val="center"/>
                                  </w:tcPr>
                                  <w:p w14:paraId="2220AE35"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w:t>
                                    </w:r>
                                  </w:p>
                                </w:tc>
                                <w:tc>
                                  <w:tcPr>
                                    <w:tcW w:w="545" w:type="dxa"/>
                                    <w:vAlign w:val="center"/>
                                  </w:tcPr>
                                  <w:p w14:paraId="5AC7F26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13.33</w:t>
                                    </w:r>
                                  </w:p>
                                </w:tc>
                                <w:tc>
                                  <w:tcPr>
                                    <w:tcW w:w="378" w:type="dxa"/>
                                    <w:vAlign w:val="center"/>
                                  </w:tcPr>
                                  <w:p w14:paraId="43AB60B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w:t>
                                    </w:r>
                                  </w:p>
                                </w:tc>
                                <w:tc>
                                  <w:tcPr>
                                    <w:tcW w:w="520" w:type="dxa"/>
                                    <w:vAlign w:val="center"/>
                                  </w:tcPr>
                                  <w:p w14:paraId="20AB0E26"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30</w:t>
                                    </w:r>
                                  </w:p>
                                </w:tc>
                                <w:tc>
                                  <w:tcPr>
                                    <w:tcW w:w="378" w:type="dxa"/>
                                    <w:vAlign w:val="center"/>
                                  </w:tcPr>
                                  <w:p w14:paraId="5D4A9953"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11E8F6F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1.09547</w:t>
                                    </w:r>
                                  </w:p>
                                </w:tc>
                                <w:tc>
                                  <w:tcPr>
                                    <w:tcW w:w="619" w:type="dxa"/>
                                    <w:vAlign w:val="center"/>
                                  </w:tcPr>
                                  <w:p w14:paraId="31575E9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7FD3855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70AE4772"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0.004567</w:t>
                                    </w:r>
                                  </w:p>
                                </w:tc>
                                <w:tc>
                                  <w:tcPr>
                                    <w:tcW w:w="769" w:type="dxa"/>
                                    <w:vAlign w:val="center"/>
                                  </w:tcPr>
                                  <w:p w14:paraId="68F7C42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0.035618</w:t>
                                    </w:r>
                                  </w:p>
                                </w:tc>
                              </w:tr>
                              <w:tr w:rsidR="00377B5B" w:rsidRPr="00346FF3" w14:paraId="36962B0A" w14:textId="77777777" w:rsidTr="00523F8E">
                                <w:trPr>
                                  <w:trHeight w:val="36"/>
                                </w:trPr>
                                <w:tc>
                                  <w:tcPr>
                                    <w:tcW w:w="437" w:type="dxa"/>
                                    <w:vAlign w:val="center"/>
                                  </w:tcPr>
                                  <w:p w14:paraId="3CA8405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T24</w:t>
                                    </w:r>
                                  </w:p>
                                </w:tc>
                                <w:tc>
                                  <w:tcPr>
                                    <w:tcW w:w="400" w:type="dxa"/>
                                    <w:vAlign w:val="center"/>
                                  </w:tcPr>
                                  <w:p w14:paraId="1DB96B8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30</w:t>
                                    </w:r>
                                  </w:p>
                                </w:tc>
                                <w:tc>
                                  <w:tcPr>
                                    <w:tcW w:w="395" w:type="dxa"/>
                                    <w:vAlign w:val="center"/>
                                  </w:tcPr>
                                  <w:p w14:paraId="6D5EE1A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2.5</w:t>
                                    </w:r>
                                  </w:p>
                                </w:tc>
                                <w:tc>
                                  <w:tcPr>
                                    <w:tcW w:w="545" w:type="dxa"/>
                                    <w:vAlign w:val="center"/>
                                  </w:tcPr>
                                  <w:p w14:paraId="6C047632"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18</w:t>
                                    </w:r>
                                  </w:p>
                                </w:tc>
                                <w:tc>
                                  <w:tcPr>
                                    <w:tcW w:w="378" w:type="dxa"/>
                                    <w:vAlign w:val="center"/>
                                  </w:tcPr>
                                  <w:p w14:paraId="02375FF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w:t>
                                    </w:r>
                                  </w:p>
                                </w:tc>
                                <w:tc>
                                  <w:tcPr>
                                    <w:tcW w:w="520" w:type="dxa"/>
                                    <w:vAlign w:val="center"/>
                                  </w:tcPr>
                                  <w:p w14:paraId="21694DB1"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31</w:t>
                                    </w:r>
                                  </w:p>
                                </w:tc>
                                <w:tc>
                                  <w:tcPr>
                                    <w:tcW w:w="378" w:type="dxa"/>
                                    <w:vAlign w:val="center"/>
                                  </w:tcPr>
                                  <w:p w14:paraId="5FD6334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377B041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619" w:type="dxa"/>
                                    <w:vAlign w:val="center"/>
                                  </w:tcPr>
                                  <w:p w14:paraId="0557B3A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1093DF5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13EBE5F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0.004643</w:t>
                                    </w:r>
                                  </w:p>
                                </w:tc>
                                <w:tc>
                                  <w:tcPr>
                                    <w:tcW w:w="769" w:type="dxa"/>
                                    <w:vAlign w:val="center"/>
                                  </w:tcPr>
                                  <w:p w14:paraId="5BE335D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0.036212</w:t>
                                    </w:r>
                                  </w:p>
                                </w:tc>
                              </w:tr>
                              <w:tr w:rsidR="00377B5B" w:rsidRPr="00346FF3" w14:paraId="568B0683" w14:textId="77777777" w:rsidTr="00523F8E">
                                <w:trPr>
                                  <w:trHeight w:val="36"/>
                                </w:trPr>
                                <w:tc>
                                  <w:tcPr>
                                    <w:tcW w:w="437" w:type="dxa"/>
                                    <w:vAlign w:val="center"/>
                                  </w:tcPr>
                                  <w:p w14:paraId="39FDEA9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T36</w:t>
                                    </w:r>
                                  </w:p>
                                </w:tc>
                                <w:tc>
                                  <w:tcPr>
                                    <w:tcW w:w="400" w:type="dxa"/>
                                    <w:vAlign w:val="center"/>
                                  </w:tcPr>
                                  <w:p w14:paraId="5D1E438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28</w:t>
                                    </w:r>
                                  </w:p>
                                </w:tc>
                                <w:tc>
                                  <w:tcPr>
                                    <w:tcW w:w="395" w:type="dxa"/>
                                    <w:vAlign w:val="center"/>
                                  </w:tcPr>
                                  <w:p w14:paraId="6D12731A"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w:t>
                                    </w:r>
                                  </w:p>
                                </w:tc>
                                <w:tc>
                                  <w:tcPr>
                                    <w:tcW w:w="545" w:type="dxa"/>
                                    <w:vAlign w:val="center"/>
                                  </w:tcPr>
                                  <w:p w14:paraId="77D6A873"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20.33</w:t>
                                    </w:r>
                                  </w:p>
                                </w:tc>
                                <w:tc>
                                  <w:tcPr>
                                    <w:tcW w:w="378" w:type="dxa"/>
                                    <w:vAlign w:val="center"/>
                                  </w:tcPr>
                                  <w:p w14:paraId="0109354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w:t>
                                    </w:r>
                                  </w:p>
                                </w:tc>
                                <w:tc>
                                  <w:tcPr>
                                    <w:tcW w:w="520" w:type="dxa"/>
                                    <w:vAlign w:val="center"/>
                                  </w:tcPr>
                                  <w:p w14:paraId="594E5F4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29</w:t>
                                    </w:r>
                                  </w:p>
                                </w:tc>
                                <w:tc>
                                  <w:tcPr>
                                    <w:tcW w:w="378" w:type="dxa"/>
                                    <w:vAlign w:val="center"/>
                                  </w:tcPr>
                                  <w:p w14:paraId="2EAA094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4C31B51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1.14521</w:t>
                                    </w:r>
                                  </w:p>
                                </w:tc>
                                <w:tc>
                                  <w:tcPr>
                                    <w:tcW w:w="619" w:type="dxa"/>
                                    <w:vAlign w:val="center"/>
                                  </w:tcPr>
                                  <w:p w14:paraId="29FE03B6"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10E11F5B"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277CAF6A"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0.004359</w:t>
                                    </w:r>
                                  </w:p>
                                </w:tc>
                                <w:tc>
                                  <w:tcPr>
                                    <w:tcW w:w="769" w:type="dxa"/>
                                    <w:vAlign w:val="center"/>
                                  </w:tcPr>
                                  <w:p w14:paraId="756248A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0.037379</w:t>
                                    </w:r>
                                  </w:p>
                                </w:tc>
                              </w:tr>
                              <w:tr w:rsidR="00377B5B" w:rsidRPr="00346FF3" w14:paraId="3F522972" w14:textId="77777777" w:rsidTr="00523F8E">
                                <w:trPr>
                                  <w:trHeight w:val="36"/>
                                </w:trPr>
                                <w:tc>
                                  <w:tcPr>
                                    <w:tcW w:w="437" w:type="dxa"/>
                                    <w:vAlign w:val="center"/>
                                  </w:tcPr>
                                  <w:p w14:paraId="2E85BE8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T48</w:t>
                                    </w:r>
                                  </w:p>
                                </w:tc>
                                <w:tc>
                                  <w:tcPr>
                                    <w:tcW w:w="400" w:type="dxa"/>
                                    <w:vAlign w:val="center"/>
                                  </w:tcPr>
                                  <w:p w14:paraId="5BEC4E2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29</w:t>
                                    </w:r>
                                  </w:p>
                                </w:tc>
                                <w:tc>
                                  <w:tcPr>
                                    <w:tcW w:w="395" w:type="dxa"/>
                                    <w:vAlign w:val="center"/>
                                  </w:tcPr>
                                  <w:p w14:paraId="137F6F6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2.5</w:t>
                                    </w:r>
                                  </w:p>
                                </w:tc>
                                <w:tc>
                                  <w:tcPr>
                                    <w:tcW w:w="545" w:type="dxa"/>
                                    <w:vAlign w:val="center"/>
                                  </w:tcPr>
                                  <w:p w14:paraId="1AE1D3E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19</w:t>
                                    </w:r>
                                  </w:p>
                                </w:tc>
                                <w:tc>
                                  <w:tcPr>
                                    <w:tcW w:w="378" w:type="dxa"/>
                                    <w:vAlign w:val="center"/>
                                  </w:tcPr>
                                  <w:p w14:paraId="648C218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w:t>
                                    </w:r>
                                  </w:p>
                                </w:tc>
                                <w:tc>
                                  <w:tcPr>
                                    <w:tcW w:w="520" w:type="dxa"/>
                                    <w:vAlign w:val="center"/>
                                  </w:tcPr>
                                  <w:p w14:paraId="6EF04B7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29</w:t>
                                    </w:r>
                                  </w:p>
                                </w:tc>
                                <w:tc>
                                  <w:tcPr>
                                    <w:tcW w:w="378" w:type="dxa"/>
                                    <w:vAlign w:val="center"/>
                                  </w:tcPr>
                                  <w:p w14:paraId="138B9F8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6E7481D1"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619" w:type="dxa"/>
                                    <w:vAlign w:val="center"/>
                                  </w:tcPr>
                                  <w:p w14:paraId="06A5257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089B077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3E7B4EA1"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0.004422</w:t>
                                    </w:r>
                                  </w:p>
                                </w:tc>
                                <w:tc>
                                  <w:tcPr>
                                    <w:tcW w:w="769" w:type="dxa"/>
                                    <w:vAlign w:val="center"/>
                                  </w:tcPr>
                                  <w:p w14:paraId="1B8458D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0.0388</w:t>
                                    </w:r>
                                  </w:p>
                                </w:tc>
                              </w:tr>
                              <w:tr w:rsidR="00377B5B" w:rsidRPr="00346FF3" w14:paraId="12289E80" w14:textId="77777777" w:rsidTr="00523F8E">
                                <w:trPr>
                                  <w:trHeight w:val="36"/>
                                </w:trPr>
                                <w:tc>
                                  <w:tcPr>
                                    <w:tcW w:w="437" w:type="dxa"/>
                                    <w:vAlign w:val="center"/>
                                  </w:tcPr>
                                  <w:p w14:paraId="4E0CCA5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T60</w:t>
                                    </w:r>
                                  </w:p>
                                </w:tc>
                                <w:tc>
                                  <w:tcPr>
                                    <w:tcW w:w="400" w:type="dxa"/>
                                    <w:vAlign w:val="center"/>
                                  </w:tcPr>
                                  <w:p w14:paraId="5BBC245B"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26</w:t>
                                    </w:r>
                                  </w:p>
                                </w:tc>
                                <w:tc>
                                  <w:tcPr>
                                    <w:tcW w:w="395" w:type="dxa"/>
                                    <w:vAlign w:val="center"/>
                                  </w:tcPr>
                                  <w:p w14:paraId="5BCB975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w:t>
                                    </w:r>
                                  </w:p>
                                </w:tc>
                                <w:tc>
                                  <w:tcPr>
                                    <w:tcW w:w="545" w:type="dxa"/>
                                    <w:vAlign w:val="center"/>
                                  </w:tcPr>
                                  <w:p w14:paraId="2C79CE1B"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20</w:t>
                                    </w:r>
                                  </w:p>
                                </w:tc>
                                <w:tc>
                                  <w:tcPr>
                                    <w:tcW w:w="378" w:type="dxa"/>
                                    <w:vAlign w:val="center"/>
                                  </w:tcPr>
                                  <w:p w14:paraId="57E4B20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13</w:t>
                                    </w:r>
                                  </w:p>
                                </w:tc>
                                <w:tc>
                                  <w:tcPr>
                                    <w:tcW w:w="520" w:type="dxa"/>
                                    <w:vAlign w:val="center"/>
                                  </w:tcPr>
                                  <w:p w14:paraId="7B8FB18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29</w:t>
                                    </w:r>
                                  </w:p>
                                </w:tc>
                                <w:tc>
                                  <w:tcPr>
                                    <w:tcW w:w="378" w:type="dxa"/>
                                    <w:vAlign w:val="center"/>
                                  </w:tcPr>
                                  <w:p w14:paraId="529A7E3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0BE87BF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1.07907</w:t>
                                    </w:r>
                                  </w:p>
                                </w:tc>
                                <w:tc>
                                  <w:tcPr>
                                    <w:tcW w:w="619" w:type="dxa"/>
                                    <w:vAlign w:val="center"/>
                                  </w:tcPr>
                                  <w:p w14:paraId="70E87BD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1.6168</w:t>
                                    </w:r>
                                  </w:p>
                                </w:tc>
                                <w:tc>
                                  <w:tcPr>
                                    <w:tcW w:w="422" w:type="dxa"/>
                                    <w:vAlign w:val="center"/>
                                  </w:tcPr>
                                  <w:p w14:paraId="21E48B8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57CA77F6"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0.004289</w:t>
                                    </w:r>
                                  </w:p>
                                </w:tc>
                                <w:tc>
                                  <w:tcPr>
                                    <w:tcW w:w="769" w:type="dxa"/>
                                    <w:vAlign w:val="center"/>
                                  </w:tcPr>
                                  <w:p w14:paraId="0D690D1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0.043569</w:t>
                                    </w:r>
                                  </w:p>
                                </w:tc>
                              </w:tr>
                            </w:tbl>
                            <w:p w14:paraId="3B55583C" w14:textId="77777777" w:rsidR="00377B5B" w:rsidRPr="00346FF3" w:rsidRDefault="00377B5B" w:rsidP="00377B5B">
                              <w:pPr>
                                <w:spacing w:after="0" w:line="240" w:lineRule="auto"/>
                                <w:rPr>
                                  <w:rFonts w:ascii="Segoe UI" w:hAnsi="Segoe UI" w:cs="Segoe UI"/>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3E99E8F" id="_x0000_s1091" style="position:absolute;margin-left:0;margin-top:.05pt;width:506.95pt;height:130.1pt;z-index:251919360;mso-height-relative:margin" coordsize="58737,12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">
                <v:shape id="Text Box 67" o:spid="_x0000_s1092" type="#_x0000_t202" style="position:absolute;width:58737;height:1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" fillcolor="white [3201]" strokeweight=".5pt">
                  <v:textbox>
                    <w:txbxContent>
                      <w:p w14:paraId="7C6EA8FE" w14:textId="2A72C757" w:rsidR="00377B5B" w:rsidRDefault="00AA7F07" w:rsidP="00377B5B">
                        <w:r>
                          <w:rPr>
                            <w:noProof/>
                            <w:sz w:val="20"/>
                            <w:szCs w:val="20"/>
                          </w:rPr>
                          <w:drawing>
                            <wp:inline distT="0" distB="0" distL="0" distR="0" wp14:anchorId="770D1BF5" wp14:editId="2479D30D">
                              <wp:extent cx="2005330" cy="1160208"/>
                              <wp:effectExtent l="19050" t="19050" r="13970" b="20955"/>
                              <wp:docPr id="202085304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27028" cy="1172762"/>
                                      </a:xfrm>
                                      <a:prstGeom prst="rect">
                                        <a:avLst/>
                                      </a:prstGeom>
                                      <a:noFill/>
                                      <a:ln>
                                        <a:solidFill>
                                          <a:schemeClr val="accent1"/>
                                        </a:solidFill>
                                      </a:ln>
                                    </pic:spPr>
                                  </pic:pic>
                                </a:graphicData>
                              </a:graphic>
                            </wp:inline>
                          </w:drawing>
                        </w:r>
                      </w:p>
                    </w:txbxContent>
                  </v:textbox>
                </v:shape>
                <v:shape id="Text Box 65" o:spid="_x0000_s1093" type="#_x0000_t202" style="position:absolute;left:20406;top:41;width:38326;height:1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" fillcolor="white [3201]" stroked="f" strokeweight=".5pt">
                  <v:textbox>
                    <w:txbxContent>
                      <w:tbl>
                        <w:tblPr>
                          <w:tblStyle w:val="TableGrid"/>
                          <w:tblW w:w="6327" w:type="dxa"/>
                          <w:tblInd w:w="-5" w:type="dxa"/>
                          <w:tblLook w:val="04A0" w:firstRow="1" w:lastRow="0" w:firstColumn="1" w:lastColumn="0" w:noHBand="0" w:noVBand="1"/>
                        </w:tblPr>
                        <w:tblGrid>
                          <w:gridCol w:w="441"/>
                          <w:gridCol w:w="388"/>
                          <w:gridCol w:w="398"/>
                          <w:gridCol w:w="549"/>
                          <w:gridCol w:w="376"/>
                          <w:gridCol w:w="524"/>
                          <w:gridCol w:w="376"/>
                          <w:gridCol w:w="700"/>
                          <w:gridCol w:w="624"/>
                          <w:gridCol w:w="401"/>
                          <w:gridCol w:w="775"/>
                          <w:gridCol w:w="775"/>
                        </w:tblGrid>
                        <w:tr w:rsidR="00377B5B" w14:paraId="6E09C24F" w14:textId="77777777" w:rsidTr="00523F8E">
                          <w:trPr>
                            <w:cantSplit/>
                            <w:trHeight w:val="1034"/>
                          </w:trPr>
                          <w:tc>
                            <w:tcPr>
                              <w:tcW w:w="437" w:type="dxa"/>
                              <w:textDirection w:val="btLr"/>
                            </w:tcPr>
                            <w:p w14:paraId="764C865D" w14:textId="77777777" w:rsidR="00377B5B" w:rsidRPr="003677BD" w:rsidRDefault="00377B5B" w:rsidP="00406DDE">
                              <w:pPr>
                                <w:ind w:left="113" w:right="113"/>
                                <w:rPr>
                                  <w:sz w:val="12"/>
                                  <w:szCs w:val="12"/>
                                </w:rPr>
                              </w:pPr>
                              <w:r w:rsidRPr="003677BD">
                                <w:rPr>
                                  <w:b/>
                                  <w:bCs/>
                                  <w:sz w:val="12"/>
                                  <w:szCs w:val="12"/>
                                </w:rPr>
                                <w:t>Timepoint</w:t>
                              </w:r>
                            </w:p>
                          </w:tc>
                          <w:tc>
                            <w:tcPr>
                              <w:tcW w:w="400" w:type="dxa"/>
                              <w:textDirection w:val="btLr"/>
                            </w:tcPr>
                            <w:p w14:paraId="70CB9A3D" w14:textId="77777777" w:rsidR="00377B5B" w:rsidRPr="003677BD" w:rsidRDefault="00377B5B" w:rsidP="00406DDE">
                              <w:pPr>
                                <w:ind w:left="113" w:right="113"/>
                                <w:rPr>
                                  <w:sz w:val="12"/>
                                  <w:szCs w:val="12"/>
                                </w:rPr>
                              </w:pPr>
                              <w:r w:rsidRPr="003677BD">
                                <w:rPr>
                                  <w:b/>
                                  <w:bCs/>
                                  <w:sz w:val="12"/>
                                  <w:szCs w:val="12"/>
                                </w:rPr>
                                <w:t>MMSE</w:t>
                              </w:r>
                            </w:p>
                          </w:tc>
                          <w:tc>
                            <w:tcPr>
                              <w:tcW w:w="395" w:type="dxa"/>
                              <w:textDirection w:val="btLr"/>
                            </w:tcPr>
                            <w:p w14:paraId="4DE90B1F" w14:textId="77777777" w:rsidR="00377B5B" w:rsidRPr="003677BD" w:rsidRDefault="00377B5B" w:rsidP="00406DDE">
                              <w:pPr>
                                <w:ind w:left="113" w:right="113"/>
                                <w:rPr>
                                  <w:sz w:val="12"/>
                                  <w:szCs w:val="12"/>
                                </w:rPr>
                              </w:pPr>
                              <w:r w:rsidRPr="003677BD">
                                <w:rPr>
                                  <w:b/>
                                  <w:bCs/>
                                  <w:sz w:val="12"/>
                                  <w:szCs w:val="12"/>
                                </w:rPr>
                                <w:t>CDRSB</w:t>
                              </w:r>
                            </w:p>
                          </w:tc>
                          <w:tc>
                            <w:tcPr>
                              <w:tcW w:w="545" w:type="dxa"/>
                              <w:textDirection w:val="btLr"/>
                            </w:tcPr>
                            <w:p w14:paraId="005C92EF" w14:textId="77777777" w:rsidR="00377B5B" w:rsidRPr="003677BD" w:rsidRDefault="00377B5B" w:rsidP="00406DDE">
                              <w:pPr>
                                <w:ind w:left="113" w:right="113"/>
                                <w:rPr>
                                  <w:sz w:val="12"/>
                                  <w:szCs w:val="12"/>
                                </w:rPr>
                              </w:pPr>
                              <w:r w:rsidRPr="003677BD">
                                <w:rPr>
                                  <w:b/>
                                  <w:bCs/>
                                  <w:sz w:val="12"/>
                                  <w:szCs w:val="12"/>
                                </w:rPr>
                                <w:t>ADAS13</w:t>
                              </w:r>
                            </w:p>
                          </w:tc>
                          <w:tc>
                            <w:tcPr>
                              <w:tcW w:w="378" w:type="dxa"/>
                              <w:textDirection w:val="btLr"/>
                            </w:tcPr>
                            <w:p w14:paraId="7A7D9929" w14:textId="77777777" w:rsidR="00377B5B" w:rsidRPr="003677BD" w:rsidRDefault="00377B5B" w:rsidP="00406DDE">
                              <w:pPr>
                                <w:ind w:left="113" w:right="113"/>
                                <w:rPr>
                                  <w:sz w:val="12"/>
                                  <w:szCs w:val="12"/>
                                </w:rPr>
                              </w:pPr>
                              <w:r w:rsidRPr="003677BD">
                                <w:rPr>
                                  <w:b/>
                                  <w:bCs/>
                                  <w:sz w:val="12"/>
                                  <w:szCs w:val="12"/>
                                </w:rPr>
                                <w:t>FAQ</w:t>
                              </w:r>
                            </w:p>
                          </w:tc>
                          <w:tc>
                            <w:tcPr>
                              <w:tcW w:w="520" w:type="dxa"/>
                              <w:textDirection w:val="btLr"/>
                            </w:tcPr>
                            <w:p w14:paraId="3F69BEE5" w14:textId="77777777" w:rsidR="00377B5B" w:rsidRPr="003677BD" w:rsidRDefault="00377B5B" w:rsidP="00406DDE">
                              <w:pPr>
                                <w:ind w:left="113" w:right="113"/>
                                <w:rPr>
                                  <w:b/>
                                  <w:bCs/>
                                  <w:sz w:val="12"/>
                                  <w:szCs w:val="12"/>
                                </w:rPr>
                              </w:pPr>
                              <w:r w:rsidRPr="003677BD">
                                <w:rPr>
                                  <w:b/>
                                  <w:bCs/>
                                  <w:sz w:val="12"/>
                                  <w:szCs w:val="12"/>
                                </w:rPr>
                                <w:t>RAVLT</w:t>
                              </w:r>
                            </w:p>
                            <w:p w14:paraId="56CD28F0" w14:textId="77777777" w:rsidR="00377B5B" w:rsidRPr="003677BD" w:rsidRDefault="00377B5B" w:rsidP="00406DDE">
                              <w:pPr>
                                <w:ind w:left="113" w:right="113"/>
                                <w:rPr>
                                  <w:sz w:val="12"/>
                                  <w:szCs w:val="12"/>
                                </w:rPr>
                              </w:pPr>
                              <w:r w:rsidRPr="003677BD">
                                <w:rPr>
                                  <w:b/>
                                  <w:bCs/>
                                  <w:sz w:val="12"/>
                                  <w:szCs w:val="12"/>
                                </w:rPr>
                                <w:t>Immediate</w:t>
                              </w:r>
                            </w:p>
                          </w:tc>
                          <w:tc>
                            <w:tcPr>
                              <w:tcW w:w="378" w:type="dxa"/>
                              <w:textDirection w:val="btLr"/>
                            </w:tcPr>
                            <w:p w14:paraId="17A85F8C" w14:textId="77777777" w:rsidR="00377B5B" w:rsidRPr="003677BD" w:rsidRDefault="00377B5B" w:rsidP="00406DDE">
                              <w:pPr>
                                <w:ind w:left="113" w:right="113"/>
                                <w:rPr>
                                  <w:sz w:val="12"/>
                                  <w:szCs w:val="12"/>
                                </w:rPr>
                              </w:pPr>
                              <w:r w:rsidRPr="003677BD">
                                <w:rPr>
                                  <w:b/>
                                  <w:bCs/>
                                  <w:sz w:val="12"/>
                                  <w:szCs w:val="12"/>
                                </w:rPr>
                                <w:t>APOE4</w:t>
                              </w:r>
                            </w:p>
                          </w:tc>
                          <w:tc>
                            <w:tcPr>
                              <w:tcW w:w="695" w:type="dxa"/>
                              <w:textDirection w:val="btLr"/>
                            </w:tcPr>
                            <w:p w14:paraId="316647F7" w14:textId="77777777" w:rsidR="00377B5B" w:rsidRPr="003677BD" w:rsidRDefault="00377B5B" w:rsidP="00406DDE">
                              <w:pPr>
                                <w:ind w:left="113" w:right="113"/>
                                <w:rPr>
                                  <w:sz w:val="12"/>
                                  <w:szCs w:val="12"/>
                                </w:rPr>
                              </w:pPr>
                              <w:r w:rsidRPr="003677BD">
                                <w:rPr>
                                  <w:b/>
                                  <w:bCs/>
                                  <w:sz w:val="12"/>
                                  <w:szCs w:val="12"/>
                                </w:rPr>
                                <w:t>FDG</w:t>
                              </w:r>
                            </w:p>
                          </w:tc>
                          <w:tc>
                            <w:tcPr>
                              <w:tcW w:w="619" w:type="dxa"/>
                              <w:textDirection w:val="btLr"/>
                            </w:tcPr>
                            <w:p w14:paraId="3BE39ADC" w14:textId="77777777" w:rsidR="00377B5B" w:rsidRPr="003677BD" w:rsidRDefault="00377B5B" w:rsidP="00406DDE">
                              <w:pPr>
                                <w:ind w:left="113" w:right="113"/>
                                <w:rPr>
                                  <w:sz w:val="12"/>
                                  <w:szCs w:val="12"/>
                                </w:rPr>
                              </w:pPr>
                              <w:r w:rsidRPr="003677BD">
                                <w:rPr>
                                  <w:b/>
                                  <w:bCs/>
                                  <w:sz w:val="12"/>
                                  <w:szCs w:val="12"/>
                                </w:rPr>
                                <w:t>AV45</w:t>
                              </w:r>
                            </w:p>
                          </w:tc>
                          <w:tc>
                            <w:tcPr>
                              <w:tcW w:w="422" w:type="dxa"/>
                              <w:textDirection w:val="btLr"/>
                            </w:tcPr>
                            <w:p w14:paraId="25B8B261" w14:textId="77777777" w:rsidR="00377B5B" w:rsidRPr="003677BD" w:rsidRDefault="00377B5B" w:rsidP="00406DDE">
                              <w:pPr>
                                <w:ind w:left="113" w:right="113"/>
                                <w:rPr>
                                  <w:sz w:val="12"/>
                                  <w:szCs w:val="12"/>
                                </w:rPr>
                              </w:pPr>
                              <w:r w:rsidRPr="003677BD">
                                <w:rPr>
                                  <w:b/>
                                  <w:bCs/>
                                  <w:sz w:val="12"/>
                                  <w:szCs w:val="12"/>
                                </w:rPr>
                                <w:t>ABETA</w:t>
                              </w:r>
                            </w:p>
                          </w:tc>
                          <w:tc>
                            <w:tcPr>
                              <w:tcW w:w="769" w:type="dxa"/>
                              <w:textDirection w:val="btLr"/>
                            </w:tcPr>
                            <w:p w14:paraId="399FFF84" w14:textId="77777777" w:rsidR="00377B5B" w:rsidRPr="003677BD" w:rsidRDefault="00377B5B" w:rsidP="00406DDE">
                              <w:pPr>
                                <w:ind w:left="113" w:right="113"/>
                                <w:rPr>
                                  <w:b/>
                                  <w:bCs/>
                                  <w:sz w:val="12"/>
                                  <w:szCs w:val="12"/>
                                </w:rPr>
                              </w:pPr>
                              <w:r w:rsidRPr="003677BD">
                                <w:rPr>
                                  <w:b/>
                                  <w:bCs/>
                                  <w:sz w:val="12"/>
                                  <w:szCs w:val="12"/>
                                </w:rPr>
                                <w:t>Normalized</w:t>
                              </w:r>
                            </w:p>
                            <w:p w14:paraId="4A1A4158" w14:textId="77777777" w:rsidR="00377B5B" w:rsidRPr="003677BD" w:rsidRDefault="00377B5B" w:rsidP="00406DDE">
                              <w:pPr>
                                <w:ind w:left="113" w:right="113"/>
                                <w:rPr>
                                  <w:sz w:val="12"/>
                                  <w:szCs w:val="12"/>
                                </w:rPr>
                              </w:pPr>
                              <w:r w:rsidRPr="003677BD">
                                <w:rPr>
                                  <w:b/>
                                  <w:bCs/>
                                  <w:sz w:val="12"/>
                                  <w:szCs w:val="12"/>
                                </w:rPr>
                                <w:t>Hippocampus</w:t>
                              </w:r>
                            </w:p>
                          </w:tc>
                          <w:tc>
                            <w:tcPr>
                              <w:tcW w:w="769" w:type="dxa"/>
                              <w:textDirection w:val="btLr"/>
                            </w:tcPr>
                            <w:p w14:paraId="6C49B75D" w14:textId="77777777" w:rsidR="00377B5B" w:rsidRPr="003677BD" w:rsidRDefault="00377B5B" w:rsidP="00406DDE">
                              <w:pPr>
                                <w:ind w:left="113" w:right="113"/>
                                <w:rPr>
                                  <w:b/>
                                  <w:bCs/>
                                  <w:sz w:val="12"/>
                                  <w:szCs w:val="12"/>
                                </w:rPr>
                              </w:pPr>
                              <w:r w:rsidRPr="003677BD">
                                <w:rPr>
                                  <w:b/>
                                  <w:bCs/>
                                  <w:sz w:val="12"/>
                                  <w:szCs w:val="12"/>
                                </w:rPr>
                                <w:t>Normalized</w:t>
                              </w:r>
                            </w:p>
                            <w:p w14:paraId="630C684A" w14:textId="77777777" w:rsidR="00377B5B" w:rsidRPr="003677BD" w:rsidRDefault="00377B5B" w:rsidP="00406DDE">
                              <w:pPr>
                                <w:ind w:left="113" w:right="113"/>
                                <w:rPr>
                                  <w:sz w:val="12"/>
                                  <w:szCs w:val="12"/>
                                </w:rPr>
                              </w:pPr>
                              <w:r w:rsidRPr="003677BD">
                                <w:rPr>
                                  <w:b/>
                                  <w:bCs/>
                                  <w:sz w:val="12"/>
                                  <w:szCs w:val="12"/>
                                </w:rPr>
                                <w:t>Ventricles</w:t>
                              </w:r>
                            </w:p>
                          </w:tc>
                        </w:tr>
                        <w:tr w:rsidR="00377B5B" w:rsidRPr="00346FF3" w14:paraId="434C5881" w14:textId="77777777" w:rsidTr="00523F8E">
                          <w:trPr>
                            <w:trHeight w:val="88"/>
                          </w:trPr>
                          <w:tc>
                            <w:tcPr>
                              <w:tcW w:w="437" w:type="dxa"/>
                              <w:vAlign w:val="center"/>
                            </w:tcPr>
                            <w:p w14:paraId="0770525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T0</w:t>
                              </w:r>
                            </w:p>
                          </w:tc>
                          <w:tc>
                            <w:tcPr>
                              <w:tcW w:w="400" w:type="dxa"/>
                              <w:vAlign w:val="center"/>
                            </w:tcPr>
                            <w:p w14:paraId="7B131D4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30</w:t>
                              </w:r>
                            </w:p>
                          </w:tc>
                          <w:tc>
                            <w:tcPr>
                              <w:tcW w:w="395" w:type="dxa"/>
                              <w:vAlign w:val="center"/>
                            </w:tcPr>
                            <w:p w14:paraId="275738E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1.5</w:t>
                              </w:r>
                            </w:p>
                          </w:tc>
                          <w:tc>
                            <w:tcPr>
                              <w:tcW w:w="545" w:type="dxa"/>
                              <w:vAlign w:val="center"/>
                            </w:tcPr>
                            <w:p w14:paraId="582F0FE5"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15.33</w:t>
                              </w:r>
                            </w:p>
                          </w:tc>
                          <w:tc>
                            <w:tcPr>
                              <w:tcW w:w="378" w:type="dxa"/>
                              <w:vAlign w:val="center"/>
                            </w:tcPr>
                            <w:p w14:paraId="2081A873"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9</w:t>
                              </w:r>
                            </w:p>
                          </w:tc>
                          <w:tc>
                            <w:tcPr>
                              <w:tcW w:w="520" w:type="dxa"/>
                              <w:vAlign w:val="center"/>
                            </w:tcPr>
                            <w:p w14:paraId="2927F89A"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28</w:t>
                              </w:r>
                            </w:p>
                          </w:tc>
                          <w:tc>
                            <w:tcPr>
                              <w:tcW w:w="378" w:type="dxa"/>
                              <w:vAlign w:val="center"/>
                            </w:tcPr>
                            <w:p w14:paraId="7D7907F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27331DF1"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1.10833</w:t>
                              </w:r>
                            </w:p>
                          </w:tc>
                          <w:tc>
                            <w:tcPr>
                              <w:tcW w:w="619" w:type="dxa"/>
                              <w:vAlign w:val="center"/>
                            </w:tcPr>
                            <w:p w14:paraId="6F107B9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66625646"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6594B68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0.004461</w:t>
                              </w:r>
                            </w:p>
                          </w:tc>
                          <w:tc>
                            <w:tcPr>
                              <w:tcW w:w="769" w:type="dxa"/>
                              <w:vAlign w:val="center"/>
                            </w:tcPr>
                            <w:p w14:paraId="152B9052"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0.033508</w:t>
                              </w:r>
                            </w:p>
                          </w:tc>
                        </w:tr>
                        <w:tr w:rsidR="00377B5B" w:rsidRPr="00346FF3" w14:paraId="70717A1C" w14:textId="77777777" w:rsidTr="00523F8E">
                          <w:trPr>
                            <w:trHeight w:val="36"/>
                          </w:trPr>
                          <w:tc>
                            <w:tcPr>
                              <w:tcW w:w="437" w:type="dxa"/>
                              <w:vAlign w:val="center"/>
                            </w:tcPr>
                            <w:p w14:paraId="62EC27F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T6</w:t>
                              </w:r>
                            </w:p>
                          </w:tc>
                          <w:tc>
                            <w:tcPr>
                              <w:tcW w:w="400" w:type="dxa"/>
                              <w:vAlign w:val="center"/>
                            </w:tcPr>
                            <w:p w14:paraId="18C676D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28</w:t>
                              </w:r>
                            </w:p>
                          </w:tc>
                          <w:tc>
                            <w:tcPr>
                              <w:tcW w:w="395" w:type="dxa"/>
                              <w:vAlign w:val="center"/>
                            </w:tcPr>
                            <w:p w14:paraId="10CADC5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1.5</w:t>
                              </w:r>
                            </w:p>
                          </w:tc>
                          <w:tc>
                            <w:tcPr>
                              <w:tcW w:w="545" w:type="dxa"/>
                              <w:vAlign w:val="center"/>
                            </w:tcPr>
                            <w:p w14:paraId="5173F09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19.67</w:t>
                              </w:r>
                            </w:p>
                          </w:tc>
                          <w:tc>
                            <w:tcPr>
                              <w:tcW w:w="378" w:type="dxa"/>
                              <w:vAlign w:val="center"/>
                            </w:tcPr>
                            <w:p w14:paraId="67E0A0E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9</w:t>
                              </w:r>
                            </w:p>
                          </w:tc>
                          <w:tc>
                            <w:tcPr>
                              <w:tcW w:w="520" w:type="dxa"/>
                              <w:vAlign w:val="center"/>
                            </w:tcPr>
                            <w:p w14:paraId="2F8A6B0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23</w:t>
                              </w:r>
                            </w:p>
                          </w:tc>
                          <w:tc>
                            <w:tcPr>
                              <w:tcW w:w="378" w:type="dxa"/>
                              <w:vAlign w:val="center"/>
                            </w:tcPr>
                            <w:p w14:paraId="6C39D272"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014B61D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1.10811</w:t>
                              </w:r>
                            </w:p>
                          </w:tc>
                          <w:tc>
                            <w:tcPr>
                              <w:tcW w:w="619" w:type="dxa"/>
                              <w:vAlign w:val="center"/>
                            </w:tcPr>
                            <w:p w14:paraId="43F63E4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58BF8E85"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47CB652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0.004489</w:t>
                              </w:r>
                            </w:p>
                          </w:tc>
                          <w:tc>
                            <w:tcPr>
                              <w:tcW w:w="769" w:type="dxa"/>
                              <w:vAlign w:val="center"/>
                            </w:tcPr>
                            <w:p w14:paraId="60F34A2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0.035704</w:t>
                              </w:r>
                            </w:p>
                          </w:tc>
                        </w:tr>
                        <w:tr w:rsidR="00377B5B" w:rsidRPr="00346FF3" w14:paraId="042C904B" w14:textId="77777777" w:rsidTr="00523F8E">
                          <w:trPr>
                            <w:trHeight w:val="36"/>
                          </w:trPr>
                          <w:tc>
                            <w:tcPr>
                              <w:tcW w:w="437" w:type="dxa"/>
                              <w:vAlign w:val="center"/>
                            </w:tcPr>
                            <w:p w14:paraId="4C66753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T12</w:t>
                              </w:r>
                            </w:p>
                          </w:tc>
                          <w:tc>
                            <w:tcPr>
                              <w:tcW w:w="400" w:type="dxa"/>
                              <w:vAlign w:val="center"/>
                            </w:tcPr>
                            <w:p w14:paraId="11AC82C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30</w:t>
                              </w:r>
                            </w:p>
                          </w:tc>
                          <w:tc>
                            <w:tcPr>
                              <w:tcW w:w="395" w:type="dxa"/>
                              <w:vAlign w:val="center"/>
                            </w:tcPr>
                            <w:p w14:paraId="2220AE35"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w:t>
                              </w:r>
                            </w:p>
                          </w:tc>
                          <w:tc>
                            <w:tcPr>
                              <w:tcW w:w="545" w:type="dxa"/>
                              <w:vAlign w:val="center"/>
                            </w:tcPr>
                            <w:p w14:paraId="5AC7F26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13.33</w:t>
                              </w:r>
                            </w:p>
                          </w:tc>
                          <w:tc>
                            <w:tcPr>
                              <w:tcW w:w="378" w:type="dxa"/>
                              <w:vAlign w:val="center"/>
                            </w:tcPr>
                            <w:p w14:paraId="43AB60B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w:t>
                              </w:r>
                            </w:p>
                          </w:tc>
                          <w:tc>
                            <w:tcPr>
                              <w:tcW w:w="520" w:type="dxa"/>
                              <w:vAlign w:val="center"/>
                            </w:tcPr>
                            <w:p w14:paraId="20AB0E26"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30</w:t>
                              </w:r>
                            </w:p>
                          </w:tc>
                          <w:tc>
                            <w:tcPr>
                              <w:tcW w:w="378" w:type="dxa"/>
                              <w:vAlign w:val="center"/>
                            </w:tcPr>
                            <w:p w14:paraId="5D4A9953"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11E8F6F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1.09547</w:t>
                              </w:r>
                            </w:p>
                          </w:tc>
                          <w:tc>
                            <w:tcPr>
                              <w:tcW w:w="619" w:type="dxa"/>
                              <w:vAlign w:val="center"/>
                            </w:tcPr>
                            <w:p w14:paraId="31575E9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7FD3855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70AE4772"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0.004567</w:t>
                              </w:r>
                            </w:p>
                          </w:tc>
                          <w:tc>
                            <w:tcPr>
                              <w:tcW w:w="769" w:type="dxa"/>
                              <w:vAlign w:val="center"/>
                            </w:tcPr>
                            <w:p w14:paraId="68F7C42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0.035618</w:t>
                              </w:r>
                            </w:p>
                          </w:tc>
                        </w:tr>
                        <w:tr w:rsidR="00377B5B" w:rsidRPr="00346FF3" w14:paraId="36962B0A" w14:textId="77777777" w:rsidTr="00523F8E">
                          <w:trPr>
                            <w:trHeight w:val="36"/>
                          </w:trPr>
                          <w:tc>
                            <w:tcPr>
                              <w:tcW w:w="437" w:type="dxa"/>
                              <w:vAlign w:val="center"/>
                            </w:tcPr>
                            <w:p w14:paraId="3CA8405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T24</w:t>
                              </w:r>
                            </w:p>
                          </w:tc>
                          <w:tc>
                            <w:tcPr>
                              <w:tcW w:w="400" w:type="dxa"/>
                              <w:vAlign w:val="center"/>
                            </w:tcPr>
                            <w:p w14:paraId="1DB96B8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30</w:t>
                              </w:r>
                            </w:p>
                          </w:tc>
                          <w:tc>
                            <w:tcPr>
                              <w:tcW w:w="395" w:type="dxa"/>
                              <w:vAlign w:val="center"/>
                            </w:tcPr>
                            <w:p w14:paraId="6D5EE1A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2.5</w:t>
                              </w:r>
                            </w:p>
                          </w:tc>
                          <w:tc>
                            <w:tcPr>
                              <w:tcW w:w="545" w:type="dxa"/>
                              <w:vAlign w:val="center"/>
                            </w:tcPr>
                            <w:p w14:paraId="6C047632"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18</w:t>
                              </w:r>
                            </w:p>
                          </w:tc>
                          <w:tc>
                            <w:tcPr>
                              <w:tcW w:w="378" w:type="dxa"/>
                              <w:vAlign w:val="center"/>
                            </w:tcPr>
                            <w:p w14:paraId="02375FF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w:t>
                              </w:r>
                            </w:p>
                          </w:tc>
                          <w:tc>
                            <w:tcPr>
                              <w:tcW w:w="520" w:type="dxa"/>
                              <w:vAlign w:val="center"/>
                            </w:tcPr>
                            <w:p w14:paraId="21694DB1"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31</w:t>
                              </w:r>
                            </w:p>
                          </w:tc>
                          <w:tc>
                            <w:tcPr>
                              <w:tcW w:w="378" w:type="dxa"/>
                              <w:vAlign w:val="center"/>
                            </w:tcPr>
                            <w:p w14:paraId="5FD6334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377B041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619" w:type="dxa"/>
                              <w:vAlign w:val="center"/>
                            </w:tcPr>
                            <w:p w14:paraId="0557B3A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1093DF58"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13EBE5F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0.004643</w:t>
                              </w:r>
                            </w:p>
                          </w:tc>
                          <w:tc>
                            <w:tcPr>
                              <w:tcW w:w="769" w:type="dxa"/>
                              <w:vAlign w:val="center"/>
                            </w:tcPr>
                            <w:p w14:paraId="5BE335D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0.036212</w:t>
                              </w:r>
                            </w:p>
                          </w:tc>
                        </w:tr>
                        <w:tr w:rsidR="00377B5B" w:rsidRPr="00346FF3" w14:paraId="568B0683" w14:textId="77777777" w:rsidTr="00523F8E">
                          <w:trPr>
                            <w:trHeight w:val="36"/>
                          </w:trPr>
                          <w:tc>
                            <w:tcPr>
                              <w:tcW w:w="437" w:type="dxa"/>
                              <w:vAlign w:val="center"/>
                            </w:tcPr>
                            <w:p w14:paraId="39FDEA9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T36</w:t>
                              </w:r>
                            </w:p>
                          </w:tc>
                          <w:tc>
                            <w:tcPr>
                              <w:tcW w:w="400" w:type="dxa"/>
                              <w:vAlign w:val="center"/>
                            </w:tcPr>
                            <w:p w14:paraId="5D1E438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28</w:t>
                              </w:r>
                            </w:p>
                          </w:tc>
                          <w:tc>
                            <w:tcPr>
                              <w:tcW w:w="395" w:type="dxa"/>
                              <w:vAlign w:val="center"/>
                            </w:tcPr>
                            <w:p w14:paraId="6D12731A"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3</w:t>
                              </w:r>
                            </w:p>
                          </w:tc>
                          <w:tc>
                            <w:tcPr>
                              <w:tcW w:w="545" w:type="dxa"/>
                              <w:vAlign w:val="center"/>
                            </w:tcPr>
                            <w:p w14:paraId="77D6A873"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20.33</w:t>
                              </w:r>
                            </w:p>
                          </w:tc>
                          <w:tc>
                            <w:tcPr>
                              <w:tcW w:w="378" w:type="dxa"/>
                              <w:vAlign w:val="center"/>
                            </w:tcPr>
                            <w:p w14:paraId="0109354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w:t>
                              </w:r>
                            </w:p>
                          </w:tc>
                          <w:tc>
                            <w:tcPr>
                              <w:tcW w:w="520" w:type="dxa"/>
                              <w:vAlign w:val="center"/>
                            </w:tcPr>
                            <w:p w14:paraId="594E5F4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29</w:t>
                              </w:r>
                            </w:p>
                          </w:tc>
                          <w:tc>
                            <w:tcPr>
                              <w:tcW w:w="378" w:type="dxa"/>
                              <w:vAlign w:val="center"/>
                            </w:tcPr>
                            <w:p w14:paraId="2EAA0940"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4C31B51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1.14521</w:t>
                              </w:r>
                            </w:p>
                          </w:tc>
                          <w:tc>
                            <w:tcPr>
                              <w:tcW w:w="619" w:type="dxa"/>
                              <w:vAlign w:val="center"/>
                            </w:tcPr>
                            <w:p w14:paraId="29FE03B6"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10E11F5B"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277CAF6A"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0.004359</w:t>
                              </w:r>
                            </w:p>
                          </w:tc>
                          <w:tc>
                            <w:tcPr>
                              <w:tcW w:w="769" w:type="dxa"/>
                              <w:vAlign w:val="center"/>
                            </w:tcPr>
                            <w:p w14:paraId="756248A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0.037379</w:t>
                              </w:r>
                            </w:p>
                          </w:tc>
                        </w:tr>
                        <w:tr w:rsidR="00377B5B" w:rsidRPr="00346FF3" w14:paraId="3F522972" w14:textId="77777777" w:rsidTr="00523F8E">
                          <w:trPr>
                            <w:trHeight w:val="36"/>
                          </w:trPr>
                          <w:tc>
                            <w:tcPr>
                              <w:tcW w:w="437" w:type="dxa"/>
                              <w:vAlign w:val="center"/>
                            </w:tcPr>
                            <w:p w14:paraId="2E85BE8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T48</w:t>
                              </w:r>
                            </w:p>
                          </w:tc>
                          <w:tc>
                            <w:tcPr>
                              <w:tcW w:w="400" w:type="dxa"/>
                              <w:vAlign w:val="center"/>
                            </w:tcPr>
                            <w:p w14:paraId="5BEC4E2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29</w:t>
                              </w:r>
                            </w:p>
                          </w:tc>
                          <w:tc>
                            <w:tcPr>
                              <w:tcW w:w="395" w:type="dxa"/>
                              <w:vAlign w:val="center"/>
                            </w:tcPr>
                            <w:p w14:paraId="137F6F69"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2.5</w:t>
                              </w:r>
                            </w:p>
                          </w:tc>
                          <w:tc>
                            <w:tcPr>
                              <w:tcW w:w="545" w:type="dxa"/>
                              <w:vAlign w:val="center"/>
                            </w:tcPr>
                            <w:p w14:paraId="1AE1D3E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19</w:t>
                              </w:r>
                            </w:p>
                          </w:tc>
                          <w:tc>
                            <w:tcPr>
                              <w:tcW w:w="378" w:type="dxa"/>
                              <w:vAlign w:val="center"/>
                            </w:tcPr>
                            <w:p w14:paraId="648C218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w:t>
                              </w:r>
                            </w:p>
                          </w:tc>
                          <w:tc>
                            <w:tcPr>
                              <w:tcW w:w="520" w:type="dxa"/>
                              <w:vAlign w:val="center"/>
                            </w:tcPr>
                            <w:p w14:paraId="6EF04B7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29</w:t>
                              </w:r>
                            </w:p>
                          </w:tc>
                          <w:tc>
                            <w:tcPr>
                              <w:tcW w:w="378" w:type="dxa"/>
                              <w:vAlign w:val="center"/>
                            </w:tcPr>
                            <w:p w14:paraId="138B9F8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6E7481D1"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619" w:type="dxa"/>
                              <w:vAlign w:val="center"/>
                            </w:tcPr>
                            <w:p w14:paraId="06A5257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422" w:type="dxa"/>
                              <w:vAlign w:val="center"/>
                            </w:tcPr>
                            <w:p w14:paraId="089B077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3E7B4EA1"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0.004422</w:t>
                              </w:r>
                            </w:p>
                          </w:tc>
                          <w:tc>
                            <w:tcPr>
                              <w:tcW w:w="769" w:type="dxa"/>
                              <w:vAlign w:val="center"/>
                            </w:tcPr>
                            <w:p w14:paraId="1B8458DF"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0.0388</w:t>
                              </w:r>
                            </w:p>
                          </w:tc>
                        </w:tr>
                        <w:tr w:rsidR="00377B5B" w:rsidRPr="00346FF3" w14:paraId="12289E80" w14:textId="77777777" w:rsidTr="00523F8E">
                          <w:trPr>
                            <w:trHeight w:val="36"/>
                          </w:trPr>
                          <w:tc>
                            <w:tcPr>
                              <w:tcW w:w="437" w:type="dxa"/>
                              <w:vAlign w:val="center"/>
                            </w:tcPr>
                            <w:p w14:paraId="4E0CCA5D"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T60</w:t>
                              </w:r>
                            </w:p>
                          </w:tc>
                          <w:tc>
                            <w:tcPr>
                              <w:tcW w:w="400" w:type="dxa"/>
                              <w:vAlign w:val="center"/>
                            </w:tcPr>
                            <w:p w14:paraId="5BBC245B"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26</w:t>
                              </w:r>
                            </w:p>
                          </w:tc>
                          <w:tc>
                            <w:tcPr>
                              <w:tcW w:w="395" w:type="dxa"/>
                              <w:vAlign w:val="center"/>
                            </w:tcPr>
                            <w:p w14:paraId="5BCB975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w:t>
                              </w:r>
                            </w:p>
                          </w:tc>
                          <w:tc>
                            <w:tcPr>
                              <w:tcW w:w="545" w:type="dxa"/>
                              <w:vAlign w:val="center"/>
                            </w:tcPr>
                            <w:p w14:paraId="2C79CE1B"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20</w:t>
                              </w:r>
                            </w:p>
                          </w:tc>
                          <w:tc>
                            <w:tcPr>
                              <w:tcW w:w="378" w:type="dxa"/>
                              <w:vAlign w:val="center"/>
                            </w:tcPr>
                            <w:p w14:paraId="57E4B20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13</w:t>
                              </w:r>
                            </w:p>
                          </w:tc>
                          <w:tc>
                            <w:tcPr>
                              <w:tcW w:w="520" w:type="dxa"/>
                              <w:vAlign w:val="center"/>
                            </w:tcPr>
                            <w:p w14:paraId="7B8FB18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29</w:t>
                              </w:r>
                            </w:p>
                          </w:tc>
                          <w:tc>
                            <w:tcPr>
                              <w:tcW w:w="378" w:type="dxa"/>
                              <w:vAlign w:val="center"/>
                            </w:tcPr>
                            <w:p w14:paraId="529A7E34"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w:t>
                              </w:r>
                            </w:p>
                          </w:tc>
                          <w:tc>
                            <w:tcPr>
                              <w:tcW w:w="695" w:type="dxa"/>
                              <w:vAlign w:val="center"/>
                            </w:tcPr>
                            <w:p w14:paraId="0BE87BF7"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1.07907</w:t>
                              </w:r>
                            </w:p>
                          </w:tc>
                          <w:tc>
                            <w:tcPr>
                              <w:tcW w:w="619" w:type="dxa"/>
                              <w:vAlign w:val="center"/>
                            </w:tcPr>
                            <w:p w14:paraId="70E87BD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1.6168</w:t>
                              </w:r>
                            </w:p>
                          </w:tc>
                          <w:tc>
                            <w:tcPr>
                              <w:tcW w:w="422" w:type="dxa"/>
                              <w:vAlign w:val="center"/>
                            </w:tcPr>
                            <w:p w14:paraId="21E48B8E"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w:t>
                              </w:r>
                            </w:p>
                          </w:tc>
                          <w:tc>
                            <w:tcPr>
                              <w:tcW w:w="769" w:type="dxa"/>
                              <w:vAlign w:val="center"/>
                            </w:tcPr>
                            <w:p w14:paraId="57CA77F6"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0.004289</w:t>
                              </w:r>
                            </w:p>
                          </w:tc>
                          <w:tc>
                            <w:tcPr>
                              <w:tcW w:w="769" w:type="dxa"/>
                              <w:vAlign w:val="center"/>
                            </w:tcPr>
                            <w:p w14:paraId="0D690D1C" w14:textId="77777777" w:rsidR="00377B5B" w:rsidRPr="00523F8E" w:rsidRDefault="00377B5B" w:rsidP="00715927">
                              <w:pPr>
                                <w:rPr>
                                  <w:rFonts w:ascii="Segoe UI" w:hAnsi="Segoe UI" w:cs="Segoe UI"/>
                                  <w:color w:val="000000"/>
                                  <w:sz w:val="14"/>
                                  <w:szCs w:val="14"/>
                                </w:rPr>
                              </w:pPr>
                              <w:r w:rsidRPr="00523F8E">
                                <w:rPr>
                                  <w:rFonts w:ascii="Segoe UI" w:hAnsi="Segoe UI" w:cs="Segoe UI"/>
                                  <w:color w:val="000000"/>
                                  <w:sz w:val="14"/>
                                  <w:szCs w:val="14"/>
                                </w:rPr>
                                <w:t>0.043569</w:t>
                              </w:r>
                            </w:p>
                          </w:tc>
                        </w:tr>
                      </w:tbl>
                      <w:p w14:paraId="3B55583C" w14:textId="77777777" w:rsidR="00377B5B" w:rsidRPr="00346FF3" w:rsidRDefault="00377B5B" w:rsidP="00377B5B">
                        <w:pPr>
                          <w:spacing w:after="0" w:line="240" w:lineRule="auto"/>
                          <w:rPr>
                            <w:rFonts w:ascii="Segoe UI" w:hAnsi="Segoe UI" w:cs="Segoe UI"/>
                            <w:sz w:val="14"/>
                            <w:szCs w:val="14"/>
                          </w:rPr>
                        </w:pPr>
                      </w:p>
                    </w:txbxContent>
                  </v:textbox>
                </v:shape>
              </v:group>
            </w:pict>
          </mc:Fallback>
        </mc:AlternateContent>
      </w:r>
    </w:p>
    <w:p w14:paraId="38319529" w14:textId="77777777" w:rsidR="00377B5B" w:rsidRDefault="00377B5B" w:rsidP="00377B5B">
      <w:pPr>
        <w:rPr>
          <w:sz w:val="20"/>
          <w:szCs w:val="20"/>
        </w:rPr>
      </w:pPr>
    </w:p>
    <w:p w14:paraId="61342042" w14:textId="36EDFEA8" w:rsidR="00377B5B" w:rsidRDefault="00377B5B" w:rsidP="00377B5B">
      <w:pPr>
        <w:rPr>
          <w:sz w:val="20"/>
          <w:szCs w:val="20"/>
        </w:rPr>
      </w:pPr>
    </w:p>
    <w:p w14:paraId="27C66011" w14:textId="3C09CE29" w:rsidR="00377B5B" w:rsidRDefault="00377B5B" w:rsidP="00377B5B">
      <w:pPr>
        <w:rPr>
          <w:sz w:val="20"/>
          <w:szCs w:val="20"/>
        </w:rPr>
      </w:pPr>
    </w:p>
    <w:p w14:paraId="006028B9" w14:textId="57AFCFED" w:rsidR="00377B5B" w:rsidRDefault="00377B5B" w:rsidP="00377B5B">
      <w:pPr>
        <w:rPr>
          <w:sz w:val="20"/>
          <w:szCs w:val="20"/>
        </w:rPr>
      </w:pPr>
    </w:p>
    <w:p w14:paraId="188CBEC5" w14:textId="0FE1F3E6" w:rsidR="00377B5B" w:rsidRDefault="00377B5B" w:rsidP="00377B5B">
      <w:pPr>
        <w:rPr>
          <w:sz w:val="20"/>
          <w:szCs w:val="20"/>
        </w:rPr>
      </w:pPr>
      <w:r>
        <w:rPr>
          <w:noProof/>
          <w:sz w:val="20"/>
          <w:szCs w:val="20"/>
        </w:rPr>
        <mc:AlternateContent>
          <mc:Choice Requires="wpg">
            <w:drawing>
              <wp:anchor distT="0" distB="0" distL="114300" distR="114300" simplePos="0" relativeHeight="251920384" behindDoc="0" locked="0" layoutInCell="1" allowOverlap="1" wp14:anchorId="4E696B74" wp14:editId="77638EBF">
                <wp:simplePos x="0" y="0"/>
                <wp:positionH relativeFrom="column">
                  <wp:posOffset>-691</wp:posOffset>
                </wp:positionH>
                <wp:positionV relativeFrom="paragraph">
                  <wp:posOffset>246059</wp:posOffset>
                </wp:positionV>
                <wp:extent cx="6438265" cy="1554480"/>
                <wp:effectExtent l="0" t="0" r="19685" b="26670"/>
                <wp:wrapNone/>
                <wp:docPr id="2126780755" name="Group 71"/>
                <wp:cNvGraphicFramePr/>
                <a:graphic xmlns:a="http://schemas.openxmlformats.org/drawingml/2006/main">
                  <a:graphicData uri="http://schemas.microsoft.com/office/word/2010/wordprocessingGroup">
                    <wpg:wgp>
                      <wpg:cNvGrpSpPr/>
                      <wpg:grpSpPr>
                        <a:xfrm>
                          <a:off x="0" y="0"/>
                          <a:ext cx="6438265" cy="1554480"/>
                          <a:chOff x="0" y="0"/>
                          <a:chExt cx="5873750" cy="1292860"/>
                        </a:xfrm>
                      </wpg:grpSpPr>
                      <wps:wsp>
                        <wps:cNvPr id="60894175" name="Text Box 67"/>
                        <wps:cNvSpPr txBox="1"/>
                        <wps:spPr>
                          <a:xfrm>
                            <a:off x="0" y="0"/>
                            <a:ext cx="5873750" cy="1292860"/>
                          </a:xfrm>
                          <a:prstGeom prst="rect">
                            <a:avLst/>
                          </a:prstGeom>
                          <a:solidFill>
                            <a:schemeClr val="lt1"/>
                          </a:solidFill>
                          <a:ln w="6350">
                            <a:solidFill>
                              <a:prstClr val="black"/>
                            </a:solidFill>
                          </a:ln>
                        </wps:spPr>
                        <wps:txbx>
                          <w:txbxContent>
                            <w:p w14:paraId="5426D76D" w14:textId="4CE25600" w:rsidR="00377B5B" w:rsidRDefault="00AA7F07" w:rsidP="00377B5B">
                              <w:r>
                                <w:rPr>
                                  <w:noProof/>
                                </w:rPr>
                                <w:drawing>
                                  <wp:inline distT="0" distB="0" distL="0" distR="0" wp14:anchorId="3F2BB359" wp14:editId="1D5276C5">
                                    <wp:extent cx="2003262" cy="1159011"/>
                                    <wp:effectExtent l="19050" t="19050" r="16510" b="22225"/>
                                    <wp:docPr id="44542536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21587" cy="1169613"/>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9972700" name="Text Box 65"/>
                        <wps:cNvSpPr txBox="1"/>
                        <wps:spPr>
                          <a:xfrm>
                            <a:off x="2040667" y="4169"/>
                            <a:ext cx="3832615" cy="1288343"/>
                          </a:xfrm>
                          <a:prstGeom prst="rect">
                            <a:avLst/>
                          </a:prstGeom>
                          <a:solidFill>
                            <a:schemeClr val="lt1"/>
                          </a:solidFill>
                          <a:ln w="6350">
                            <a:noFill/>
                          </a:ln>
                        </wps:spPr>
                        <wps:txbx>
                          <w:txbxContent>
                            <w:tbl>
                              <w:tblPr>
                                <w:tblStyle w:val="TableGrid"/>
                                <w:tblW w:w="6286" w:type="dxa"/>
                                <w:tblInd w:w="-5" w:type="dxa"/>
                                <w:tblLook w:val="04A0" w:firstRow="1" w:lastRow="0" w:firstColumn="1" w:lastColumn="0" w:noHBand="0" w:noVBand="1"/>
                              </w:tblPr>
                              <w:tblGrid>
                                <w:gridCol w:w="441"/>
                                <w:gridCol w:w="373"/>
                                <w:gridCol w:w="398"/>
                                <w:gridCol w:w="473"/>
                                <w:gridCol w:w="373"/>
                                <w:gridCol w:w="524"/>
                                <w:gridCol w:w="373"/>
                                <w:gridCol w:w="700"/>
                                <w:gridCol w:w="532"/>
                                <w:gridCol w:w="549"/>
                                <w:gridCol w:w="775"/>
                                <w:gridCol w:w="775"/>
                              </w:tblGrid>
                              <w:tr w:rsidR="00377B5B" w14:paraId="51AC6137" w14:textId="77777777" w:rsidTr="00C50B63">
                                <w:trPr>
                                  <w:cantSplit/>
                                  <w:trHeight w:val="1088"/>
                                </w:trPr>
                                <w:tc>
                                  <w:tcPr>
                                    <w:tcW w:w="424" w:type="dxa"/>
                                    <w:textDirection w:val="btLr"/>
                                  </w:tcPr>
                                  <w:p w14:paraId="6B8036F2" w14:textId="77777777" w:rsidR="00377B5B" w:rsidRPr="003677BD" w:rsidRDefault="00377B5B" w:rsidP="00406DDE">
                                    <w:pPr>
                                      <w:ind w:left="113" w:right="113"/>
                                      <w:rPr>
                                        <w:sz w:val="12"/>
                                        <w:szCs w:val="12"/>
                                      </w:rPr>
                                    </w:pPr>
                                    <w:r w:rsidRPr="003677BD">
                                      <w:rPr>
                                        <w:b/>
                                        <w:bCs/>
                                        <w:sz w:val="12"/>
                                        <w:szCs w:val="12"/>
                                      </w:rPr>
                                      <w:t>Timepoint</w:t>
                                    </w:r>
                                  </w:p>
                                </w:tc>
                                <w:tc>
                                  <w:tcPr>
                                    <w:tcW w:w="365" w:type="dxa"/>
                                    <w:textDirection w:val="btLr"/>
                                  </w:tcPr>
                                  <w:p w14:paraId="30C8C618"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21645B04" w14:textId="77777777" w:rsidR="00377B5B" w:rsidRPr="003677BD" w:rsidRDefault="00377B5B" w:rsidP="00406DDE">
                                    <w:pPr>
                                      <w:ind w:left="113" w:right="113"/>
                                      <w:rPr>
                                        <w:sz w:val="12"/>
                                        <w:szCs w:val="12"/>
                                      </w:rPr>
                                    </w:pPr>
                                    <w:r w:rsidRPr="003677BD">
                                      <w:rPr>
                                        <w:b/>
                                        <w:bCs/>
                                        <w:sz w:val="12"/>
                                        <w:szCs w:val="12"/>
                                      </w:rPr>
                                      <w:t>CDRSB</w:t>
                                    </w:r>
                                  </w:p>
                                </w:tc>
                                <w:tc>
                                  <w:tcPr>
                                    <w:tcW w:w="471" w:type="dxa"/>
                                    <w:textDirection w:val="btLr"/>
                                  </w:tcPr>
                                  <w:p w14:paraId="22046931" w14:textId="77777777" w:rsidR="00377B5B" w:rsidRPr="003677BD" w:rsidRDefault="00377B5B" w:rsidP="00406DDE">
                                    <w:pPr>
                                      <w:ind w:left="113" w:right="113"/>
                                      <w:rPr>
                                        <w:sz w:val="12"/>
                                        <w:szCs w:val="12"/>
                                      </w:rPr>
                                    </w:pPr>
                                    <w:r w:rsidRPr="003677BD">
                                      <w:rPr>
                                        <w:b/>
                                        <w:bCs/>
                                        <w:sz w:val="12"/>
                                        <w:szCs w:val="12"/>
                                      </w:rPr>
                                      <w:t>ADAS13</w:t>
                                    </w:r>
                                  </w:p>
                                </w:tc>
                                <w:tc>
                                  <w:tcPr>
                                    <w:tcW w:w="365" w:type="dxa"/>
                                    <w:textDirection w:val="btLr"/>
                                  </w:tcPr>
                                  <w:p w14:paraId="1E44543F" w14:textId="77777777" w:rsidR="00377B5B" w:rsidRPr="003677BD" w:rsidRDefault="00377B5B" w:rsidP="00406DDE">
                                    <w:pPr>
                                      <w:ind w:left="113" w:right="113"/>
                                      <w:rPr>
                                        <w:sz w:val="12"/>
                                        <w:szCs w:val="12"/>
                                      </w:rPr>
                                    </w:pPr>
                                    <w:r w:rsidRPr="003677BD">
                                      <w:rPr>
                                        <w:b/>
                                        <w:bCs/>
                                        <w:sz w:val="12"/>
                                        <w:szCs w:val="12"/>
                                      </w:rPr>
                                      <w:t>FAQ</w:t>
                                    </w:r>
                                  </w:p>
                                </w:tc>
                                <w:tc>
                                  <w:tcPr>
                                    <w:tcW w:w="514" w:type="dxa"/>
                                    <w:textDirection w:val="btLr"/>
                                  </w:tcPr>
                                  <w:p w14:paraId="3E60A764" w14:textId="77777777" w:rsidR="00377B5B" w:rsidRPr="003677BD" w:rsidRDefault="00377B5B" w:rsidP="00406DDE">
                                    <w:pPr>
                                      <w:ind w:left="113" w:right="113"/>
                                      <w:rPr>
                                        <w:b/>
                                        <w:bCs/>
                                        <w:sz w:val="12"/>
                                        <w:szCs w:val="12"/>
                                      </w:rPr>
                                    </w:pPr>
                                    <w:r w:rsidRPr="003677BD">
                                      <w:rPr>
                                        <w:b/>
                                        <w:bCs/>
                                        <w:sz w:val="12"/>
                                        <w:szCs w:val="12"/>
                                      </w:rPr>
                                      <w:t>RAVLT</w:t>
                                    </w:r>
                                  </w:p>
                                  <w:p w14:paraId="1D026B24" w14:textId="77777777" w:rsidR="00377B5B" w:rsidRPr="003677BD" w:rsidRDefault="00377B5B" w:rsidP="00406DDE">
                                    <w:pPr>
                                      <w:ind w:left="113" w:right="113"/>
                                      <w:rPr>
                                        <w:sz w:val="12"/>
                                        <w:szCs w:val="12"/>
                                      </w:rPr>
                                    </w:pPr>
                                    <w:r w:rsidRPr="003677BD">
                                      <w:rPr>
                                        <w:b/>
                                        <w:bCs/>
                                        <w:sz w:val="12"/>
                                        <w:szCs w:val="12"/>
                                      </w:rPr>
                                      <w:t>Immediate</w:t>
                                    </w:r>
                                  </w:p>
                                </w:tc>
                                <w:tc>
                                  <w:tcPr>
                                    <w:tcW w:w="365" w:type="dxa"/>
                                    <w:textDirection w:val="btLr"/>
                                  </w:tcPr>
                                  <w:p w14:paraId="00D50652" w14:textId="77777777" w:rsidR="00377B5B" w:rsidRPr="003677BD" w:rsidRDefault="00377B5B" w:rsidP="00406DDE">
                                    <w:pPr>
                                      <w:ind w:left="113" w:right="113"/>
                                      <w:rPr>
                                        <w:sz w:val="12"/>
                                        <w:szCs w:val="12"/>
                                      </w:rPr>
                                    </w:pPr>
                                    <w:r w:rsidRPr="003677BD">
                                      <w:rPr>
                                        <w:b/>
                                        <w:bCs/>
                                        <w:sz w:val="12"/>
                                        <w:szCs w:val="12"/>
                                      </w:rPr>
                                      <w:t>APOE4</w:t>
                                    </w:r>
                                  </w:p>
                                </w:tc>
                                <w:tc>
                                  <w:tcPr>
                                    <w:tcW w:w="691" w:type="dxa"/>
                                    <w:textDirection w:val="btLr"/>
                                  </w:tcPr>
                                  <w:p w14:paraId="07601AC9" w14:textId="77777777" w:rsidR="00377B5B" w:rsidRPr="003677BD" w:rsidRDefault="00377B5B" w:rsidP="00406DDE">
                                    <w:pPr>
                                      <w:ind w:left="113" w:right="113"/>
                                      <w:rPr>
                                        <w:sz w:val="12"/>
                                        <w:szCs w:val="12"/>
                                      </w:rPr>
                                    </w:pPr>
                                    <w:r w:rsidRPr="003677BD">
                                      <w:rPr>
                                        <w:b/>
                                        <w:bCs/>
                                        <w:sz w:val="12"/>
                                        <w:szCs w:val="12"/>
                                      </w:rPr>
                                      <w:t>FDG</w:t>
                                    </w:r>
                                  </w:p>
                                </w:tc>
                                <w:tc>
                                  <w:tcPr>
                                    <w:tcW w:w="618" w:type="dxa"/>
                                    <w:textDirection w:val="btLr"/>
                                  </w:tcPr>
                                  <w:p w14:paraId="0CF03DD5" w14:textId="77777777" w:rsidR="00377B5B" w:rsidRPr="003677BD" w:rsidRDefault="00377B5B" w:rsidP="00406DDE">
                                    <w:pPr>
                                      <w:ind w:left="113" w:right="113"/>
                                      <w:rPr>
                                        <w:sz w:val="12"/>
                                        <w:szCs w:val="12"/>
                                      </w:rPr>
                                    </w:pPr>
                                    <w:r w:rsidRPr="003677BD">
                                      <w:rPr>
                                        <w:b/>
                                        <w:bCs/>
                                        <w:sz w:val="12"/>
                                        <w:szCs w:val="12"/>
                                      </w:rPr>
                                      <w:t>AV45</w:t>
                                    </w:r>
                                  </w:p>
                                </w:tc>
                                <w:tc>
                                  <w:tcPr>
                                    <w:tcW w:w="545" w:type="dxa"/>
                                    <w:textDirection w:val="btLr"/>
                                  </w:tcPr>
                                  <w:p w14:paraId="7780C4D1" w14:textId="77777777" w:rsidR="00377B5B" w:rsidRPr="003677BD" w:rsidRDefault="00377B5B" w:rsidP="00406DDE">
                                    <w:pPr>
                                      <w:ind w:left="113" w:right="113"/>
                                      <w:rPr>
                                        <w:sz w:val="12"/>
                                        <w:szCs w:val="12"/>
                                      </w:rPr>
                                    </w:pPr>
                                    <w:r w:rsidRPr="003677BD">
                                      <w:rPr>
                                        <w:b/>
                                        <w:bCs/>
                                        <w:sz w:val="12"/>
                                        <w:szCs w:val="12"/>
                                      </w:rPr>
                                      <w:t>ABETA</w:t>
                                    </w:r>
                                  </w:p>
                                </w:tc>
                                <w:tc>
                                  <w:tcPr>
                                    <w:tcW w:w="765" w:type="dxa"/>
                                    <w:textDirection w:val="btLr"/>
                                  </w:tcPr>
                                  <w:p w14:paraId="220B8378" w14:textId="77777777" w:rsidR="00377B5B" w:rsidRPr="003677BD" w:rsidRDefault="00377B5B" w:rsidP="00406DDE">
                                    <w:pPr>
                                      <w:ind w:left="113" w:right="113"/>
                                      <w:rPr>
                                        <w:b/>
                                        <w:bCs/>
                                        <w:sz w:val="12"/>
                                        <w:szCs w:val="12"/>
                                      </w:rPr>
                                    </w:pPr>
                                    <w:r w:rsidRPr="003677BD">
                                      <w:rPr>
                                        <w:b/>
                                        <w:bCs/>
                                        <w:sz w:val="12"/>
                                        <w:szCs w:val="12"/>
                                      </w:rPr>
                                      <w:t>Normalized</w:t>
                                    </w:r>
                                  </w:p>
                                  <w:p w14:paraId="2EBF664A" w14:textId="77777777" w:rsidR="00377B5B" w:rsidRPr="003677BD" w:rsidRDefault="00377B5B" w:rsidP="00406DDE">
                                    <w:pPr>
                                      <w:ind w:left="113" w:right="113"/>
                                      <w:rPr>
                                        <w:sz w:val="12"/>
                                        <w:szCs w:val="12"/>
                                      </w:rPr>
                                    </w:pPr>
                                    <w:r w:rsidRPr="003677BD">
                                      <w:rPr>
                                        <w:b/>
                                        <w:bCs/>
                                        <w:sz w:val="12"/>
                                        <w:szCs w:val="12"/>
                                      </w:rPr>
                                      <w:t>Hippocampus</w:t>
                                    </w:r>
                                  </w:p>
                                </w:tc>
                                <w:tc>
                                  <w:tcPr>
                                    <w:tcW w:w="765" w:type="dxa"/>
                                    <w:textDirection w:val="btLr"/>
                                  </w:tcPr>
                                  <w:p w14:paraId="7FC3FA99" w14:textId="77777777" w:rsidR="00377B5B" w:rsidRPr="003677BD" w:rsidRDefault="00377B5B" w:rsidP="00406DDE">
                                    <w:pPr>
                                      <w:ind w:left="113" w:right="113"/>
                                      <w:rPr>
                                        <w:b/>
                                        <w:bCs/>
                                        <w:sz w:val="12"/>
                                        <w:szCs w:val="12"/>
                                      </w:rPr>
                                    </w:pPr>
                                    <w:r w:rsidRPr="003677BD">
                                      <w:rPr>
                                        <w:b/>
                                        <w:bCs/>
                                        <w:sz w:val="12"/>
                                        <w:szCs w:val="12"/>
                                      </w:rPr>
                                      <w:t>Normalized</w:t>
                                    </w:r>
                                  </w:p>
                                  <w:p w14:paraId="1C71B7FF" w14:textId="77777777" w:rsidR="00377B5B" w:rsidRPr="003677BD" w:rsidRDefault="00377B5B" w:rsidP="00406DDE">
                                    <w:pPr>
                                      <w:ind w:left="113" w:right="113"/>
                                      <w:rPr>
                                        <w:sz w:val="12"/>
                                        <w:szCs w:val="12"/>
                                      </w:rPr>
                                    </w:pPr>
                                    <w:r w:rsidRPr="003677BD">
                                      <w:rPr>
                                        <w:b/>
                                        <w:bCs/>
                                        <w:sz w:val="12"/>
                                        <w:szCs w:val="12"/>
                                      </w:rPr>
                                      <w:t>Ventricles</w:t>
                                    </w:r>
                                  </w:p>
                                </w:tc>
                              </w:tr>
                              <w:tr w:rsidR="00377B5B" w:rsidRPr="00346FF3" w14:paraId="7B719E1C" w14:textId="77777777" w:rsidTr="00C50B63">
                                <w:trPr>
                                  <w:trHeight w:val="93"/>
                                </w:trPr>
                                <w:tc>
                                  <w:tcPr>
                                    <w:tcW w:w="424" w:type="dxa"/>
                                    <w:vAlign w:val="center"/>
                                  </w:tcPr>
                                  <w:p w14:paraId="5D1A61EE"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T0</w:t>
                                    </w:r>
                                  </w:p>
                                </w:tc>
                                <w:tc>
                                  <w:tcPr>
                                    <w:tcW w:w="365" w:type="dxa"/>
                                    <w:vAlign w:val="center"/>
                                  </w:tcPr>
                                  <w:p w14:paraId="582BD75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30</w:t>
                                    </w:r>
                                  </w:p>
                                </w:tc>
                                <w:tc>
                                  <w:tcPr>
                                    <w:tcW w:w="398" w:type="dxa"/>
                                    <w:vAlign w:val="center"/>
                                  </w:tcPr>
                                  <w:p w14:paraId="24F092A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1.5</w:t>
                                    </w:r>
                                  </w:p>
                                </w:tc>
                                <w:tc>
                                  <w:tcPr>
                                    <w:tcW w:w="471" w:type="dxa"/>
                                    <w:vAlign w:val="center"/>
                                  </w:tcPr>
                                  <w:p w14:paraId="3C35C73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9</w:t>
                                    </w:r>
                                  </w:p>
                                </w:tc>
                                <w:tc>
                                  <w:tcPr>
                                    <w:tcW w:w="365" w:type="dxa"/>
                                    <w:vAlign w:val="center"/>
                                  </w:tcPr>
                                  <w:p w14:paraId="762745B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w:t>
                                    </w:r>
                                  </w:p>
                                </w:tc>
                                <w:tc>
                                  <w:tcPr>
                                    <w:tcW w:w="514" w:type="dxa"/>
                                    <w:vAlign w:val="center"/>
                                  </w:tcPr>
                                  <w:p w14:paraId="5BAA700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50</w:t>
                                    </w:r>
                                  </w:p>
                                </w:tc>
                                <w:tc>
                                  <w:tcPr>
                                    <w:tcW w:w="365" w:type="dxa"/>
                                    <w:vAlign w:val="center"/>
                                  </w:tcPr>
                                  <w:p w14:paraId="34994BDC"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7800060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1.19883</w:t>
                                    </w:r>
                                  </w:p>
                                </w:tc>
                                <w:tc>
                                  <w:tcPr>
                                    <w:tcW w:w="618" w:type="dxa"/>
                                    <w:vAlign w:val="center"/>
                                  </w:tcPr>
                                  <w:p w14:paraId="33F4CD0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516986B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498.6</w:t>
                                    </w:r>
                                  </w:p>
                                </w:tc>
                                <w:tc>
                                  <w:tcPr>
                                    <w:tcW w:w="765" w:type="dxa"/>
                                    <w:vAlign w:val="center"/>
                                  </w:tcPr>
                                  <w:p w14:paraId="5860FA4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0.004844</w:t>
                                    </w:r>
                                  </w:p>
                                </w:tc>
                                <w:tc>
                                  <w:tcPr>
                                    <w:tcW w:w="765" w:type="dxa"/>
                                    <w:vAlign w:val="center"/>
                                  </w:tcPr>
                                  <w:p w14:paraId="1B6E8F06"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0.02457</w:t>
                                    </w:r>
                                  </w:p>
                                </w:tc>
                              </w:tr>
                              <w:tr w:rsidR="00377B5B" w:rsidRPr="00346FF3" w14:paraId="74378056" w14:textId="77777777" w:rsidTr="00C50B63">
                                <w:trPr>
                                  <w:trHeight w:val="38"/>
                                </w:trPr>
                                <w:tc>
                                  <w:tcPr>
                                    <w:tcW w:w="424" w:type="dxa"/>
                                    <w:vAlign w:val="center"/>
                                  </w:tcPr>
                                  <w:p w14:paraId="50CB9C9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T6</w:t>
                                    </w:r>
                                  </w:p>
                                </w:tc>
                                <w:tc>
                                  <w:tcPr>
                                    <w:tcW w:w="365" w:type="dxa"/>
                                    <w:vAlign w:val="center"/>
                                  </w:tcPr>
                                  <w:p w14:paraId="2E42656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29</w:t>
                                    </w:r>
                                  </w:p>
                                </w:tc>
                                <w:tc>
                                  <w:tcPr>
                                    <w:tcW w:w="398" w:type="dxa"/>
                                    <w:vAlign w:val="center"/>
                                  </w:tcPr>
                                  <w:p w14:paraId="443819FF"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0.5</w:t>
                                    </w:r>
                                  </w:p>
                                </w:tc>
                                <w:tc>
                                  <w:tcPr>
                                    <w:tcW w:w="471" w:type="dxa"/>
                                    <w:vAlign w:val="center"/>
                                  </w:tcPr>
                                  <w:p w14:paraId="374A2AB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8</w:t>
                                    </w:r>
                                  </w:p>
                                </w:tc>
                                <w:tc>
                                  <w:tcPr>
                                    <w:tcW w:w="365" w:type="dxa"/>
                                    <w:vAlign w:val="center"/>
                                  </w:tcPr>
                                  <w:p w14:paraId="3355C1F1"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w:t>
                                    </w:r>
                                  </w:p>
                                </w:tc>
                                <w:tc>
                                  <w:tcPr>
                                    <w:tcW w:w="514" w:type="dxa"/>
                                    <w:vAlign w:val="center"/>
                                  </w:tcPr>
                                  <w:p w14:paraId="7BFE000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43</w:t>
                                    </w:r>
                                  </w:p>
                                </w:tc>
                                <w:tc>
                                  <w:tcPr>
                                    <w:tcW w:w="365" w:type="dxa"/>
                                    <w:vAlign w:val="center"/>
                                  </w:tcPr>
                                  <w:p w14:paraId="5A53352D"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452BE14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1.19093</w:t>
                                    </w:r>
                                  </w:p>
                                </w:tc>
                                <w:tc>
                                  <w:tcPr>
                                    <w:tcW w:w="618" w:type="dxa"/>
                                    <w:vAlign w:val="center"/>
                                  </w:tcPr>
                                  <w:p w14:paraId="3F6E4A2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051F2FC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765" w:type="dxa"/>
                                    <w:vAlign w:val="center"/>
                                  </w:tcPr>
                                  <w:p w14:paraId="1877CF7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0.004908</w:t>
                                    </w:r>
                                  </w:p>
                                </w:tc>
                                <w:tc>
                                  <w:tcPr>
                                    <w:tcW w:w="765" w:type="dxa"/>
                                    <w:vAlign w:val="center"/>
                                  </w:tcPr>
                                  <w:p w14:paraId="475DCABD"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0.025996</w:t>
                                    </w:r>
                                  </w:p>
                                </w:tc>
                              </w:tr>
                              <w:tr w:rsidR="00377B5B" w:rsidRPr="00346FF3" w14:paraId="6F08F181" w14:textId="77777777" w:rsidTr="00C50B63">
                                <w:trPr>
                                  <w:trHeight w:val="38"/>
                                </w:trPr>
                                <w:tc>
                                  <w:tcPr>
                                    <w:tcW w:w="424" w:type="dxa"/>
                                    <w:vAlign w:val="center"/>
                                  </w:tcPr>
                                  <w:p w14:paraId="10434E9E"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T12</w:t>
                                    </w:r>
                                  </w:p>
                                </w:tc>
                                <w:tc>
                                  <w:tcPr>
                                    <w:tcW w:w="365" w:type="dxa"/>
                                    <w:vAlign w:val="center"/>
                                  </w:tcPr>
                                  <w:p w14:paraId="012BC21E"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28</w:t>
                                    </w:r>
                                  </w:p>
                                </w:tc>
                                <w:tc>
                                  <w:tcPr>
                                    <w:tcW w:w="398" w:type="dxa"/>
                                    <w:vAlign w:val="center"/>
                                  </w:tcPr>
                                  <w:p w14:paraId="06C2ADA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0.5</w:t>
                                    </w:r>
                                  </w:p>
                                </w:tc>
                                <w:tc>
                                  <w:tcPr>
                                    <w:tcW w:w="471" w:type="dxa"/>
                                    <w:vAlign w:val="center"/>
                                  </w:tcPr>
                                  <w:p w14:paraId="758C8E5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7.67</w:t>
                                    </w:r>
                                  </w:p>
                                </w:tc>
                                <w:tc>
                                  <w:tcPr>
                                    <w:tcW w:w="365" w:type="dxa"/>
                                    <w:vAlign w:val="center"/>
                                  </w:tcPr>
                                  <w:p w14:paraId="2C3DD7E5"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514" w:type="dxa"/>
                                    <w:vAlign w:val="center"/>
                                  </w:tcPr>
                                  <w:p w14:paraId="5B90291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60</w:t>
                                    </w:r>
                                  </w:p>
                                </w:tc>
                                <w:tc>
                                  <w:tcPr>
                                    <w:tcW w:w="365" w:type="dxa"/>
                                    <w:vAlign w:val="center"/>
                                  </w:tcPr>
                                  <w:p w14:paraId="4485E47F"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5F9BC75C"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1.15418</w:t>
                                    </w:r>
                                  </w:p>
                                </w:tc>
                                <w:tc>
                                  <w:tcPr>
                                    <w:tcW w:w="618" w:type="dxa"/>
                                    <w:vAlign w:val="center"/>
                                  </w:tcPr>
                                  <w:p w14:paraId="763BEB7C"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73C5F6C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464.4</w:t>
                                    </w:r>
                                  </w:p>
                                </w:tc>
                                <w:tc>
                                  <w:tcPr>
                                    <w:tcW w:w="765" w:type="dxa"/>
                                    <w:vAlign w:val="center"/>
                                  </w:tcPr>
                                  <w:p w14:paraId="0C99C89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0.00472</w:t>
                                    </w:r>
                                  </w:p>
                                </w:tc>
                                <w:tc>
                                  <w:tcPr>
                                    <w:tcW w:w="765" w:type="dxa"/>
                                    <w:vAlign w:val="center"/>
                                  </w:tcPr>
                                  <w:p w14:paraId="02B1835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0.02779</w:t>
                                    </w:r>
                                  </w:p>
                                </w:tc>
                              </w:tr>
                              <w:tr w:rsidR="00377B5B" w:rsidRPr="00346FF3" w14:paraId="4F7E02D6" w14:textId="77777777" w:rsidTr="00C50B63">
                                <w:trPr>
                                  <w:trHeight w:val="38"/>
                                </w:trPr>
                                <w:tc>
                                  <w:tcPr>
                                    <w:tcW w:w="424" w:type="dxa"/>
                                    <w:vAlign w:val="center"/>
                                  </w:tcPr>
                                  <w:p w14:paraId="4525CB9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T24</w:t>
                                    </w:r>
                                  </w:p>
                                </w:tc>
                                <w:tc>
                                  <w:tcPr>
                                    <w:tcW w:w="365" w:type="dxa"/>
                                    <w:vAlign w:val="center"/>
                                  </w:tcPr>
                                  <w:p w14:paraId="560035A6"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29</w:t>
                                    </w:r>
                                  </w:p>
                                </w:tc>
                                <w:tc>
                                  <w:tcPr>
                                    <w:tcW w:w="398" w:type="dxa"/>
                                    <w:vAlign w:val="center"/>
                                  </w:tcPr>
                                  <w:p w14:paraId="6116FA51"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0.5</w:t>
                                    </w:r>
                                  </w:p>
                                </w:tc>
                                <w:tc>
                                  <w:tcPr>
                                    <w:tcW w:w="471" w:type="dxa"/>
                                    <w:vAlign w:val="center"/>
                                  </w:tcPr>
                                  <w:p w14:paraId="498DED8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3.67</w:t>
                                    </w:r>
                                  </w:p>
                                </w:tc>
                                <w:tc>
                                  <w:tcPr>
                                    <w:tcW w:w="365" w:type="dxa"/>
                                    <w:vAlign w:val="center"/>
                                  </w:tcPr>
                                  <w:p w14:paraId="64DE812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w:t>
                                    </w:r>
                                  </w:p>
                                </w:tc>
                                <w:tc>
                                  <w:tcPr>
                                    <w:tcW w:w="514" w:type="dxa"/>
                                    <w:vAlign w:val="center"/>
                                  </w:tcPr>
                                  <w:p w14:paraId="470C991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63</w:t>
                                    </w:r>
                                  </w:p>
                                </w:tc>
                                <w:tc>
                                  <w:tcPr>
                                    <w:tcW w:w="365" w:type="dxa"/>
                                    <w:vAlign w:val="center"/>
                                  </w:tcPr>
                                  <w:p w14:paraId="4959F9D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1BD2C24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1.13847</w:t>
                                    </w:r>
                                  </w:p>
                                </w:tc>
                                <w:tc>
                                  <w:tcPr>
                                    <w:tcW w:w="618" w:type="dxa"/>
                                    <w:vAlign w:val="center"/>
                                  </w:tcPr>
                                  <w:p w14:paraId="7F745D2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2E26C44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394.8</w:t>
                                    </w:r>
                                  </w:p>
                                </w:tc>
                                <w:tc>
                                  <w:tcPr>
                                    <w:tcW w:w="765" w:type="dxa"/>
                                    <w:vAlign w:val="center"/>
                                  </w:tcPr>
                                  <w:p w14:paraId="20450EFF"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0.004656</w:t>
                                    </w:r>
                                  </w:p>
                                </w:tc>
                                <w:tc>
                                  <w:tcPr>
                                    <w:tcW w:w="765" w:type="dxa"/>
                                    <w:vAlign w:val="center"/>
                                  </w:tcPr>
                                  <w:p w14:paraId="145D0463"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0.029027</w:t>
                                    </w:r>
                                  </w:p>
                                </w:tc>
                              </w:tr>
                              <w:tr w:rsidR="00377B5B" w:rsidRPr="00346FF3" w14:paraId="01CCC5D2" w14:textId="77777777" w:rsidTr="00C50B63">
                                <w:trPr>
                                  <w:trHeight w:val="38"/>
                                </w:trPr>
                                <w:tc>
                                  <w:tcPr>
                                    <w:tcW w:w="424" w:type="dxa"/>
                                    <w:vAlign w:val="center"/>
                                  </w:tcPr>
                                  <w:p w14:paraId="303FA06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T36</w:t>
                                    </w:r>
                                  </w:p>
                                </w:tc>
                                <w:tc>
                                  <w:tcPr>
                                    <w:tcW w:w="365" w:type="dxa"/>
                                    <w:vAlign w:val="center"/>
                                  </w:tcPr>
                                  <w:p w14:paraId="13F9BFB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29</w:t>
                                    </w:r>
                                  </w:p>
                                </w:tc>
                                <w:tc>
                                  <w:tcPr>
                                    <w:tcW w:w="398" w:type="dxa"/>
                                    <w:vAlign w:val="center"/>
                                  </w:tcPr>
                                  <w:p w14:paraId="6F3D056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0.5</w:t>
                                    </w:r>
                                  </w:p>
                                </w:tc>
                                <w:tc>
                                  <w:tcPr>
                                    <w:tcW w:w="471" w:type="dxa"/>
                                    <w:vAlign w:val="center"/>
                                  </w:tcPr>
                                  <w:p w14:paraId="13054186"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5.33</w:t>
                                    </w:r>
                                  </w:p>
                                </w:tc>
                                <w:tc>
                                  <w:tcPr>
                                    <w:tcW w:w="365" w:type="dxa"/>
                                    <w:vAlign w:val="center"/>
                                  </w:tcPr>
                                  <w:p w14:paraId="4BAF63F5"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w:t>
                                    </w:r>
                                  </w:p>
                                </w:tc>
                                <w:tc>
                                  <w:tcPr>
                                    <w:tcW w:w="514" w:type="dxa"/>
                                    <w:vAlign w:val="center"/>
                                  </w:tcPr>
                                  <w:p w14:paraId="229A8346"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365" w:type="dxa"/>
                                    <w:vAlign w:val="center"/>
                                  </w:tcPr>
                                  <w:p w14:paraId="1CAAE30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62D47223"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1.24369</w:t>
                                    </w:r>
                                  </w:p>
                                </w:tc>
                                <w:tc>
                                  <w:tcPr>
                                    <w:tcW w:w="618" w:type="dxa"/>
                                    <w:vAlign w:val="center"/>
                                  </w:tcPr>
                                  <w:p w14:paraId="0B2B867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1FD1CC8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369</w:t>
                                    </w:r>
                                  </w:p>
                                </w:tc>
                                <w:tc>
                                  <w:tcPr>
                                    <w:tcW w:w="765" w:type="dxa"/>
                                    <w:vAlign w:val="center"/>
                                  </w:tcPr>
                                  <w:p w14:paraId="4EA066AE"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0.004724</w:t>
                                    </w:r>
                                  </w:p>
                                </w:tc>
                                <w:tc>
                                  <w:tcPr>
                                    <w:tcW w:w="765" w:type="dxa"/>
                                    <w:vAlign w:val="center"/>
                                  </w:tcPr>
                                  <w:p w14:paraId="7A9002E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0.030722</w:t>
                                    </w:r>
                                  </w:p>
                                </w:tc>
                              </w:tr>
                              <w:tr w:rsidR="00377B5B" w:rsidRPr="00346FF3" w14:paraId="0F081206" w14:textId="77777777" w:rsidTr="00C50B63">
                                <w:trPr>
                                  <w:trHeight w:val="38"/>
                                </w:trPr>
                                <w:tc>
                                  <w:tcPr>
                                    <w:tcW w:w="424" w:type="dxa"/>
                                    <w:vAlign w:val="center"/>
                                  </w:tcPr>
                                  <w:p w14:paraId="27CDB1AD"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T48</w:t>
                                    </w:r>
                                  </w:p>
                                </w:tc>
                                <w:tc>
                                  <w:tcPr>
                                    <w:tcW w:w="365" w:type="dxa"/>
                                    <w:vAlign w:val="center"/>
                                  </w:tcPr>
                                  <w:p w14:paraId="19261005"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30</w:t>
                                    </w:r>
                                  </w:p>
                                </w:tc>
                                <w:tc>
                                  <w:tcPr>
                                    <w:tcW w:w="398" w:type="dxa"/>
                                    <w:vAlign w:val="center"/>
                                  </w:tcPr>
                                  <w:p w14:paraId="644155F3"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1.5</w:t>
                                    </w:r>
                                  </w:p>
                                </w:tc>
                                <w:tc>
                                  <w:tcPr>
                                    <w:tcW w:w="471" w:type="dxa"/>
                                    <w:vAlign w:val="center"/>
                                  </w:tcPr>
                                  <w:p w14:paraId="398B25B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5.33</w:t>
                                    </w:r>
                                  </w:p>
                                </w:tc>
                                <w:tc>
                                  <w:tcPr>
                                    <w:tcW w:w="365" w:type="dxa"/>
                                    <w:vAlign w:val="center"/>
                                  </w:tcPr>
                                  <w:p w14:paraId="2A32C08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w:t>
                                    </w:r>
                                  </w:p>
                                </w:tc>
                                <w:tc>
                                  <w:tcPr>
                                    <w:tcW w:w="514" w:type="dxa"/>
                                    <w:vAlign w:val="center"/>
                                  </w:tcPr>
                                  <w:p w14:paraId="7811268D"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48</w:t>
                                    </w:r>
                                  </w:p>
                                </w:tc>
                                <w:tc>
                                  <w:tcPr>
                                    <w:tcW w:w="365" w:type="dxa"/>
                                    <w:vAlign w:val="center"/>
                                  </w:tcPr>
                                  <w:p w14:paraId="4500E6CF"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4EA3692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618" w:type="dxa"/>
                                    <w:vAlign w:val="center"/>
                                  </w:tcPr>
                                  <w:p w14:paraId="6E05710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61CE096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418.9</w:t>
                                    </w:r>
                                  </w:p>
                                </w:tc>
                                <w:tc>
                                  <w:tcPr>
                                    <w:tcW w:w="765" w:type="dxa"/>
                                    <w:vAlign w:val="center"/>
                                  </w:tcPr>
                                  <w:p w14:paraId="384BE25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0.004503</w:t>
                                    </w:r>
                                  </w:p>
                                </w:tc>
                                <w:tc>
                                  <w:tcPr>
                                    <w:tcW w:w="765" w:type="dxa"/>
                                    <w:vAlign w:val="center"/>
                                  </w:tcPr>
                                  <w:p w14:paraId="52367A8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0.032137</w:t>
                                    </w:r>
                                  </w:p>
                                </w:tc>
                              </w:tr>
                            </w:tbl>
                            <w:p w14:paraId="43A81665" w14:textId="77777777" w:rsidR="00377B5B" w:rsidRPr="00346FF3" w:rsidRDefault="00377B5B" w:rsidP="00377B5B">
                              <w:pPr>
                                <w:spacing w:after="0" w:line="240" w:lineRule="auto"/>
                                <w:rPr>
                                  <w:rFonts w:ascii="Segoe UI" w:hAnsi="Segoe UI" w:cs="Segoe UI"/>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E696B74" id="_x0000_s1094" style="position:absolute;margin-left:-.05pt;margin-top:19.35pt;width:506.95pt;height:122.4pt;z-index:251920384;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">
                <v:shape id="Text Box 67" o:spid="_x0000_s1095"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" fillcolor="white [3201]" strokeweight=".5pt">
                  <v:textbox>
                    <w:txbxContent>
                      <w:p w14:paraId="5426D76D" w14:textId="4CE25600" w:rsidR="00377B5B" w:rsidRDefault="00AA7F07" w:rsidP="00377B5B">
                        <w:r>
                          <w:rPr>
                            <w:noProof/>
                          </w:rPr>
                          <w:drawing>
                            <wp:inline distT="0" distB="0" distL="0" distR="0" wp14:anchorId="3F2BB359" wp14:editId="1D5276C5">
                              <wp:extent cx="2003262" cy="1159011"/>
                              <wp:effectExtent l="19050" t="19050" r="16510" b="22225"/>
                              <wp:docPr id="44542536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21587" cy="1169613"/>
                                      </a:xfrm>
                                      <a:prstGeom prst="rect">
                                        <a:avLst/>
                                      </a:prstGeom>
                                      <a:noFill/>
                                      <a:ln>
                                        <a:solidFill>
                                          <a:schemeClr val="accent1"/>
                                        </a:solidFill>
                                      </a:ln>
                                    </pic:spPr>
                                  </pic:pic>
                                </a:graphicData>
                              </a:graphic>
                            </wp:inline>
                          </w:drawing>
                        </w:r>
                      </w:p>
                    </w:txbxContent>
                  </v:textbox>
                </v:shape>
                <v:shape id="Text Box 65" o:spid="_x0000_s1096" type="#_x0000_t202" style="position:absolute;left:20406;top:41;width:38326;height:1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" fillcolor="white [3201]" stroked="f" strokeweight=".5pt">
                  <v:textbox>
                    <w:txbxContent>
                      <w:tbl>
                        <w:tblPr>
                          <w:tblStyle w:val="TableGrid"/>
                          <w:tblW w:w="6286" w:type="dxa"/>
                          <w:tblInd w:w="-5" w:type="dxa"/>
                          <w:tblLook w:val="04A0" w:firstRow="1" w:lastRow="0" w:firstColumn="1" w:lastColumn="0" w:noHBand="0" w:noVBand="1"/>
                        </w:tblPr>
                        <w:tblGrid>
                          <w:gridCol w:w="441"/>
                          <w:gridCol w:w="373"/>
                          <w:gridCol w:w="398"/>
                          <w:gridCol w:w="473"/>
                          <w:gridCol w:w="373"/>
                          <w:gridCol w:w="524"/>
                          <w:gridCol w:w="373"/>
                          <w:gridCol w:w="700"/>
                          <w:gridCol w:w="532"/>
                          <w:gridCol w:w="549"/>
                          <w:gridCol w:w="775"/>
                          <w:gridCol w:w="775"/>
                        </w:tblGrid>
                        <w:tr w:rsidR="00377B5B" w14:paraId="51AC6137" w14:textId="77777777" w:rsidTr="00C50B63">
                          <w:trPr>
                            <w:cantSplit/>
                            <w:trHeight w:val="1088"/>
                          </w:trPr>
                          <w:tc>
                            <w:tcPr>
                              <w:tcW w:w="424" w:type="dxa"/>
                              <w:textDirection w:val="btLr"/>
                            </w:tcPr>
                            <w:p w14:paraId="6B8036F2" w14:textId="77777777" w:rsidR="00377B5B" w:rsidRPr="003677BD" w:rsidRDefault="00377B5B" w:rsidP="00406DDE">
                              <w:pPr>
                                <w:ind w:left="113" w:right="113"/>
                                <w:rPr>
                                  <w:sz w:val="12"/>
                                  <w:szCs w:val="12"/>
                                </w:rPr>
                              </w:pPr>
                              <w:r w:rsidRPr="003677BD">
                                <w:rPr>
                                  <w:b/>
                                  <w:bCs/>
                                  <w:sz w:val="12"/>
                                  <w:szCs w:val="12"/>
                                </w:rPr>
                                <w:t>Timepoint</w:t>
                              </w:r>
                            </w:p>
                          </w:tc>
                          <w:tc>
                            <w:tcPr>
                              <w:tcW w:w="365" w:type="dxa"/>
                              <w:textDirection w:val="btLr"/>
                            </w:tcPr>
                            <w:p w14:paraId="30C8C618"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21645B04" w14:textId="77777777" w:rsidR="00377B5B" w:rsidRPr="003677BD" w:rsidRDefault="00377B5B" w:rsidP="00406DDE">
                              <w:pPr>
                                <w:ind w:left="113" w:right="113"/>
                                <w:rPr>
                                  <w:sz w:val="12"/>
                                  <w:szCs w:val="12"/>
                                </w:rPr>
                              </w:pPr>
                              <w:r w:rsidRPr="003677BD">
                                <w:rPr>
                                  <w:b/>
                                  <w:bCs/>
                                  <w:sz w:val="12"/>
                                  <w:szCs w:val="12"/>
                                </w:rPr>
                                <w:t>CDRSB</w:t>
                              </w:r>
                            </w:p>
                          </w:tc>
                          <w:tc>
                            <w:tcPr>
                              <w:tcW w:w="471" w:type="dxa"/>
                              <w:textDirection w:val="btLr"/>
                            </w:tcPr>
                            <w:p w14:paraId="22046931" w14:textId="77777777" w:rsidR="00377B5B" w:rsidRPr="003677BD" w:rsidRDefault="00377B5B" w:rsidP="00406DDE">
                              <w:pPr>
                                <w:ind w:left="113" w:right="113"/>
                                <w:rPr>
                                  <w:sz w:val="12"/>
                                  <w:szCs w:val="12"/>
                                </w:rPr>
                              </w:pPr>
                              <w:r w:rsidRPr="003677BD">
                                <w:rPr>
                                  <w:b/>
                                  <w:bCs/>
                                  <w:sz w:val="12"/>
                                  <w:szCs w:val="12"/>
                                </w:rPr>
                                <w:t>ADAS13</w:t>
                              </w:r>
                            </w:p>
                          </w:tc>
                          <w:tc>
                            <w:tcPr>
                              <w:tcW w:w="365" w:type="dxa"/>
                              <w:textDirection w:val="btLr"/>
                            </w:tcPr>
                            <w:p w14:paraId="1E44543F" w14:textId="77777777" w:rsidR="00377B5B" w:rsidRPr="003677BD" w:rsidRDefault="00377B5B" w:rsidP="00406DDE">
                              <w:pPr>
                                <w:ind w:left="113" w:right="113"/>
                                <w:rPr>
                                  <w:sz w:val="12"/>
                                  <w:szCs w:val="12"/>
                                </w:rPr>
                              </w:pPr>
                              <w:r w:rsidRPr="003677BD">
                                <w:rPr>
                                  <w:b/>
                                  <w:bCs/>
                                  <w:sz w:val="12"/>
                                  <w:szCs w:val="12"/>
                                </w:rPr>
                                <w:t>FAQ</w:t>
                              </w:r>
                            </w:p>
                          </w:tc>
                          <w:tc>
                            <w:tcPr>
                              <w:tcW w:w="514" w:type="dxa"/>
                              <w:textDirection w:val="btLr"/>
                            </w:tcPr>
                            <w:p w14:paraId="3E60A764" w14:textId="77777777" w:rsidR="00377B5B" w:rsidRPr="003677BD" w:rsidRDefault="00377B5B" w:rsidP="00406DDE">
                              <w:pPr>
                                <w:ind w:left="113" w:right="113"/>
                                <w:rPr>
                                  <w:b/>
                                  <w:bCs/>
                                  <w:sz w:val="12"/>
                                  <w:szCs w:val="12"/>
                                </w:rPr>
                              </w:pPr>
                              <w:r w:rsidRPr="003677BD">
                                <w:rPr>
                                  <w:b/>
                                  <w:bCs/>
                                  <w:sz w:val="12"/>
                                  <w:szCs w:val="12"/>
                                </w:rPr>
                                <w:t>RAVLT</w:t>
                              </w:r>
                            </w:p>
                            <w:p w14:paraId="1D026B24" w14:textId="77777777" w:rsidR="00377B5B" w:rsidRPr="003677BD" w:rsidRDefault="00377B5B" w:rsidP="00406DDE">
                              <w:pPr>
                                <w:ind w:left="113" w:right="113"/>
                                <w:rPr>
                                  <w:sz w:val="12"/>
                                  <w:szCs w:val="12"/>
                                </w:rPr>
                              </w:pPr>
                              <w:r w:rsidRPr="003677BD">
                                <w:rPr>
                                  <w:b/>
                                  <w:bCs/>
                                  <w:sz w:val="12"/>
                                  <w:szCs w:val="12"/>
                                </w:rPr>
                                <w:t>Immediate</w:t>
                              </w:r>
                            </w:p>
                          </w:tc>
                          <w:tc>
                            <w:tcPr>
                              <w:tcW w:w="365" w:type="dxa"/>
                              <w:textDirection w:val="btLr"/>
                            </w:tcPr>
                            <w:p w14:paraId="00D50652" w14:textId="77777777" w:rsidR="00377B5B" w:rsidRPr="003677BD" w:rsidRDefault="00377B5B" w:rsidP="00406DDE">
                              <w:pPr>
                                <w:ind w:left="113" w:right="113"/>
                                <w:rPr>
                                  <w:sz w:val="12"/>
                                  <w:szCs w:val="12"/>
                                </w:rPr>
                              </w:pPr>
                              <w:r w:rsidRPr="003677BD">
                                <w:rPr>
                                  <w:b/>
                                  <w:bCs/>
                                  <w:sz w:val="12"/>
                                  <w:szCs w:val="12"/>
                                </w:rPr>
                                <w:t>APOE4</w:t>
                              </w:r>
                            </w:p>
                          </w:tc>
                          <w:tc>
                            <w:tcPr>
                              <w:tcW w:w="691" w:type="dxa"/>
                              <w:textDirection w:val="btLr"/>
                            </w:tcPr>
                            <w:p w14:paraId="07601AC9" w14:textId="77777777" w:rsidR="00377B5B" w:rsidRPr="003677BD" w:rsidRDefault="00377B5B" w:rsidP="00406DDE">
                              <w:pPr>
                                <w:ind w:left="113" w:right="113"/>
                                <w:rPr>
                                  <w:sz w:val="12"/>
                                  <w:szCs w:val="12"/>
                                </w:rPr>
                              </w:pPr>
                              <w:r w:rsidRPr="003677BD">
                                <w:rPr>
                                  <w:b/>
                                  <w:bCs/>
                                  <w:sz w:val="12"/>
                                  <w:szCs w:val="12"/>
                                </w:rPr>
                                <w:t>FDG</w:t>
                              </w:r>
                            </w:p>
                          </w:tc>
                          <w:tc>
                            <w:tcPr>
                              <w:tcW w:w="618" w:type="dxa"/>
                              <w:textDirection w:val="btLr"/>
                            </w:tcPr>
                            <w:p w14:paraId="0CF03DD5" w14:textId="77777777" w:rsidR="00377B5B" w:rsidRPr="003677BD" w:rsidRDefault="00377B5B" w:rsidP="00406DDE">
                              <w:pPr>
                                <w:ind w:left="113" w:right="113"/>
                                <w:rPr>
                                  <w:sz w:val="12"/>
                                  <w:szCs w:val="12"/>
                                </w:rPr>
                              </w:pPr>
                              <w:r w:rsidRPr="003677BD">
                                <w:rPr>
                                  <w:b/>
                                  <w:bCs/>
                                  <w:sz w:val="12"/>
                                  <w:szCs w:val="12"/>
                                </w:rPr>
                                <w:t>AV45</w:t>
                              </w:r>
                            </w:p>
                          </w:tc>
                          <w:tc>
                            <w:tcPr>
                              <w:tcW w:w="545" w:type="dxa"/>
                              <w:textDirection w:val="btLr"/>
                            </w:tcPr>
                            <w:p w14:paraId="7780C4D1" w14:textId="77777777" w:rsidR="00377B5B" w:rsidRPr="003677BD" w:rsidRDefault="00377B5B" w:rsidP="00406DDE">
                              <w:pPr>
                                <w:ind w:left="113" w:right="113"/>
                                <w:rPr>
                                  <w:sz w:val="12"/>
                                  <w:szCs w:val="12"/>
                                </w:rPr>
                              </w:pPr>
                              <w:r w:rsidRPr="003677BD">
                                <w:rPr>
                                  <w:b/>
                                  <w:bCs/>
                                  <w:sz w:val="12"/>
                                  <w:szCs w:val="12"/>
                                </w:rPr>
                                <w:t>ABETA</w:t>
                              </w:r>
                            </w:p>
                          </w:tc>
                          <w:tc>
                            <w:tcPr>
                              <w:tcW w:w="765" w:type="dxa"/>
                              <w:textDirection w:val="btLr"/>
                            </w:tcPr>
                            <w:p w14:paraId="220B8378" w14:textId="77777777" w:rsidR="00377B5B" w:rsidRPr="003677BD" w:rsidRDefault="00377B5B" w:rsidP="00406DDE">
                              <w:pPr>
                                <w:ind w:left="113" w:right="113"/>
                                <w:rPr>
                                  <w:b/>
                                  <w:bCs/>
                                  <w:sz w:val="12"/>
                                  <w:szCs w:val="12"/>
                                </w:rPr>
                              </w:pPr>
                              <w:r w:rsidRPr="003677BD">
                                <w:rPr>
                                  <w:b/>
                                  <w:bCs/>
                                  <w:sz w:val="12"/>
                                  <w:szCs w:val="12"/>
                                </w:rPr>
                                <w:t>Normalized</w:t>
                              </w:r>
                            </w:p>
                            <w:p w14:paraId="2EBF664A" w14:textId="77777777" w:rsidR="00377B5B" w:rsidRPr="003677BD" w:rsidRDefault="00377B5B" w:rsidP="00406DDE">
                              <w:pPr>
                                <w:ind w:left="113" w:right="113"/>
                                <w:rPr>
                                  <w:sz w:val="12"/>
                                  <w:szCs w:val="12"/>
                                </w:rPr>
                              </w:pPr>
                              <w:r w:rsidRPr="003677BD">
                                <w:rPr>
                                  <w:b/>
                                  <w:bCs/>
                                  <w:sz w:val="12"/>
                                  <w:szCs w:val="12"/>
                                </w:rPr>
                                <w:t>Hippocampus</w:t>
                              </w:r>
                            </w:p>
                          </w:tc>
                          <w:tc>
                            <w:tcPr>
                              <w:tcW w:w="765" w:type="dxa"/>
                              <w:textDirection w:val="btLr"/>
                            </w:tcPr>
                            <w:p w14:paraId="7FC3FA99" w14:textId="77777777" w:rsidR="00377B5B" w:rsidRPr="003677BD" w:rsidRDefault="00377B5B" w:rsidP="00406DDE">
                              <w:pPr>
                                <w:ind w:left="113" w:right="113"/>
                                <w:rPr>
                                  <w:b/>
                                  <w:bCs/>
                                  <w:sz w:val="12"/>
                                  <w:szCs w:val="12"/>
                                </w:rPr>
                              </w:pPr>
                              <w:r w:rsidRPr="003677BD">
                                <w:rPr>
                                  <w:b/>
                                  <w:bCs/>
                                  <w:sz w:val="12"/>
                                  <w:szCs w:val="12"/>
                                </w:rPr>
                                <w:t>Normalized</w:t>
                              </w:r>
                            </w:p>
                            <w:p w14:paraId="1C71B7FF" w14:textId="77777777" w:rsidR="00377B5B" w:rsidRPr="003677BD" w:rsidRDefault="00377B5B" w:rsidP="00406DDE">
                              <w:pPr>
                                <w:ind w:left="113" w:right="113"/>
                                <w:rPr>
                                  <w:sz w:val="12"/>
                                  <w:szCs w:val="12"/>
                                </w:rPr>
                              </w:pPr>
                              <w:r w:rsidRPr="003677BD">
                                <w:rPr>
                                  <w:b/>
                                  <w:bCs/>
                                  <w:sz w:val="12"/>
                                  <w:szCs w:val="12"/>
                                </w:rPr>
                                <w:t>Ventricles</w:t>
                              </w:r>
                            </w:p>
                          </w:tc>
                        </w:tr>
                        <w:tr w:rsidR="00377B5B" w:rsidRPr="00346FF3" w14:paraId="7B719E1C" w14:textId="77777777" w:rsidTr="00C50B63">
                          <w:trPr>
                            <w:trHeight w:val="93"/>
                          </w:trPr>
                          <w:tc>
                            <w:tcPr>
                              <w:tcW w:w="424" w:type="dxa"/>
                              <w:vAlign w:val="center"/>
                            </w:tcPr>
                            <w:p w14:paraId="5D1A61EE"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T0</w:t>
                              </w:r>
                            </w:p>
                          </w:tc>
                          <w:tc>
                            <w:tcPr>
                              <w:tcW w:w="365" w:type="dxa"/>
                              <w:vAlign w:val="center"/>
                            </w:tcPr>
                            <w:p w14:paraId="582BD75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30</w:t>
                              </w:r>
                            </w:p>
                          </w:tc>
                          <w:tc>
                            <w:tcPr>
                              <w:tcW w:w="398" w:type="dxa"/>
                              <w:vAlign w:val="center"/>
                            </w:tcPr>
                            <w:p w14:paraId="24F092A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1.5</w:t>
                              </w:r>
                            </w:p>
                          </w:tc>
                          <w:tc>
                            <w:tcPr>
                              <w:tcW w:w="471" w:type="dxa"/>
                              <w:vAlign w:val="center"/>
                            </w:tcPr>
                            <w:p w14:paraId="3C35C73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9</w:t>
                              </w:r>
                            </w:p>
                          </w:tc>
                          <w:tc>
                            <w:tcPr>
                              <w:tcW w:w="365" w:type="dxa"/>
                              <w:vAlign w:val="center"/>
                            </w:tcPr>
                            <w:p w14:paraId="762745B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w:t>
                              </w:r>
                            </w:p>
                          </w:tc>
                          <w:tc>
                            <w:tcPr>
                              <w:tcW w:w="514" w:type="dxa"/>
                              <w:vAlign w:val="center"/>
                            </w:tcPr>
                            <w:p w14:paraId="5BAA700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50</w:t>
                              </w:r>
                            </w:p>
                          </w:tc>
                          <w:tc>
                            <w:tcPr>
                              <w:tcW w:w="365" w:type="dxa"/>
                              <w:vAlign w:val="center"/>
                            </w:tcPr>
                            <w:p w14:paraId="34994BDC"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7800060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1.19883</w:t>
                              </w:r>
                            </w:p>
                          </w:tc>
                          <w:tc>
                            <w:tcPr>
                              <w:tcW w:w="618" w:type="dxa"/>
                              <w:vAlign w:val="center"/>
                            </w:tcPr>
                            <w:p w14:paraId="33F4CD0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516986B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498.6</w:t>
                              </w:r>
                            </w:p>
                          </w:tc>
                          <w:tc>
                            <w:tcPr>
                              <w:tcW w:w="765" w:type="dxa"/>
                              <w:vAlign w:val="center"/>
                            </w:tcPr>
                            <w:p w14:paraId="5860FA4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0.004844</w:t>
                              </w:r>
                            </w:p>
                          </w:tc>
                          <w:tc>
                            <w:tcPr>
                              <w:tcW w:w="765" w:type="dxa"/>
                              <w:vAlign w:val="center"/>
                            </w:tcPr>
                            <w:p w14:paraId="1B6E8F06"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0.02457</w:t>
                              </w:r>
                            </w:p>
                          </w:tc>
                        </w:tr>
                        <w:tr w:rsidR="00377B5B" w:rsidRPr="00346FF3" w14:paraId="74378056" w14:textId="77777777" w:rsidTr="00C50B63">
                          <w:trPr>
                            <w:trHeight w:val="38"/>
                          </w:trPr>
                          <w:tc>
                            <w:tcPr>
                              <w:tcW w:w="424" w:type="dxa"/>
                              <w:vAlign w:val="center"/>
                            </w:tcPr>
                            <w:p w14:paraId="50CB9C9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T6</w:t>
                              </w:r>
                            </w:p>
                          </w:tc>
                          <w:tc>
                            <w:tcPr>
                              <w:tcW w:w="365" w:type="dxa"/>
                              <w:vAlign w:val="center"/>
                            </w:tcPr>
                            <w:p w14:paraId="2E42656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29</w:t>
                              </w:r>
                            </w:p>
                          </w:tc>
                          <w:tc>
                            <w:tcPr>
                              <w:tcW w:w="398" w:type="dxa"/>
                              <w:vAlign w:val="center"/>
                            </w:tcPr>
                            <w:p w14:paraId="443819FF"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0.5</w:t>
                              </w:r>
                            </w:p>
                          </w:tc>
                          <w:tc>
                            <w:tcPr>
                              <w:tcW w:w="471" w:type="dxa"/>
                              <w:vAlign w:val="center"/>
                            </w:tcPr>
                            <w:p w14:paraId="374A2AB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8</w:t>
                              </w:r>
                            </w:p>
                          </w:tc>
                          <w:tc>
                            <w:tcPr>
                              <w:tcW w:w="365" w:type="dxa"/>
                              <w:vAlign w:val="center"/>
                            </w:tcPr>
                            <w:p w14:paraId="3355C1F1"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w:t>
                              </w:r>
                            </w:p>
                          </w:tc>
                          <w:tc>
                            <w:tcPr>
                              <w:tcW w:w="514" w:type="dxa"/>
                              <w:vAlign w:val="center"/>
                            </w:tcPr>
                            <w:p w14:paraId="7BFE000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43</w:t>
                              </w:r>
                            </w:p>
                          </w:tc>
                          <w:tc>
                            <w:tcPr>
                              <w:tcW w:w="365" w:type="dxa"/>
                              <w:vAlign w:val="center"/>
                            </w:tcPr>
                            <w:p w14:paraId="5A53352D"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452BE14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1.19093</w:t>
                              </w:r>
                            </w:p>
                          </w:tc>
                          <w:tc>
                            <w:tcPr>
                              <w:tcW w:w="618" w:type="dxa"/>
                              <w:vAlign w:val="center"/>
                            </w:tcPr>
                            <w:p w14:paraId="3F6E4A2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051F2FC2"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765" w:type="dxa"/>
                              <w:vAlign w:val="center"/>
                            </w:tcPr>
                            <w:p w14:paraId="1877CF7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0.004908</w:t>
                              </w:r>
                            </w:p>
                          </w:tc>
                          <w:tc>
                            <w:tcPr>
                              <w:tcW w:w="765" w:type="dxa"/>
                              <w:vAlign w:val="center"/>
                            </w:tcPr>
                            <w:p w14:paraId="475DCABD"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0.025996</w:t>
                              </w:r>
                            </w:p>
                          </w:tc>
                        </w:tr>
                        <w:tr w:rsidR="00377B5B" w:rsidRPr="00346FF3" w14:paraId="6F08F181" w14:textId="77777777" w:rsidTr="00C50B63">
                          <w:trPr>
                            <w:trHeight w:val="38"/>
                          </w:trPr>
                          <w:tc>
                            <w:tcPr>
                              <w:tcW w:w="424" w:type="dxa"/>
                              <w:vAlign w:val="center"/>
                            </w:tcPr>
                            <w:p w14:paraId="10434E9E"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T12</w:t>
                              </w:r>
                            </w:p>
                          </w:tc>
                          <w:tc>
                            <w:tcPr>
                              <w:tcW w:w="365" w:type="dxa"/>
                              <w:vAlign w:val="center"/>
                            </w:tcPr>
                            <w:p w14:paraId="012BC21E"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28</w:t>
                              </w:r>
                            </w:p>
                          </w:tc>
                          <w:tc>
                            <w:tcPr>
                              <w:tcW w:w="398" w:type="dxa"/>
                              <w:vAlign w:val="center"/>
                            </w:tcPr>
                            <w:p w14:paraId="06C2ADA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0.5</w:t>
                              </w:r>
                            </w:p>
                          </w:tc>
                          <w:tc>
                            <w:tcPr>
                              <w:tcW w:w="471" w:type="dxa"/>
                              <w:vAlign w:val="center"/>
                            </w:tcPr>
                            <w:p w14:paraId="758C8E5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7.67</w:t>
                              </w:r>
                            </w:p>
                          </w:tc>
                          <w:tc>
                            <w:tcPr>
                              <w:tcW w:w="365" w:type="dxa"/>
                              <w:vAlign w:val="center"/>
                            </w:tcPr>
                            <w:p w14:paraId="2C3DD7E5"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514" w:type="dxa"/>
                              <w:vAlign w:val="center"/>
                            </w:tcPr>
                            <w:p w14:paraId="5B90291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60</w:t>
                              </w:r>
                            </w:p>
                          </w:tc>
                          <w:tc>
                            <w:tcPr>
                              <w:tcW w:w="365" w:type="dxa"/>
                              <w:vAlign w:val="center"/>
                            </w:tcPr>
                            <w:p w14:paraId="4485E47F"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5F9BC75C"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1.15418</w:t>
                              </w:r>
                            </w:p>
                          </w:tc>
                          <w:tc>
                            <w:tcPr>
                              <w:tcW w:w="618" w:type="dxa"/>
                              <w:vAlign w:val="center"/>
                            </w:tcPr>
                            <w:p w14:paraId="763BEB7C"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73C5F6C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464.4</w:t>
                              </w:r>
                            </w:p>
                          </w:tc>
                          <w:tc>
                            <w:tcPr>
                              <w:tcW w:w="765" w:type="dxa"/>
                              <w:vAlign w:val="center"/>
                            </w:tcPr>
                            <w:p w14:paraId="0C99C89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0.00472</w:t>
                              </w:r>
                            </w:p>
                          </w:tc>
                          <w:tc>
                            <w:tcPr>
                              <w:tcW w:w="765" w:type="dxa"/>
                              <w:vAlign w:val="center"/>
                            </w:tcPr>
                            <w:p w14:paraId="02B1835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0.02779</w:t>
                              </w:r>
                            </w:p>
                          </w:tc>
                        </w:tr>
                        <w:tr w:rsidR="00377B5B" w:rsidRPr="00346FF3" w14:paraId="4F7E02D6" w14:textId="77777777" w:rsidTr="00C50B63">
                          <w:trPr>
                            <w:trHeight w:val="38"/>
                          </w:trPr>
                          <w:tc>
                            <w:tcPr>
                              <w:tcW w:w="424" w:type="dxa"/>
                              <w:vAlign w:val="center"/>
                            </w:tcPr>
                            <w:p w14:paraId="4525CB9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T24</w:t>
                              </w:r>
                            </w:p>
                          </w:tc>
                          <w:tc>
                            <w:tcPr>
                              <w:tcW w:w="365" w:type="dxa"/>
                              <w:vAlign w:val="center"/>
                            </w:tcPr>
                            <w:p w14:paraId="560035A6"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29</w:t>
                              </w:r>
                            </w:p>
                          </w:tc>
                          <w:tc>
                            <w:tcPr>
                              <w:tcW w:w="398" w:type="dxa"/>
                              <w:vAlign w:val="center"/>
                            </w:tcPr>
                            <w:p w14:paraId="6116FA51"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0.5</w:t>
                              </w:r>
                            </w:p>
                          </w:tc>
                          <w:tc>
                            <w:tcPr>
                              <w:tcW w:w="471" w:type="dxa"/>
                              <w:vAlign w:val="center"/>
                            </w:tcPr>
                            <w:p w14:paraId="498DED8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3.67</w:t>
                              </w:r>
                            </w:p>
                          </w:tc>
                          <w:tc>
                            <w:tcPr>
                              <w:tcW w:w="365" w:type="dxa"/>
                              <w:vAlign w:val="center"/>
                            </w:tcPr>
                            <w:p w14:paraId="64DE8120"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w:t>
                              </w:r>
                            </w:p>
                          </w:tc>
                          <w:tc>
                            <w:tcPr>
                              <w:tcW w:w="514" w:type="dxa"/>
                              <w:vAlign w:val="center"/>
                            </w:tcPr>
                            <w:p w14:paraId="470C991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63</w:t>
                              </w:r>
                            </w:p>
                          </w:tc>
                          <w:tc>
                            <w:tcPr>
                              <w:tcW w:w="365" w:type="dxa"/>
                              <w:vAlign w:val="center"/>
                            </w:tcPr>
                            <w:p w14:paraId="4959F9D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1BD2C24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1.13847</w:t>
                              </w:r>
                            </w:p>
                          </w:tc>
                          <w:tc>
                            <w:tcPr>
                              <w:tcW w:w="618" w:type="dxa"/>
                              <w:vAlign w:val="center"/>
                            </w:tcPr>
                            <w:p w14:paraId="7F745D2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2E26C44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394.8</w:t>
                              </w:r>
                            </w:p>
                          </w:tc>
                          <w:tc>
                            <w:tcPr>
                              <w:tcW w:w="765" w:type="dxa"/>
                              <w:vAlign w:val="center"/>
                            </w:tcPr>
                            <w:p w14:paraId="20450EFF"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0.004656</w:t>
                              </w:r>
                            </w:p>
                          </w:tc>
                          <w:tc>
                            <w:tcPr>
                              <w:tcW w:w="765" w:type="dxa"/>
                              <w:vAlign w:val="center"/>
                            </w:tcPr>
                            <w:p w14:paraId="145D0463"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0.029027</w:t>
                              </w:r>
                            </w:p>
                          </w:tc>
                        </w:tr>
                        <w:tr w:rsidR="00377B5B" w:rsidRPr="00346FF3" w14:paraId="01CCC5D2" w14:textId="77777777" w:rsidTr="00C50B63">
                          <w:trPr>
                            <w:trHeight w:val="38"/>
                          </w:trPr>
                          <w:tc>
                            <w:tcPr>
                              <w:tcW w:w="424" w:type="dxa"/>
                              <w:vAlign w:val="center"/>
                            </w:tcPr>
                            <w:p w14:paraId="303FA06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T36</w:t>
                              </w:r>
                            </w:p>
                          </w:tc>
                          <w:tc>
                            <w:tcPr>
                              <w:tcW w:w="365" w:type="dxa"/>
                              <w:vAlign w:val="center"/>
                            </w:tcPr>
                            <w:p w14:paraId="13F9BFB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29</w:t>
                              </w:r>
                            </w:p>
                          </w:tc>
                          <w:tc>
                            <w:tcPr>
                              <w:tcW w:w="398" w:type="dxa"/>
                              <w:vAlign w:val="center"/>
                            </w:tcPr>
                            <w:p w14:paraId="6F3D056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0.5</w:t>
                              </w:r>
                            </w:p>
                          </w:tc>
                          <w:tc>
                            <w:tcPr>
                              <w:tcW w:w="471" w:type="dxa"/>
                              <w:vAlign w:val="center"/>
                            </w:tcPr>
                            <w:p w14:paraId="13054186"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5.33</w:t>
                              </w:r>
                            </w:p>
                          </w:tc>
                          <w:tc>
                            <w:tcPr>
                              <w:tcW w:w="365" w:type="dxa"/>
                              <w:vAlign w:val="center"/>
                            </w:tcPr>
                            <w:p w14:paraId="4BAF63F5"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w:t>
                              </w:r>
                            </w:p>
                          </w:tc>
                          <w:tc>
                            <w:tcPr>
                              <w:tcW w:w="514" w:type="dxa"/>
                              <w:vAlign w:val="center"/>
                            </w:tcPr>
                            <w:p w14:paraId="229A8346"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365" w:type="dxa"/>
                              <w:vAlign w:val="center"/>
                            </w:tcPr>
                            <w:p w14:paraId="1CAAE308"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62D47223"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1.24369</w:t>
                              </w:r>
                            </w:p>
                          </w:tc>
                          <w:tc>
                            <w:tcPr>
                              <w:tcW w:w="618" w:type="dxa"/>
                              <w:vAlign w:val="center"/>
                            </w:tcPr>
                            <w:p w14:paraId="0B2B867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1FD1CC8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369</w:t>
                              </w:r>
                            </w:p>
                          </w:tc>
                          <w:tc>
                            <w:tcPr>
                              <w:tcW w:w="765" w:type="dxa"/>
                              <w:vAlign w:val="center"/>
                            </w:tcPr>
                            <w:p w14:paraId="4EA066AE"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0.004724</w:t>
                              </w:r>
                            </w:p>
                          </w:tc>
                          <w:tc>
                            <w:tcPr>
                              <w:tcW w:w="765" w:type="dxa"/>
                              <w:vAlign w:val="center"/>
                            </w:tcPr>
                            <w:p w14:paraId="7A9002E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0.030722</w:t>
                              </w:r>
                            </w:p>
                          </w:tc>
                        </w:tr>
                        <w:tr w:rsidR="00377B5B" w:rsidRPr="00346FF3" w14:paraId="0F081206" w14:textId="77777777" w:rsidTr="00C50B63">
                          <w:trPr>
                            <w:trHeight w:val="38"/>
                          </w:trPr>
                          <w:tc>
                            <w:tcPr>
                              <w:tcW w:w="424" w:type="dxa"/>
                              <w:vAlign w:val="center"/>
                            </w:tcPr>
                            <w:p w14:paraId="27CDB1AD"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T48</w:t>
                              </w:r>
                            </w:p>
                          </w:tc>
                          <w:tc>
                            <w:tcPr>
                              <w:tcW w:w="365" w:type="dxa"/>
                              <w:vAlign w:val="center"/>
                            </w:tcPr>
                            <w:p w14:paraId="19261005"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30</w:t>
                              </w:r>
                            </w:p>
                          </w:tc>
                          <w:tc>
                            <w:tcPr>
                              <w:tcW w:w="398" w:type="dxa"/>
                              <w:vAlign w:val="center"/>
                            </w:tcPr>
                            <w:p w14:paraId="644155F3"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1.5</w:t>
                              </w:r>
                            </w:p>
                          </w:tc>
                          <w:tc>
                            <w:tcPr>
                              <w:tcW w:w="471" w:type="dxa"/>
                              <w:vAlign w:val="center"/>
                            </w:tcPr>
                            <w:p w14:paraId="398B25B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5.33</w:t>
                              </w:r>
                            </w:p>
                          </w:tc>
                          <w:tc>
                            <w:tcPr>
                              <w:tcW w:w="365" w:type="dxa"/>
                              <w:vAlign w:val="center"/>
                            </w:tcPr>
                            <w:p w14:paraId="2A32C08A"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2</w:t>
                              </w:r>
                            </w:p>
                          </w:tc>
                          <w:tc>
                            <w:tcPr>
                              <w:tcW w:w="514" w:type="dxa"/>
                              <w:vAlign w:val="center"/>
                            </w:tcPr>
                            <w:p w14:paraId="7811268D"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48</w:t>
                              </w:r>
                            </w:p>
                          </w:tc>
                          <w:tc>
                            <w:tcPr>
                              <w:tcW w:w="365" w:type="dxa"/>
                              <w:vAlign w:val="center"/>
                            </w:tcPr>
                            <w:p w14:paraId="4500E6CF"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1</w:t>
                              </w:r>
                            </w:p>
                          </w:tc>
                          <w:tc>
                            <w:tcPr>
                              <w:tcW w:w="691" w:type="dxa"/>
                              <w:vAlign w:val="center"/>
                            </w:tcPr>
                            <w:p w14:paraId="4EA3692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618" w:type="dxa"/>
                              <w:vAlign w:val="center"/>
                            </w:tcPr>
                            <w:p w14:paraId="6E057107"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w:t>
                              </w:r>
                            </w:p>
                          </w:tc>
                          <w:tc>
                            <w:tcPr>
                              <w:tcW w:w="545" w:type="dxa"/>
                              <w:vAlign w:val="center"/>
                            </w:tcPr>
                            <w:p w14:paraId="61CE0969"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418.9</w:t>
                              </w:r>
                            </w:p>
                          </w:tc>
                          <w:tc>
                            <w:tcPr>
                              <w:tcW w:w="765" w:type="dxa"/>
                              <w:vAlign w:val="center"/>
                            </w:tcPr>
                            <w:p w14:paraId="384BE254"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0.004503</w:t>
                              </w:r>
                            </w:p>
                          </w:tc>
                          <w:tc>
                            <w:tcPr>
                              <w:tcW w:w="765" w:type="dxa"/>
                              <w:vAlign w:val="center"/>
                            </w:tcPr>
                            <w:p w14:paraId="52367A8B" w14:textId="77777777" w:rsidR="00377B5B" w:rsidRPr="00523F8E" w:rsidRDefault="00377B5B" w:rsidP="00C50B63">
                              <w:pPr>
                                <w:rPr>
                                  <w:rFonts w:ascii="Segoe UI" w:hAnsi="Segoe UI" w:cs="Segoe UI"/>
                                  <w:color w:val="000000"/>
                                  <w:sz w:val="14"/>
                                  <w:szCs w:val="14"/>
                                </w:rPr>
                              </w:pPr>
                              <w:r w:rsidRPr="00523F8E">
                                <w:rPr>
                                  <w:rFonts w:ascii="Segoe UI" w:hAnsi="Segoe UI" w:cs="Segoe UI"/>
                                  <w:color w:val="000000"/>
                                  <w:sz w:val="14"/>
                                  <w:szCs w:val="14"/>
                                </w:rPr>
                                <w:t>0.032137</w:t>
                              </w:r>
                            </w:p>
                          </w:tc>
                        </w:tr>
                      </w:tbl>
                      <w:p w14:paraId="43A81665" w14:textId="77777777" w:rsidR="00377B5B" w:rsidRPr="00346FF3" w:rsidRDefault="00377B5B" w:rsidP="00377B5B">
                        <w:pPr>
                          <w:spacing w:after="0" w:line="240" w:lineRule="auto"/>
                          <w:rPr>
                            <w:rFonts w:ascii="Segoe UI" w:hAnsi="Segoe UI" w:cs="Segoe UI"/>
                            <w:sz w:val="14"/>
                            <w:szCs w:val="14"/>
                          </w:rPr>
                        </w:pPr>
                      </w:p>
                    </w:txbxContent>
                  </v:textbox>
                </v:shape>
              </v:group>
            </w:pict>
          </mc:Fallback>
        </mc:AlternateContent>
      </w:r>
    </w:p>
    <w:p w14:paraId="6A7F48C4" w14:textId="0A995F89" w:rsidR="00377B5B" w:rsidRDefault="00914B28" w:rsidP="00377B5B">
      <w:pPr>
        <w:rPr>
          <w:sz w:val="20"/>
          <w:szCs w:val="20"/>
        </w:rPr>
      </w:pPr>
      <w:r>
        <w:rPr>
          <w:noProof/>
          <w:sz w:val="20"/>
          <w:szCs w:val="20"/>
        </w:rPr>
        <mc:AlternateContent>
          <mc:Choice Requires="wps">
            <w:drawing>
              <wp:anchor distT="0" distB="0" distL="114300" distR="114300" simplePos="0" relativeHeight="251966464" behindDoc="0" locked="0" layoutInCell="1" allowOverlap="1" wp14:anchorId="35519A1A" wp14:editId="30DE1F02">
                <wp:simplePos x="0" y="0"/>
                <wp:positionH relativeFrom="column">
                  <wp:posOffset>0</wp:posOffset>
                </wp:positionH>
                <wp:positionV relativeFrom="paragraph">
                  <wp:posOffset>28892</wp:posOffset>
                </wp:positionV>
                <wp:extent cx="247650" cy="158750"/>
                <wp:effectExtent l="0" t="0" r="13335" b="12700"/>
                <wp:wrapNone/>
                <wp:docPr id="218036325"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78D67BE3" w14:textId="3DDC2EAF" w:rsidR="00914B28" w:rsidRPr="00603F99" w:rsidRDefault="00914B28" w:rsidP="00914B28">
                            <w:pPr>
                              <w:jc w:val="center"/>
                              <w:rPr>
                                <w:sz w:val="16"/>
                                <w:szCs w:val="16"/>
                              </w:rPr>
                            </w:pPr>
                            <w:r>
                              <w:rPr>
                                <w:sz w:val="16"/>
                                <w:szCs w:val="16"/>
                              </w:rPr>
                              <w:t>13b</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19A1A" id="_x0000_s1097" style="position:absolute;margin-left:0;margin-top:2.25pt;width:19.5pt;height:12.5pt;z-index:2519664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" fillcolor="white [3201]" strokecolor="black [3200]" strokeweight="1pt">
                <v:textbox inset="1.44pt,0,1.44pt,0">
                  <w:txbxContent>
                    <w:p w14:paraId="78D67BE3" w14:textId="3DDC2EAF" w:rsidR="00914B28" w:rsidRPr="00603F99" w:rsidRDefault="00914B28" w:rsidP="00914B28">
                      <w:pPr>
                        <w:jc w:val="center"/>
                        <w:rPr>
                          <w:sz w:val="16"/>
                          <w:szCs w:val="16"/>
                        </w:rPr>
                      </w:pPr>
                      <w:r>
                        <w:rPr>
                          <w:sz w:val="16"/>
                          <w:szCs w:val="16"/>
                        </w:rPr>
                        <w:t>13b</w:t>
                      </w:r>
                    </w:p>
                  </w:txbxContent>
                </v:textbox>
              </v:rect>
            </w:pict>
          </mc:Fallback>
        </mc:AlternateContent>
      </w:r>
    </w:p>
    <w:p w14:paraId="30177FE0" w14:textId="3F3725D0" w:rsidR="00377B5B" w:rsidRDefault="00377B5B" w:rsidP="00377B5B">
      <w:pPr>
        <w:rPr>
          <w:sz w:val="20"/>
          <w:szCs w:val="20"/>
        </w:rPr>
      </w:pPr>
    </w:p>
    <w:p w14:paraId="10918F7E" w14:textId="77777777" w:rsidR="00377B5B" w:rsidRDefault="00377B5B" w:rsidP="00377B5B">
      <w:pPr>
        <w:rPr>
          <w:sz w:val="20"/>
          <w:szCs w:val="20"/>
        </w:rPr>
      </w:pPr>
    </w:p>
    <w:p w14:paraId="3B3A8374" w14:textId="77777777" w:rsidR="00377B5B" w:rsidRDefault="00377B5B" w:rsidP="00377B5B">
      <w:pPr>
        <w:rPr>
          <w:sz w:val="20"/>
          <w:szCs w:val="20"/>
        </w:rPr>
      </w:pPr>
    </w:p>
    <w:p w14:paraId="4ED1D933" w14:textId="0DBC5128" w:rsidR="00377B5B" w:rsidRDefault="00377B5B" w:rsidP="00377B5B">
      <w:pPr>
        <w:rPr>
          <w:sz w:val="20"/>
          <w:szCs w:val="20"/>
        </w:rPr>
      </w:pPr>
    </w:p>
    <w:p w14:paraId="63864E1F" w14:textId="5E4092DA" w:rsidR="00377B5B" w:rsidRDefault="00914B28" w:rsidP="00377B5B">
      <w:pPr>
        <w:rPr>
          <w:sz w:val="20"/>
          <w:szCs w:val="20"/>
        </w:rPr>
      </w:pPr>
      <w:r>
        <w:rPr>
          <w:noProof/>
          <w:sz w:val="20"/>
          <w:szCs w:val="20"/>
        </w:rPr>
        <mc:AlternateContent>
          <mc:Choice Requires="wps">
            <w:drawing>
              <wp:anchor distT="0" distB="0" distL="114300" distR="114300" simplePos="0" relativeHeight="251968512" behindDoc="0" locked="0" layoutInCell="1" allowOverlap="1" wp14:anchorId="61FE8A1C" wp14:editId="5458654B">
                <wp:simplePos x="0" y="0"/>
                <wp:positionH relativeFrom="column">
                  <wp:posOffset>0</wp:posOffset>
                </wp:positionH>
                <wp:positionV relativeFrom="paragraph">
                  <wp:posOffset>171767</wp:posOffset>
                </wp:positionV>
                <wp:extent cx="247650" cy="158750"/>
                <wp:effectExtent l="0" t="0" r="17145" b="12700"/>
                <wp:wrapNone/>
                <wp:docPr id="1627641385"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6D2A81E4" w14:textId="367DFE9D" w:rsidR="00914B28" w:rsidRPr="00603F99" w:rsidRDefault="00914B28" w:rsidP="00914B28">
                            <w:pPr>
                              <w:jc w:val="center"/>
                              <w:rPr>
                                <w:sz w:val="16"/>
                                <w:szCs w:val="16"/>
                              </w:rPr>
                            </w:pPr>
                            <w:r>
                              <w:rPr>
                                <w:sz w:val="16"/>
                                <w:szCs w:val="16"/>
                              </w:rPr>
                              <w:t>13c</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E8A1C" id="_x0000_s1098" style="position:absolute;margin-left:0;margin-top:13.5pt;width:19.5pt;height:12.5pt;z-index:2519685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" fillcolor="white [3201]" strokecolor="black [3200]" strokeweight="1pt">
                <v:textbox inset="1.44pt,0,1.44pt,0">
                  <w:txbxContent>
                    <w:p w14:paraId="6D2A81E4" w14:textId="367DFE9D" w:rsidR="00914B28" w:rsidRPr="00603F99" w:rsidRDefault="00914B28" w:rsidP="00914B28">
                      <w:pPr>
                        <w:jc w:val="center"/>
                        <w:rPr>
                          <w:sz w:val="16"/>
                          <w:szCs w:val="16"/>
                        </w:rPr>
                      </w:pPr>
                      <w:r>
                        <w:rPr>
                          <w:sz w:val="16"/>
                          <w:szCs w:val="16"/>
                        </w:rPr>
                        <w:t>13c</w:t>
                      </w:r>
                    </w:p>
                  </w:txbxContent>
                </v:textbox>
              </v:rect>
            </w:pict>
          </mc:Fallback>
        </mc:AlternateContent>
      </w:r>
      <w:r w:rsidR="0012596D">
        <w:rPr>
          <w:b/>
          <w:bCs/>
          <w:noProof/>
          <w:sz w:val="20"/>
          <w:szCs w:val="20"/>
        </w:rPr>
        <mc:AlternateContent>
          <mc:Choice Requires="wpg">
            <w:drawing>
              <wp:anchor distT="0" distB="0" distL="114300" distR="114300" simplePos="0" relativeHeight="251921408" behindDoc="0" locked="0" layoutInCell="1" allowOverlap="1" wp14:anchorId="2F1519EE" wp14:editId="416835E4">
                <wp:simplePos x="0" y="0"/>
                <wp:positionH relativeFrom="column">
                  <wp:posOffset>635</wp:posOffset>
                </wp:positionH>
                <wp:positionV relativeFrom="paragraph">
                  <wp:posOffset>112500</wp:posOffset>
                </wp:positionV>
                <wp:extent cx="6438265" cy="1303020"/>
                <wp:effectExtent l="0" t="0" r="19685" b="11430"/>
                <wp:wrapNone/>
                <wp:docPr id="725541445" name="Group 71"/>
                <wp:cNvGraphicFramePr/>
                <a:graphic xmlns:a="http://schemas.openxmlformats.org/drawingml/2006/main">
                  <a:graphicData uri="http://schemas.microsoft.com/office/word/2010/wordprocessingGroup">
                    <wpg:wgp>
                      <wpg:cNvGrpSpPr/>
                      <wpg:grpSpPr>
                        <a:xfrm>
                          <a:off x="0" y="0"/>
                          <a:ext cx="6438265" cy="1303020"/>
                          <a:chOff x="0" y="0"/>
                          <a:chExt cx="5873750" cy="1292860"/>
                        </a:xfrm>
                      </wpg:grpSpPr>
                      <wps:wsp>
                        <wps:cNvPr id="249466109" name="Text Box 67"/>
                        <wps:cNvSpPr txBox="1"/>
                        <wps:spPr>
                          <a:xfrm>
                            <a:off x="0" y="0"/>
                            <a:ext cx="5873750" cy="1292860"/>
                          </a:xfrm>
                          <a:prstGeom prst="rect">
                            <a:avLst/>
                          </a:prstGeom>
                          <a:solidFill>
                            <a:schemeClr val="lt1"/>
                          </a:solidFill>
                          <a:ln w="6350">
                            <a:solidFill>
                              <a:prstClr val="black"/>
                            </a:solidFill>
                          </a:ln>
                        </wps:spPr>
                        <wps:txbx>
                          <w:txbxContent>
                            <w:p w14:paraId="226FEC99" w14:textId="2B20ECC4" w:rsidR="00377B5B" w:rsidRDefault="00404595" w:rsidP="00377B5B">
                              <w:r>
                                <w:rPr>
                                  <w:b/>
                                  <w:bCs/>
                                  <w:noProof/>
                                  <w:sz w:val="20"/>
                                  <w:szCs w:val="20"/>
                                </w:rPr>
                                <w:drawing>
                                  <wp:inline distT="0" distB="0" distL="0" distR="0" wp14:anchorId="1B5F64A6" wp14:editId="2C8CC185">
                                    <wp:extent cx="1993565" cy="1153401"/>
                                    <wp:effectExtent l="19050" t="19050" r="26035" b="27940"/>
                                    <wp:docPr id="127222300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96850" cy="1155301"/>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3701697" name="Text Box 65"/>
                        <wps:cNvSpPr txBox="1"/>
                        <wps:spPr>
                          <a:xfrm>
                            <a:off x="2040505" y="4723"/>
                            <a:ext cx="3832615" cy="1287675"/>
                          </a:xfrm>
                          <a:prstGeom prst="rect">
                            <a:avLst/>
                          </a:prstGeom>
                          <a:solidFill>
                            <a:schemeClr val="lt1"/>
                          </a:solidFill>
                          <a:ln w="6350">
                            <a:noFill/>
                          </a:ln>
                        </wps:spPr>
                        <wps:txbx>
                          <w:txbxContent>
                            <w:tbl>
                              <w:tblPr>
                                <w:tblStyle w:val="TableGrid"/>
                                <w:tblW w:w="6354" w:type="dxa"/>
                                <w:tblInd w:w="-5" w:type="dxa"/>
                                <w:tblLook w:val="04A0" w:firstRow="1" w:lastRow="0" w:firstColumn="1" w:lastColumn="0" w:noHBand="0" w:noVBand="1"/>
                              </w:tblPr>
                              <w:tblGrid>
                                <w:gridCol w:w="441"/>
                                <w:gridCol w:w="373"/>
                                <w:gridCol w:w="378"/>
                                <w:gridCol w:w="393"/>
                                <w:gridCol w:w="373"/>
                                <w:gridCol w:w="524"/>
                                <w:gridCol w:w="373"/>
                                <w:gridCol w:w="700"/>
                                <w:gridCol w:w="700"/>
                                <w:gridCol w:w="549"/>
                                <w:gridCol w:w="775"/>
                                <w:gridCol w:w="775"/>
                              </w:tblGrid>
                              <w:tr w:rsidR="00377B5B" w14:paraId="6CF73077" w14:textId="77777777" w:rsidTr="005E2A64">
                                <w:trPr>
                                  <w:cantSplit/>
                                  <w:trHeight w:val="1084"/>
                                </w:trPr>
                                <w:tc>
                                  <w:tcPr>
                                    <w:tcW w:w="441" w:type="dxa"/>
                                    <w:textDirection w:val="btLr"/>
                                  </w:tcPr>
                                  <w:p w14:paraId="76BD1A8A"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4FB01519"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3126362D" w14:textId="77777777" w:rsidR="00377B5B" w:rsidRPr="003677BD" w:rsidRDefault="00377B5B" w:rsidP="00406DDE">
                                    <w:pPr>
                                      <w:ind w:left="113" w:right="113"/>
                                      <w:rPr>
                                        <w:sz w:val="12"/>
                                        <w:szCs w:val="12"/>
                                      </w:rPr>
                                    </w:pPr>
                                    <w:r w:rsidRPr="003677BD">
                                      <w:rPr>
                                        <w:b/>
                                        <w:bCs/>
                                        <w:sz w:val="12"/>
                                        <w:szCs w:val="12"/>
                                      </w:rPr>
                                      <w:t>CDRSB</w:t>
                                    </w:r>
                                  </w:p>
                                </w:tc>
                                <w:tc>
                                  <w:tcPr>
                                    <w:tcW w:w="473" w:type="dxa"/>
                                    <w:textDirection w:val="btLr"/>
                                  </w:tcPr>
                                  <w:p w14:paraId="21F92AE0"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6EEE94A3"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51C91312" w14:textId="77777777" w:rsidR="00377B5B" w:rsidRPr="003677BD" w:rsidRDefault="00377B5B" w:rsidP="00406DDE">
                                    <w:pPr>
                                      <w:ind w:left="113" w:right="113"/>
                                      <w:rPr>
                                        <w:b/>
                                        <w:bCs/>
                                        <w:sz w:val="12"/>
                                        <w:szCs w:val="12"/>
                                      </w:rPr>
                                    </w:pPr>
                                    <w:r w:rsidRPr="003677BD">
                                      <w:rPr>
                                        <w:b/>
                                        <w:bCs/>
                                        <w:sz w:val="12"/>
                                        <w:szCs w:val="12"/>
                                      </w:rPr>
                                      <w:t>RAVLT</w:t>
                                    </w:r>
                                  </w:p>
                                  <w:p w14:paraId="29ED7C12"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16BD92E9" w14:textId="77777777" w:rsidR="00377B5B" w:rsidRPr="003677BD" w:rsidRDefault="00377B5B" w:rsidP="00406DDE">
                                    <w:pPr>
                                      <w:ind w:left="113" w:right="113"/>
                                      <w:rPr>
                                        <w:sz w:val="12"/>
                                        <w:szCs w:val="12"/>
                                      </w:rPr>
                                    </w:pPr>
                                    <w:r w:rsidRPr="003677BD">
                                      <w:rPr>
                                        <w:b/>
                                        <w:bCs/>
                                        <w:sz w:val="12"/>
                                        <w:szCs w:val="12"/>
                                      </w:rPr>
                                      <w:t>APOE4</w:t>
                                    </w:r>
                                  </w:p>
                                </w:tc>
                                <w:tc>
                                  <w:tcPr>
                                    <w:tcW w:w="700" w:type="dxa"/>
                                    <w:textDirection w:val="btLr"/>
                                  </w:tcPr>
                                  <w:p w14:paraId="01B9BC5B" w14:textId="77777777" w:rsidR="00377B5B" w:rsidRPr="003677BD" w:rsidRDefault="00377B5B" w:rsidP="00406DDE">
                                    <w:pPr>
                                      <w:ind w:left="113" w:right="113"/>
                                      <w:rPr>
                                        <w:sz w:val="12"/>
                                        <w:szCs w:val="12"/>
                                      </w:rPr>
                                    </w:pPr>
                                    <w:r w:rsidRPr="003677BD">
                                      <w:rPr>
                                        <w:b/>
                                        <w:bCs/>
                                        <w:sz w:val="12"/>
                                        <w:szCs w:val="12"/>
                                      </w:rPr>
                                      <w:t>FDG</w:t>
                                    </w:r>
                                  </w:p>
                                </w:tc>
                                <w:tc>
                                  <w:tcPr>
                                    <w:tcW w:w="600" w:type="dxa"/>
                                    <w:textDirection w:val="btLr"/>
                                  </w:tcPr>
                                  <w:p w14:paraId="4D7B9C04" w14:textId="77777777" w:rsidR="00377B5B" w:rsidRPr="003677BD" w:rsidRDefault="00377B5B" w:rsidP="00406DDE">
                                    <w:pPr>
                                      <w:ind w:left="113" w:right="113"/>
                                      <w:rPr>
                                        <w:sz w:val="12"/>
                                        <w:szCs w:val="12"/>
                                      </w:rPr>
                                    </w:pPr>
                                    <w:r w:rsidRPr="003677BD">
                                      <w:rPr>
                                        <w:b/>
                                        <w:bCs/>
                                        <w:sz w:val="12"/>
                                        <w:szCs w:val="12"/>
                                      </w:rPr>
                                      <w:t>AV45</w:t>
                                    </w:r>
                                  </w:p>
                                </w:tc>
                                <w:tc>
                                  <w:tcPr>
                                    <w:tcW w:w="549" w:type="dxa"/>
                                    <w:textDirection w:val="btLr"/>
                                  </w:tcPr>
                                  <w:p w14:paraId="1A1D1EB3"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6A2F69F4" w14:textId="77777777" w:rsidR="00377B5B" w:rsidRPr="003677BD" w:rsidRDefault="00377B5B" w:rsidP="00406DDE">
                                    <w:pPr>
                                      <w:ind w:left="113" w:right="113"/>
                                      <w:rPr>
                                        <w:b/>
                                        <w:bCs/>
                                        <w:sz w:val="12"/>
                                        <w:szCs w:val="12"/>
                                      </w:rPr>
                                    </w:pPr>
                                    <w:r w:rsidRPr="003677BD">
                                      <w:rPr>
                                        <w:b/>
                                        <w:bCs/>
                                        <w:sz w:val="12"/>
                                        <w:szCs w:val="12"/>
                                      </w:rPr>
                                      <w:t>Normalized</w:t>
                                    </w:r>
                                  </w:p>
                                  <w:p w14:paraId="3800A6EF"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0C10EAE1" w14:textId="77777777" w:rsidR="00377B5B" w:rsidRPr="003677BD" w:rsidRDefault="00377B5B" w:rsidP="00406DDE">
                                    <w:pPr>
                                      <w:ind w:left="113" w:right="113"/>
                                      <w:rPr>
                                        <w:b/>
                                        <w:bCs/>
                                        <w:sz w:val="12"/>
                                        <w:szCs w:val="12"/>
                                      </w:rPr>
                                    </w:pPr>
                                    <w:r w:rsidRPr="003677BD">
                                      <w:rPr>
                                        <w:b/>
                                        <w:bCs/>
                                        <w:sz w:val="12"/>
                                        <w:szCs w:val="12"/>
                                      </w:rPr>
                                      <w:t>Normalized</w:t>
                                    </w:r>
                                  </w:p>
                                  <w:p w14:paraId="000F7B3B" w14:textId="77777777" w:rsidR="00377B5B" w:rsidRPr="003677BD" w:rsidRDefault="00377B5B" w:rsidP="00406DDE">
                                    <w:pPr>
                                      <w:ind w:left="113" w:right="113"/>
                                      <w:rPr>
                                        <w:sz w:val="12"/>
                                        <w:szCs w:val="12"/>
                                      </w:rPr>
                                    </w:pPr>
                                    <w:r w:rsidRPr="003677BD">
                                      <w:rPr>
                                        <w:b/>
                                        <w:bCs/>
                                        <w:sz w:val="12"/>
                                        <w:szCs w:val="12"/>
                                      </w:rPr>
                                      <w:t>Ventricles</w:t>
                                    </w:r>
                                  </w:p>
                                </w:tc>
                              </w:tr>
                              <w:tr w:rsidR="005E2A64" w:rsidRPr="005E2A64" w14:paraId="3F6BED0F" w14:textId="77777777" w:rsidTr="005E2A64">
                                <w:trPr>
                                  <w:trHeight w:val="37"/>
                                </w:trPr>
                                <w:tc>
                                  <w:tcPr>
                                    <w:tcW w:w="441" w:type="dxa"/>
                                    <w:vAlign w:val="center"/>
                                    <w:hideMark/>
                                  </w:tcPr>
                                  <w:p w14:paraId="620B419C" w14:textId="77777777" w:rsidR="005E2A64" w:rsidRPr="00523F8E" w:rsidRDefault="005E2A64" w:rsidP="005E2A64">
                                    <w:pPr>
                                      <w:rPr>
                                        <w:rFonts w:ascii="Segoe UI" w:hAnsi="Segoe UI" w:cs="Segoe UI"/>
                                        <w:color w:val="000000"/>
                                        <w:sz w:val="14"/>
                                        <w:szCs w:val="14"/>
                                      </w:rPr>
                                    </w:pPr>
                                    <w:r w:rsidRPr="00523F8E">
                                      <w:rPr>
                                        <w:rFonts w:ascii="Segoe UI" w:hAnsi="Segoe UI" w:cs="Segoe UI"/>
                                        <w:color w:val="000000"/>
                                        <w:sz w:val="14"/>
                                        <w:szCs w:val="14"/>
                                      </w:rPr>
                                      <w:t>T0</w:t>
                                    </w:r>
                                  </w:p>
                                </w:tc>
                                <w:tc>
                                  <w:tcPr>
                                    <w:tcW w:w="373" w:type="dxa"/>
                                    <w:hideMark/>
                                  </w:tcPr>
                                  <w:p w14:paraId="64E0F960" w14:textId="3204BBD7"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29</w:t>
                                    </w:r>
                                  </w:p>
                                </w:tc>
                                <w:tc>
                                  <w:tcPr>
                                    <w:tcW w:w="398" w:type="dxa"/>
                                    <w:hideMark/>
                                  </w:tcPr>
                                  <w:p w14:paraId="25CBD3CF" w14:textId="73B3D76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w:t>
                                    </w:r>
                                  </w:p>
                                </w:tc>
                                <w:tc>
                                  <w:tcPr>
                                    <w:tcW w:w="473" w:type="dxa"/>
                                    <w:hideMark/>
                                  </w:tcPr>
                                  <w:p w14:paraId="17897050" w14:textId="2576ED91"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15</w:t>
                                    </w:r>
                                  </w:p>
                                </w:tc>
                                <w:tc>
                                  <w:tcPr>
                                    <w:tcW w:w="373" w:type="dxa"/>
                                    <w:hideMark/>
                                  </w:tcPr>
                                  <w:p w14:paraId="0EA664D0" w14:textId="1DD44E3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524" w:type="dxa"/>
                                    <w:hideMark/>
                                  </w:tcPr>
                                  <w:p w14:paraId="2076386F" w14:textId="19B351B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26</w:t>
                                    </w:r>
                                  </w:p>
                                </w:tc>
                                <w:tc>
                                  <w:tcPr>
                                    <w:tcW w:w="373" w:type="dxa"/>
                                    <w:hideMark/>
                                  </w:tcPr>
                                  <w:p w14:paraId="725FCEFE" w14:textId="6131EC3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w:t>
                                    </w:r>
                                  </w:p>
                                </w:tc>
                                <w:tc>
                                  <w:tcPr>
                                    <w:tcW w:w="700" w:type="dxa"/>
                                    <w:hideMark/>
                                  </w:tcPr>
                                  <w:p w14:paraId="6094C9DA" w14:textId="4A700FE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1.36665</w:t>
                                    </w:r>
                                  </w:p>
                                </w:tc>
                                <w:tc>
                                  <w:tcPr>
                                    <w:tcW w:w="600" w:type="dxa"/>
                                    <w:hideMark/>
                                  </w:tcPr>
                                  <w:p w14:paraId="47109978" w14:textId="4D3079D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1.40683</w:t>
                                    </w:r>
                                  </w:p>
                                </w:tc>
                                <w:tc>
                                  <w:tcPr>
                                    <w:tcW w:w="549" w:type="dxa"/>
                                    <w:hideMark/>
                                  </w:tcPr>
                                  <w:p w14:paraId="62DC724C" w14:textId="04897118"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481.2</w:t>
                                    </w:r>
                                  </w:p>
                                </w:tc>
                                <w:tc>
                                  <w:tcPr>
                                    <w:tcW w:w="775" w:type="dxa"/>
                                    <w:hideMark/>
                                  </w:tcPr>
                                  <w:p w14:paraId="3E19C86B" w14:textId="34988E1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0.004771</w:t>
                                    </w:r>
                                  </w:p>
                                </w:tc>
                                <w:tc>
                                  <w:tcPr>
                                    <w:tcW w:w="775" w:type="dxa"/>
                                    <w:hideMark/>
                                  </w:tcPr>
                                  <w:p w14:paraId="7E2A7F8B" w14:textId="235F2D44"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0.026748</w:t>
                                    </w:r>
                                  </w:p>
                                </w:tc>
                              </w:tr>
                              <w:tr w:rsidR="005E2A64" w:rsidRPr="005E2A64" w14:paraId="767D3171" w14:textId="77777777" w:rsidTr="005E2A64">
                                <w:trPr>
                                  <w:trHeight w:val="37"/>
                                </w:trPr>
                                <w:tc>
                                  <w:tcPr>
                                    <w:tcW w:w="441" w:type="dxa"/>
                                    <w:vAlign w:val="center"/>
                                    <w:hideMark/>
                                  </w:tcPr>
                                  <w:p w14:paraId="2A723224" w14:textId="77777777" w:rsidR="005E2A64" w:rsidRPr="00523F8E" w:rsidRDefault="005E2A64" w:rsidP="005E2A64">
                                    <w:pPr>
                                      <w:rPr>
                                        <w:rFonts w:ascii="Segoe UI" w:hAnsi="Segoe UI" w:cs="Segoe UI"/>
                                        <w:color w:val="000000"/>
                                        <w:sz w:val="14"/>
                                        <w:szCs w:val="14"/>
                                      </w:rPr>
                                    </w:pPr>
                                    <w:r w:rsidRPr="00523F8E">
                                      <w:rPr>
                                        <w:rFonts w:ascii="Segoe UI" w:hAnsi="Segoe UI" w:cs="Segoe UI"/>
                                        <w:color w:val="000000"/>
                                        <w:sz w:val="14"/>
                                        <w:szCs w:val="14"/>
                                      </w:rPr>
                                      <w:t>T6</w:t>
                                    </w:r>
                                  </w:p>
                                </w:tc>
                                <w:tc>
                                  <w:tcPr>
                                    <w:tcW w:w="373" w:type="dxa"/>
                                    <w:hideMark/>
                                  </w:tcPr>
                                  <w:p w14:paraId="79FA52CF" w14:textId="77ED3FD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29</w:t>
                                    </w:r>
                                  </w:p>
                                </w:tc>
                                <w:tc>
                                  <w:tcPr>
                                    <w:tcW w:w="398" w:type="dxa"/>
                                    <w:hideMark/>
                                  </w:tcPr>
                                  <w:p w14:paraId="1347D732" w14:textId="6A58CF0C"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473" w:type="dxa"/>
                                    <w:hideMark/>
                                  </w:tcPr>
                                  <w:p w14:paraId="461766B7" w14:textId="1FFC8FA8"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12</w:t>
                                    </w:r>
                                  </w:p>
                                </w:tc>
                                <w:tc>
                                  <w:tcPr>
                                    <w:tcW w:w="373" w:type="dxa"/>
                                    <w:hideMark/>
                                  </w:tcPr>
                                  <w:p w14:paraId="0ACC5440" w14:textId="5BA2ECA8"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524" w:type="dxa"/>
                                    <w:hideMark/>
                                  </w:tcPr>
                                  <w:p w14:paraId="5BC8BF97" w14:textId="6BE1787E"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31</w:t>
                                    </w:r>
                                  </w:p>
                                </w:tc>
                                <w:tc>
                                  <w:tcPr>
                                    <w:tcW w:w="373" w:type="dxa"/>
                                    <w:hideMark/>
                                  </w:tcPr>
                                  <w:p w14:paraId="3F6AE15E" w14:textId="5FE0DF31"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w:t>
                                    </w:r>
                                  </w:p>
                                </w:tc>
                                <w:tc>
                                  <w:tcPr>
                                    <w:tcW w:w="700" w:type="dxa"/>
                                    <w:hideMark/>
                                  </w:tcPr>
                                  <w:p w14:paraId="0254A101" w14:textId="1E85E2A8"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600" w:type="dxa"/>
                                    <w:hideMark/>
                                  </w:tcPr>
                                  <w:p w14:paraId="03B14C47" w14:textId="07095D26"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549" w:type="dxa"/>
                                    <w:hideMark/>
                                  </w:tcPr>
                                  <w:p w14:paraId="43C7FA04" w14:textId="7E7F750F"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775" w:type="dxa"/>
                                    <w:hideMark/>
                                  </w:tcPr>
                                  <w:p w14:paraId="69CF3B17" w14:textId="679D8DE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0.004652</w:t>
                                    </w:r>
                                  </w:p>
                                </w:tc>
                                <w:tc>
                                  <w:tcPr>
                                    <w:tcW w:w="775" w:type="dxa"/>
                                    <w:hideMark/>
                                  </w:tcPr>
                                  <w:p w14:paraId="4E1AD57E" w14:textId="193504E0"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0.027326</w:t>
                                    </w:r>
                                  </w:p>
                                </w:tc>
                              </w:tr>
                              <w:tr w:rsidR="005E2A64" w:rsidRPr="005E2A64" w14:paraId="5D1A3C88" w14:textId="77777777" w:rsidTr="005E2A64">
                                <w:trPr>
                                  <w:trHeight w:val="37"/>
                                </w:trPr>
                                <w:tc>
                                  <w:tcPr>
                                    <w:tcW w:w="441" w:type="dxa"/>
                                    <w:vAlign w:val="center"/>
                                    <w:hideMark/>
                                  </w:tcPr>
                                  <w:p w14:paraId="3BDEA0C1" w14:textId="77777777" w:rsidR="005E2A64" w:rsidRPr="00523F8E" w:rsidRDefault="005E2A64" w:rsidP="005E2A64">
                                    <w:pPr>
                                      <w:rPr>
                                        <w:rFonts w:ascii="Segoe UI" w:hAnsi="Segoe UI" w:cs="Segoe UI"/>
                                        <w:color w:val="000000"/>
                                        <w:sz w:val="14"/>
                                        <w:szCs w:val="14"/>
                                      </w:rPr>
                                    </w:pPr>
                                    <w:r w:rsidRPr="00523F8E">
                                      <w:rPr>
                                        <w:rFonts w:ascii="Segoe UI" w:hAnsi="Segoe UI" w:cs="Segoe UI"/>
                                        <w:color w:val="000000"/>
                                        <w:sz w:val="14"/>
                                        <w:szCs w:val="14"/>
                                      </w:rPr>
                                      <w:t>T12</w:t>
                                    </w:r>
                                  </w:p>
                                </w:tc>
                                <w:tc>
                                  <w:tcPr>
                                    <w:tcW w:w="373" w:type="dxa"/>
                                    <w:hideMark/>
                                  </w:tcPr>
                                  <w:p w14:paraId="66C9EABF" w14:textId="42D39E70"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24</w:t>
                                    </w:r>
                                  </w:p>
                                </w:tc>
                                <w:tc>
                                  <w:tcPr>
                                    <w:tcW w:w="398" w:type="dxa"/>
                                    <w:hideMark/>
                                  </w:tcPr>
                                  <w:p w14:paraId="6B3F8B09" w14:textId="7061F8DA"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473" w:type="dxa"/>
                                    <w:hideMark/>
                                  </w:tcPr>
                                  <w:p w14:paraId="7FC5B673" w14:textId="57CBD7D2"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10</w:t>
                                    </w:r>
                                  </w:p>
                                </w:tc>
                                <w:tc>
                                  <w:tcPr>
                                    <w:tcW w:w="373" w:type="dxa"/>
                                    <w:hideMark/>
                                  </w:tcPr>
                                  <w:p w14:paraId="5EF5666B" w14:textId="6873EABD"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524" w:type="dxa"/>
                                    <w:hideMark/>
                                  </w:tcPr>
                                  <w:p w14:paraId="0766EE77" w14:textId="4564138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34</w:t>
                                    </w:r>
                                  </w:p>
                                </w:tc>
                                <w:tc>
                                  <w:tcPr>
                                    <w:tcW w:w="373" w:type="dxa"/>
                                    <w:hideMark/>
                                  </w:tcPr>
                                  <w:p w14:paraId="12D70BAC" w14:textId="53EB1A71"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w:t>
                                    </w:r>
                                  </w:p>
                                </w:tc>
                                <w:tc>
                                  <w:tcPr>
                                    <w:tcW w:w="700" w:type="dxa"/>
                                    <w:hideMark/>
                                  </w:tcPr>
                                  <w:p w14:paraId="5EE7810D" w14:textId="3CA80C6E"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600" w:type="dxa"/>
                                    <w:hideMark/>
                                  </w:tcPr>
                                  <w:p w14:paraId="724EB912" w14:textId="75D14509"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549" w:type="dxa"/>
                                    <w:hideMark/>
                                  </w:tcPr>
                                  <w:p w14:paraId="511ED037" w14:textId="0C80B912"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775" w:type="dxa"/>
                                    <w:hideMark/>
                                  </w:tcPr>
                                  <w:p w14:paraId="26269E61" w14:textId="193BFC7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0.004699</w:t>
                                    </w:r>
                                  </w:p>
                                </w:tc>
                                <w:tc>
                                  <w:tcPr>
                                    <w:tcW w:w="775" w:type="dxa"/>
                                    <w:hideMark/>
                                  </w:tcPr>
                                  <w:p w14:paraId="3296C542" w14:textId="0EA1BF08"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0.027825</w:t>
                                    </w:r>
                                  </w:p>
                                </w:tc>
                              </w:tr>
                              <w:tr w:rsidR="005E2A64" w:rsidRPr="005E2A64" w14:paraId="28B26E05" w14:textId="77777777" w:rsidTr="005E2A64">
                                <w:trPr>
                                  <w:trHeight w:val="37"/>
                                </w:trPr>
                                <w:tc>
                                  <w:tcPr>
                                    <w:tcW w:w="441" w:type="dxa"/>
                                    <w:vAlign w:val="center"/>
                                    <w:hideMark/>
                                  </w:tcPr>
                                  <w:p w14:paraId="52911927" w14:textId="77777777" w:rsidR="005E2A64" w:rsidRPr="00523F8E" w:rsidRDefault="005E2A64" w:rsidP="005E2A64">
                                    <w:pPr>
                                      <w:rPr>
                                        <w:rFonts w:ascii="Segoe UI" w:hAnsi="Segoe UI" w:cs="Segoe UI"/>
                                        <w:color w:val="000000"/>
                                        <w:sz w:val="14"/>
                                        <w:szCs w:val="14"/>
                                      </w:rPr>
                                    </w:pPr>
                                    <w:r w:rsidRPr="00523F8E">
                                      <w:rPr>
                                        <w:rFonts w:ascii="Segoe UI" w:hAnsi="Segoe UI" w:cs="Segoe UI"/>
                                        <w:color w:val="000000"/>
                                        <w:sz w:val="14"/>
                                        <w:szCs w:val="14"/>
                                      </w:rPr>
                                      <w:t>T24</w:t>
                                    </w:r>
                                  </w:p>
                                </w:tc>
                                <w:tc>
                                  <w:tcPr>
                                    <w:tcW w:w="373" w:type="dxa"/>
                                    <w:hideMark/>
                                  </w:tcPr>
                                  <w:p w14:paraId="237ECEA7" w14:textId="68F1B364"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29</w:t>
                                    </w:r>
                                  </w:p>
                                </w:tc>
                                <w:tc>
                                  <w:tcPr>
                                    <w:tcW w:w="398" w:type="dxa"/>
                                    <w:hideMark/>
                                  </w:tcPr>
                                  <w:p w14:paraId="52CA9C35" w14:textId="7BA0F81D"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473" w:type="dxa"/>
                                    <w:hideMark/>
                                  </w:tcPr>
                                  <w:p w14:paraId="41D7784B" w14:textId="7554052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8</w:t>
                                    </w:r>
                                  </w:p>
                                </w:tc>
                                <w:tc>
                                  <w:tcPr>
                                    <w:tcW w:w="373" w:type="dxa"/>
                                    <w:hideMark/>
                                  </w:tcPr>
                                  <w:p w14:paraId="022EA353" w14:textId="1044791D"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524" w:type="dxa"/>
                                    <w:hideMark/>
                                  </w:tcPr>
                                  <w:p w14:paraId="523C64F8" w14:textId="1107CE4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26</w:t>
                                    </w:r>
                                  </w:p>
                                </w:tc>
                                <w:tc>
                                  <w:tcPr>
                                    <w:tcW w:w="373" w:type="dxa"/>
                                    <w:hideMark/>
                                  </w:tcPr>
                                  <w:p w14:paraId="71FA5250" w14:textId="6E0934FD"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w:t>
                                    </w:r>
                                  </w:p>
                                </w:tc>
                                <w:tc>
                                  <w:tcPr>
                                    <w:tcW w:w="700" w:type="dxa"/>
                                    <w:hideMark/>
                                  </w:tcPr>
                                  <w:p w14:paraId="2B34BE33" w14:textId="05439EC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1.52203</w:t>
                                    </w:r>
                                  </w:p>
                                </w:tc>
                                <w:tc>
                                  <w:tcPr>
                                    <w:tcW w:w="600" w:type="dxa"/>
                                    <w:hideMark/>
                                  </w:tcPr>
                                  <w:p w14:paraId="21717D2D" w14:textId="6458441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1.45962</w:t>
                                    </w:r>
                                  </w:p>
                                </w:tc>
                                <w:tc>
                                  <w:tcPr>
                                    <w:tcW w:w="549" w:type="dxa"/>
                                    <w:hideMark/>
                                  </w:tcPr>
                                  <w:p w14:paraId="19DBE83D" w14:textId="74EF8B80"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775" w:type="dxa"/>
                                    <w:hideMark/>
                                  </w:tcPr>
                                  <w:p w14:paraId="24692B2D" w14:textId="1B8DA212"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0.004571</w:t>
                                    </w:r>
                                  </w:p>
                                </w:tc>
                                <w:tc>
                                  <w:tcPr>
                                    <w:tcW w:w="775" w:type="dxa"/>
                                    <w:hideMark/>
                                  </w:tcPr>
                                  <w:p w14:paraId="71AA2DF8" w14:textId="4C2FAD40"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0.027938</w:t>
                                    </w:r>
                                  </w:p>
                                </w:tc>
                              </w:tr>
                            </w:tbl>
                            <w:p w14:paraId="60337115" w14:textId="77777777" w:rsidR="00377B5B" w:rsidRPr="005E2A64" w:rsidRDefault="00377B5B" w:rsidP="00377B5B">
                              <w:pPr>
                                <w:rPr>
                                  <w:rFonts w:ascii="Segoe UI" w:hAnsi="Segoe UI" w:cs="Segoe UI"/>
                                  <w:color w:val="000000"/>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F1519EE" id="_x0000_s1099" style="position:absolute;margin-left:.05pt;margin-top:8.85pt;width:506.95pt;height:102.6pt;z-index:251921408;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">
                <v:shape id="Text Box 67" o:spid="_x0000_s1100"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" fillcolor="white [3201]" strokeweight=".5pt">
                  <v:textbox>
                    <w:txbxContent>
                      <w:p w14:paraId="226FEC99" w14:textId="2B20ECC4" w:rsidR="00377B5B" w:rsidRDefault="00404595" w:rsidP="00377B5B">
                        <w:r>
                          <w:rPr>
                            <w:b/>
                            <w:bCs/>
                            <w:noProof/>
                            <w:sz w:val="20"/>
                            <w:szCs w:val="20"/>
                          </w:rPr>
                          <w:drawing>
                            <wp:inline distT="0" distB="0" distL="0" distR="0" wp14:anchorId="1B5F64A6" wp14:editId="2C8CC185">
                              <wp:extent cx="1993565" cy="1153401"/>
                              <wp:effectExtent l="19050" t="19050" r="26035" b="27940"/>
                              <wp:docPr id="127222300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96850" cy="1155301"/>
                                      </a:xfrm>
                                      <a:prstGeom prst="rect">
                                        <a:avLst/>
                                      </a:prstGeom>
                                      <a:noFill/>
                                      <a:ln>
                                        <a:solidFill>
                                          <a:schemeClr val="accent1"/>
                                        </a:solidFill>
                                      </a:ln>
                                    </pic:spPr>
                                  </pic:pic>
                                </a:graphicData>
                              </a:graphic>
                            </wp:inline>
                          </w:drawing>
                        </w:r>
                      </w:p>
                    </w:txbxContent>
                  </v:textbox>
                </v:shape>
                <v:shape id="Text Box 65" o:spid="_x0000_s1101" type="#_x0000_t202" style="position:absolute;left:20405;top:47;width:38326;height:1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" fillcolor="white [3201]" stroked="f" strokeweight=".5pt">
                  <v:textbox>
                    <w:txbxContent>
                      <w:tbl>
                        <w:tblPr>
                          <w:tblStyle w:val="TableGrid"/>
                          <w:tblW w:w="6354" w:type="dxa"/>
                          <w:tblInd w:w="-5" w:type="dxa"/>
                          <w:tblLook w:val="04A0" w:firstRow="1" w:lastRow="0" w:firstColumn="1" w:lastColumn="0" w:noHBand="0" w:noVBand="1"/>
                        </w:tblPr>
                        <w:tblGrid>
                          <w:gridCol w:w="441"/>
                          <w:gridCol w:w="373"/>
                          <w:gridCol w:w="378"/>
                          <w:gridCol w:w="393"/>
                          <w:gridCol w:w="373"/>
                          <w:gridCol w:w="524"/>
                          <w:gridCol w:w="373"/>
                          <w:gridCol w:w="700"/>
                          <w:gridCol w:w="700"/>
                          <w:gridCol w:w="549"/>
                          <w:gridCol w:w="775"/>
                          <w:gridCol w:w="775"/>
                        </w:tblGrid>
                        <w:tr w:rsidR="00377B5B" w14:paraId="6CF73077" w14:textId="77777777" w:rsidTr="005E2A64">
                          <w:trPr>
                            <w:cantSplit/>
                            <w:trHeight w:val="1084"/>
                          </w:trPr>
                          <w:tc>
                            <w:tcPr>
                              <w:tcW w:w="441" w:type="dxa"/>
                              <w:textDirection w:val="btLr"/>
                            </w:tcPr>
                            <w:p w14:paraId="76BD1A8A"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4FB01519"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3126362D" w14:textId="77777777" w:rsidR="00377B5B" w:rsidRPr="003677BD" w:rsidRDefault="00377B5B" w:rsidP="00406DDE">
                              <w:pPr>
                                <w:ind w:left="113" w:right="113"/>
                                <w:rPr>
                                  <w:sz w:val="12"/>
                                  <w:szCs w:val="12"/>
                                </w:rPr>
                              </w:pPr>
                              <w:r w:rsidRPr="003677BD">
                                <w:rPr>
                                  <w:b/>
                                  <w:bCs/>
                                  <w:sz w:val="12"/>
                                  <w:szCs w:val="12"/>
                                </w:rPr>
                                <w:t>CDRSB</w:t>
                              </w:r>
                            </w:p>
                          </w:tc>
                          <w:tc>
                            <w:tcPr>
                              <w:tcW w:w="473" w:type="dxa"/>
                              <w:textDirection w:val="btLr"/>
                            </w:tcPr>
                            <w:p w14:paraId="21F92AE0"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6EEE94A3"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51C91312" w14:textId="77777777" w:rsidR="00377B5B" w:rsidRPr="003677BD" w:rsidRDefault="00377B5B" w:rsidP="00406DDE">
                              <w:pPr>
                                <w:ind w:left="113" w:right="113"/>
                                <w:rPr>
                                  <w:b/>
                                  <w:bCs/>
                                  <w:sz w:val="12"/>
                                  <w:szCs w:val="12"/>
                                </w:rPr>
                              </w:pPr>
                              <w:r w:rsidRPr="003677BD">
                                <w:rPr>
                                  <w:b/>
                                  <w:bCs/>
                                  <w:sz w:val="12"/>
                                  <w:szCs w:val="12"/>
                                </w:rPr>
                                <w:t>RAVLT</w:t>
                              </w:r>
                            </w:p>
                            <w:p w14:paraId="29ED7C12"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16BD92E9" w14:textId="77777777" w:rsidR="00377B5B" w:rsidRPr="003677BD" w:rsidRDefault="00377B5B" w:rsidP="00406DDE">
                              <w:pPr>
                                <w:ind w:left="113" w:right="113"/>
                                <w:rPr>
                                  <w:sz w:val="12"/>
                                  <w:szCs w:val="12"/>
                                </w:rPr>
                              </w:pPr>
                              <w:r w:rsidRPr="003677BD">
                                <w:rPr>
                                  <w:b/>
                                  <w:bCs/>
                                  <w:sz w:val="12"/>
                                  <w:szCs w:val="12"/>
                                </w:rPr>
                                <w:t>APOE4</w:t>
                              </w:r>
                            </w:p>
                          </w:tc>
                          <w:tc>
                            <w:tcPr>
                              <w:tcW w:w="700" w:type="dxa"/>
                              <w:textDirection w:val="btLr"/>
                            </w:tcPr>
                            <w:p w14:paraId="01B9BC5B" w14:textId="77777777" w:rsidR="00377B5B" w:rsidRPr="003677BD" w:rsidRDefault="00377B5B" w:rsidP="00406DDE">
                              <w:pPr>
                                <w:ind w:left="113" w:right="113"/>
                                <w:rPr>
                                  <w:sz w:val="12"/>
                                  <w:szCs w:val="12"/>
                                </w:rPr>
                              </w:pPr>
                              <w:r w:rsidRPr="003677BD">
                                <w:rPr>
                                  <w:b/>
                                  <w:bCs/>
                                  <w:sz w:val="12"/>
                                  <w:szCs w:val="12"/>
                                </w:rPr>
                                <w:t>FDG</w:t>
                              </w:r>
                            </w:p>
                          </w:tc>
                          <w:tc>
                            <w:tcPr>
                              <w:tcW w:w="600" w:type="dxa"/>
                              <w:textDirection w:val="btLr"/>
                            </w:tcPr>
                            <w:p w14:paraId="4D7B9C04" w14:textId="77777777" w:rsidR="00377B5B" w:rsidRPr="003677BD" w:rsidRDefault="00377B5B" w:rsidP="00406DDE">
                              <w:pPr>
                                <w:ind w:left="113" w:right="113"/>
                                <w:rPr>
                                  <w:sz w:val="12"/>
                                  <w:szCs w:val="12"/>
                                </w:rPr>
                              </w:pPr>
                              <w:r w:rsidRPr="003677BD">
                                <w:rPr>
                                  <w:b/>
                                  <w:bCs/>
                                  <w:sz w:val="12"/>
                                  <w:szCs w:val="12"/>
                                </w:rPr>
                                <w:t>AV45</w:t>
                              </w:r>
                            </w:p>
                          </w:tc>
                          <w:tc>
                            <w:tcPr>
                              <w:tcW w:w="549" w:type="dxa"/>
                              <w:textDirection w:val="btLr"/>
                            </w:tcPr>
                            <w:p w14:paraId="1A1D1EB3"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6A2F69F4" w14:textId="77777777" w:rsidR="00377B5B" w:rsidRPr="003677BD" w:rsidRDefault="00377B5B" w:rsidP="00406DDE">
                              <w:pPr>
                                <w:ind w:left="113" w:right="113"/>
                                <w:rPr>
                                  <w:b/>
                                  <w:bCs/>
                                  <w:sz w:val="12"/>
                                  <w:szCs w:val="12"/>
                                </w:rPr>
                              </w:pPr>
                              <w:r w:rsidRPr="003677BD">
                                <w:rPr>
                                  <w:b/>
                                  <w:bCs/>
                                  <w:sz w:val="12"/>
                                  <w:szCs w:val="12"/>
                                </w:rPr>
                                <w:t>Normalized</w:t>
                              </w:r>
                            </w:p>
                            <w:p w14:paraId="3800A6EF"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0C10EAE1" w14:textId="77777777" w:rsidR="00377B5B" w:rsidRPr="003677BD" w:rsidRDefault="00377B5B" w:rsidP="00406DDE">
                              <w:pPr>
                                <w:ind w:left="113" w:right="113"/>
                                <w:rPr>
                                  <w:b/>
                                  <w:bCs/>
                                  <w:sz w:val="12"/>
                                  <w:szCs w:val="12"/>
                                </w:rPr>
                              </w:pPr>
                              <w:r w:rsidRPr="003677BD">
                                <w:rPr>
                                  <w:b/>
                                  <w:bCs/>
                                  <w:sz w:val="12"/>
                                  <w:szCs w:val="12"/>
                                </w:rPr>
                                <w:t>Normalized</w:t>
                              </w:r>
                            </w:p>
                            <w:p w14:paraId="000F7B3B" w14:textId="77777777" w:rsidR="00377B5B" w:rsidRPr="003677BD" w:rsidRDefault="00377B5B" w:rsidP="00406DDE">
                              <w:pPr>
                                <w:ind w:left="113" w:right="113"/>
                                <w:rPr>
                                  <w:sz w:val="12"/>
                                  <w:szCs w:val="12"/>
                                </w:rPr>
                              </w:pPr>
                              <w:r w:rsidRPr="003677BD">
                                <w:rPr>
                                  <w:b/>
                                  <w:bCs/>
                                  <w:sz w:val="12"/>
                                  <w:szCs w:val="12"/>
                                </w:rPr>
                                <w:t>Ventricles</w:t>
                              </w:r>
                            </w:p>
                          </w:tc>
                        </w:tr>
                        <w:tr w:rsidR="005E2A64" w:rsidRPr="005E2A64" w14:paraId="3F6BED0F" w14:textId="77777777" w:rsidTr="005E2A64">
                          <w:trPr>
                            <w:trHeight w:val="37"/>
                          </w:trPr>
                          <w:tc>
                            <w:tcPr>
                              <w:tcW w:w="441" w:type="dxa"/>
                              <w:vAlign w:val="center"/>
                              <w:hideMark/>
                            </w:tcPr>
                            <w:p w14:paraId="620B419C" w14:textId="77777777" w:rsidR="005E2A64" w:rsidRPr="00523F8E" w:rsidRDefault="005E2A64" w:rsidP="005E2A64">
                              <w:pPr>
                                <w:rPr>
                                  <w:rFonts w:ascii="Segoe UI" w:hAnsi="Segoe UI" w:cs="Segoe UI"/>
                                  <w:color w:val="000000"/>
                                  <w:sz w:val="14"/>
                                  <w:szCs w:val="14"/>
                                </w:rPr>
                              </w:pPr>
                              <w:r w:rsidRPr="00523F8E">
                                <w:rPr>
                                  <w:rFonts w:ascii="Segoe UI" w:hAnsi="Segoe UI" w:cs="Segoe UI"/>
                                  <w:color w:val="000000"/>
                                  <w:sz w:val="14"/>
                                  <w:szCs w:val="14"/>
                                </w:rPr>
                                <w:t>T0</w:t>
                              </w:r>
                            </w:p>
                          </w:tc>
                          <w:tc>
                            <w:tcPr>
                              <w:tcW w:w="373" w:type="dxa"/>
                              <w:hideMark/>
                            </w:tcPr>
                            <w:p w14:paraId="64E0F960" w14:textId="3204BBD7"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29</w:t>
                              </w:r>
                            </w:p>
                          </w:tc>
                          <w:tc>
                            <w:tcPr>
                              <w:tcW w:w="398" w:type="dxa"/>
                              <w:hideMark/>
                            </w:tcPr>
                            <w:p w14:paraId="25CBD3CF" w14:textId="73B3D76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w:t>
                              </w:r>
                            </w:p>
                          </w:tc>
                          <w:tc>
                            <w:tcPr>
                              <w:tcW w:w="473" w:type="dxa"/>
                              <w:hideMark/>
                            </w:tcPr>
                            <w:p w14:paraId="17897050" w14:textId="2576ED91"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15</w:t>
                              </w:r>
                            </w:p>
                          </w:tc>
                          <w:tc>
                            <w:tcPr>
                              <w:tcW w:w="373" w:type="dxa"/>
                              <w:hideMark/>
                            </w:tcPr>
                            <w:p w14:paraId="0EA664D0" w14:textId="1DD44E3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524" w:type="dxa"/>
                              <w:hideMark/>
                            </w:tcPr>
                            <w:p w14:paraId="2076386F" w14:textId="19B351B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26</w:t>
                              </w:r>
                            </w:p>
                          </w:tc>
                          <w:tc>
                            <w:tcPr>
                              <w:tcW w:w="373" w:type="dxa"/>
                              <w:hideMark/>
                            </w:tcPr>
                            <w:p w14:paraId="725FCEFE" w14:textId="6131EC3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w:t>
                              </w:r>
                            </w:p>
                          </w:tc>
                          <w:tc>
                            <w:tcPr>
                              <w:tcW w:w="700" w:type="dxa"/>
                              <w:hideMark/>
                            </w:tcPr>
                            <w:p w14:paraId="6094C9DA" w14:textId="4A700FE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1.36665</w:t>
                              </w:r>
                            </w:p>
                          </w:tc>
                          <w:tc>
                            <w:tcPr>
                              <w:tcW w:w="600" w:type="dxa"/>
                              <w:hideMark/>
                            </w:tcPr>
                            <w:p w14:paraId="47109978" w14:textId="4D3079D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1.40683</w:t>
                              </w:r>
                            </w:p>
                          </w:tc>
                          <w:tc>
                            <w:tcPr>
                              <w:tcW w:w="549" w:type="dxa"/>
                              <w:hideMark/>
                            </w:tcPr>
                            <w:p w14:paraId="62DC724C" w14:textId="04897118"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481.2</w:t>
                              </w:r>
                            </w:p>
                          </w:tc>
                          <w:tc>
                            <w:tcPr>
                              <w:tcW w:w="775" w:type="dxa"/>
                              <w:hideMark/>
                            </w:tcPr>
                            <w:p w14:paraId="3E19C86B" w14:textId="34988E1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0.004771</w:t>
                              </w:r>
                            </w:p>
                          </w:tc>
                          <w:tc>
                            <w:tcPr>
                              <w:tcW w:w="775" w:type="dxa"/>
                              <w:hideMark/>
                            </w:tcPr>
                            <w:p w14:paraId="7E2A7F8B" w14:textId="235F2D44"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0.026748</w:t>
                              </w:r>
                            </w:p>
                          </w:tc>
                        </w:tr>
                        <w:tr w:rsidR="005E2A64" w:rsidRPr="005E2A64" w14:paraId="767D3171" w14:textId="77777777" w:rsidTr="005E2A64">
                          <w:trPr>
                            <w:trHeight w:val="37"/>
                          </w:trPr>
                          <w:tc>
                            <w:tcPr>
                              <w:tcW w:w="441" w:type="dxa"/>
                              <w:vAlign w:val="center"/>
                              <w:hideMark/>
                            </w:tcPr>
                            <w:p w14:paraId="2A723224" w14:textId="77777777" w:rsidR="005E2A64" w:rsidRPr="00523F8E" w:rsidRDefault="005E2A64" w:rsidP="005E2A64">
                              <w:pPr>
                                <w:rPr>
                                  <w:rFonts w:ascii="Segoe UI" w:hAnsi="Segoe UI" w:cs="Segoe UI"/>
                                  <w:color w:val="000000"/>
                                  <w:sz w:val="14"/>
                                  <w:szCs w:val="14"/>
                                </w:rPr>
                              </w:pPr>
                              <w:r w:rsidRPr="00523F8E">
                                <w:rPr>
                                  <w:rFonts w:ascii="Segoe UI" w:hAnsi="Segoe UI" w:cs="Segoe UI"/>
                                  <w:color w:val="000000"/>
                                  <w:sz w:val="14"/>
                                  <w:szCs w:val="14"/>
                                </w:rPr>
                                <w:t>T6</w:t>
                              </w:r>
                            </w:p>
                          </w:tc>
                          <w:tc>
                            <w:tcPr>
                              <w:tcW w:w="373" w:type="dxa"/>
                              <w:hideMark/>
                            </w:tcPr>
                            <w:p w14:paraId="79FA52CF" w14:textId="77ED3FD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29</w:t>
                              </w:r>
                            </w:p>
                          </w:tc>
                          <w:tc>
                            <w:tcPr>
                              <w:tcW w:w="398" w:type="dxa"/>
                              <w:hideMark/>
                            </w:tcPr>
                            <w:p w14:paraId="1347D732" w14:textId="6A58CF0C"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473" w:type="dxa"/>
                              <w:hideMark/>
                            </w:tcPr>
                            <w:p w14:paraId="461766B7" w14:textId="1FFC8FA8"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12</w:t>
                              </w:r>
                            </w:p>
                          </w:tc>
                          <w:tc>
                            <w:tcPr>
                              <w:tcW w:w="373" w:type="dxa"/>
                              <w:hideMark/>
                            </w:tcPr>
                            <w:p w14:paraId="0ACC5440" w14:textId="5BA2ECA8"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524" w:type="dxa"/>
                              <w:hideMark/>
                            </w:tcPr>
                            <w:p w14:paraId="5BC8BF97" w14:textId="6BE1787E"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31</w:t>
                              </w:r>
                            </w:p>
                          </w:tc>
                          <w:tc>
                            <w:tcPr>
                              <w:tcW w:w="373" w:type="dxa"/>
                              <w:hideMark/>
                            </w:tcPr>
                            <w:p w14:paraId="3F6AE15E" w14:textId="5FE0DF31"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w:t>
                              </w:r>
                            </w:p>
                          </w:tc>
                          <w:tc>
                            <w:tcPr>
                              <w:tcW w:w="700" w:type="dxa"/>
                              <w:hideMark/>
                            </w:tcPr>
                            <w:p w14:paraId="0254A101" w14:textId="1E85E2A8"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600" w:type="dxa"/>
                              <w:hideMark/>
                            </w:tcPr>
                            <w:p w14:paraId="03B14C47" w14:textId="07095D26"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549" w:type="dxa"/>
                              <w:hideMark/>
                            </w:tcPr>
                            <w:p w14:paraId="43C7FA04" w14:textId="7E7F750F"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775" w:type="dxa"/>
                              <w:hideMark/>
                            </w:tcPr>
                            <w:p w14:paraId="69CF3B17" w14:textId="679D8DE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0.004652</w:t>
                              </w:r>
                            </w:p>
                          </w:tc>
                          <w:tc>
                            <w:tcPr>
                              <w:tcW w:w="775" w:type="dxa"/>
                              <w:hideMark/>
                            </w:tcPr>
                            <w:p w14:paraId="4E1AD57E" w14:textId="193504E0"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0.027326</w:t>
                              </w:r>
                            </w:p>
                          </w:tc>
                        </w:tr>
                        <w:tr w:rsidR="005E2A64" w:rsidRPr="005E2A64" w14:paraId="5D1A3C88" w14:textId="77777777" w:rsidTr="005E2A64">
                          <w:trPr>
                            <w:trHeight w:val="37"/>
                          </w:trPr>
                          <w:tc>
                            <w:tcPr>
                              <w:tcW w:w="441" w:type="dxa"/>
                              <w:vAlign w:val="center"/>
                              <w:hideMark/>
                            </w:tcPr>
                            <w:p w14:paraId="3BDEA0C1" w14:textId="77777777" w:rsidR="005E2A64" w:rsidRPr="00523F8E" w:rsidRDefault="005E2A64" w:rsidP="005E2A64">
                              <w:pPr>
                                <w:rPr>
                                  <w:rFonts w:ascii="Segoe UI" w:hAnsi="Segoe UI" w:cs="Segoe UI"/>
                                  <w:color w:val="000000"/>
                                  <w:sz w:val="14"/>
                                  <w:szCs w:val="14"/>
                                </w:rPr>
                              </w:pPr>
                              <w:r w:rsidRPr="00523F8E">
                                <w:rPr>
                                  <w:rFonts w:ascii="Segoe UI" w:hAnsi="Segoe UI" w:cs="Segoe UI"/>
                                  <w:color w:val="000000"/>
                                  <w:sz w:val="14"/>
                                  <w:szCs w:val="14"/>
                                </w:rPr>
                                <w:t>T12</w:t>
                              </w:r>
                            </w:p>
                          </w:tc>
                          <w:tc>
                            <w:tcPr>
                              <w:tcW w:w="373" w:type="dxa"/>
                              <w:hideMark/>
                            </w:tcPr>
                            <w:p w14:paraId="66C9EABF" w14:textId="42D39E70"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24</w:t>
                              </w:r>
                            </w:p>
                          </w:tc>
                          <w:tc>
                            <w:tcPr>
                              <w:tcW w:w="398" w:type="dxa"/>
                              <w:hideMark/>
                            </w:tcPr>
                            <w:p w14:paraId="6B3F8B09" w14:textId="7061F8DA"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473" w:type="dxa"/>
                              <w:hideMark/>
                            </w:tcPr>
                            <w:p w14:paraId="7FC5B673" w14:textId="57CBD7D2"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10</w:t>
                              </w:r>
                            </w:p>
                          </w:tc>
                          <w:tc>
                            <w:tcPr>
                              <w:tcW w:w="373" w:type="dxa"/>
                              <w:hideMark/>
                            </w:tcPr>
                            <w:p w14:paraId="5EF5666B" w14:textId="6873EABD"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524" w:type="dxa"/>
                              <w:hideMark/>
                            </w:tcPr>
                            <w:p w14:paraId="0766EE77" w14:textId="4564138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34</w:t>
                              </w:r>
                            </w:p>
                          </w:tc>
                          <w:tc>
                            <w:tcPr>
                              <w:tcW w:w="373" w:type="dxa"/>
                              <w:hideMark/>
                            </w:tcPr>
                            <w:p w14:paraId="12D70BAC" w14:textId="53EB1A71"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w:t>
                              </w:r>
                            </w:p>
                          </w:tc>
                          <w:tc>
                            <w:tcPr>
                              <w:tcW w:w="700" w:type="dxa"/>
                              <w:hideMark/>
                            </w:tcPr>
                            <w:p w14:paraId="5EE7810D" w14:textId="3CA80C6E"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600" w:type="dxa"/>
                              <w:hideMark/>
                            </w:tcPr>
                            <w:p w14:paraId="724EB912" w14:textId="75D14509"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549" w:type="dxa"/>
                              <w:hideMark/>
                            </w:tcPr>
                            <w:p w14:paraId="511ED037" w14:textId="0C80B912" w:rsidR="005E2A64" w:rsidRPr="005E2A64" w:rsidRDefault="005E2A64" w:rsidP="005E2A64">
                              <w:pPr>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775" w:type="dxa"/>
                              <w:hideMark/>
                            </w:tcPr>
                            <w:p w14:paraId="26269E61" w14:textId="193BFC7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0.004699</w:t>
                              </w:r>
                            </w:p>
                          </w:tc>
                          <w:tc>
                            <w:tcPr>
                              <w:tcW w:w="775" w:type="dxa"/>
                              <w:hideMark/>
                            </w:tcPr>
                            <w:p w14:paraId="3296C542" w14:textId="0EA1BF08"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0.027825</w:t>
                              </w:r>
                            </w:p>
                          </w:tc>
                        </w:tr>
                        <w:tr w:rsidR="005E2A64" w:rsidRPr="005E2A64" w14:paraId="28B26E05" w14:textId="77777777" w:rsidTr="005E2A64">
                          <w:trPr>
                            <w:trHeight w:val="37"/>
                          </w:trPr>
                          <w:tc>
                            <w:tcPr>
                              <w:tcW w:w="441" w:type="dxa"/>
                              <w:vAlign w:val="center"/>
                              <w:hideMark/>
                            </w:tcPr>
                            <w:p w14:paraId="52911927" w14:textId="77777777" w:rsidR="005E2A64" w:rsidRPr="00523F8E" w:rsidRDefault="005E2A64" w:rsidP="005E2A64">
                              <w:pPr>
                                <w:rPr>
                                  <w:rFonts w:ascii="Segoe UI" w:hAnsi="Segoe UI" w:cs="Segoe UI"/>
                                  <w:color w:val="000000"/>
                                  <w:sz w:val="14"/>
                                  <w:szCs w:val="14"/>
                                </w:rPr>
                              </w:pPr>
                              <w:r w:rsidRPr="00523F8E">
                                <w:rPr>
                                  <w:rFonts w:ascii="Segoe UI" w:hAnsi="Segoe UI" w:cs="Segoe UI"/>
                                  <w:color w:val="000000"/>
                                  <w:sz w:val="14"/>
                                  <w:szCs w:val="14"/>
                                </w:rPr>
                                <w:t>T24</w:t>
                              </w:r>
                            </w:p>
                          </w:tc>
                          <w:tc>
                            <w:tcPr>
                              <w:tcW w:w="373" w:type="dxa"/>
                              <w:hideMark/>
                            </w:tcPr>
                            <w:p w14:paraId="237ECEA7" w14:textId="68F1B364"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29</w:t>
                              </w:r>
                            </w:p>
                          </w:tc>
                          <w:tc>
                            <w:tcPr>
                              <w:tcW w:w="398" w:type="dxa"/>
                              <w:hideMark/>
                            </w:tcPr>
                            <w:p w14:paraId="52CA9C35" w14:textId="7BA0F81D"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473" w:type="dxa"/>
                              <w:hideMark/>
                            </w:tcPr>
                            <w:p w14:paraId="41D7784B" w14:textId="75540525"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8</w:t>
                              </w:r>
                            </w:p>
                          </w:tc>
                          <w:tc>
                            <w:tcPr>
                              <w:tcW w:w="373" w:type="dxa"/>
                              <w:hideMark/>
                            </w:tcPr>
                            <w:p w14:paraId="022EA353" w14:textId="1044791D"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w:t>
                              </w:r>
                            </w:p>
                          </w:tc>
                          <w:tc>
                            <w:tcPr>
                              <w:tcW w:w="524" w:type="dxa"/>
                              <w:hideMark/>
                            </w:tcPr>
                            <w:p w14:paraId="523C64F8" w14:textId="1107CE4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26</w:t>
                              </w:r>
                            </w:p>
                          </w:tc>
                          <w:tc>
                            <w:tcPr>
                              <w:tcW w:w="373" w:type="dxa"/>
                              <w:hideMark/>
                            </w:tcPr>
                            <w:p w14:paraId="71FA5250" w14:textId="6E0934FD"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2</w:t>
                              </w:r>
                            </w:p>
                          </w:tc>
                          <w:tc>
                            <w:tcPr>
                              <w:tcW w:w="700" w:type="dxa"/>
                              <w:hideMark/>
                            </w:tcPr>
                            <w:p w14:paraId="2B34BE33" w14:textId="05439ECF"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1.52203</w:t>
                              </w:r>
                            </w:p>
                          </w:tc>
                          <w:tc>
                            <w:tcPr>
                              <w:tcW w:w="600" w:type="dxa"/>
                              <w:hideMark/>
                            </w:tcPr>
                            <w:p w14:paraId="21717D2D" w14:textId="64584413"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1.45962</w:t>
                              </w:r>
                            </w:p>
                          </w:tc>
                          <w:tc>
                            <w:tcPr>
                              <w:tcW w:w="549" w:type="dxa"/>
                              <w:hideMark/>
                            </w:tcPr>
                            <w:p w14:paraId="19DBE83D" w14:textId="74EF8B80"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w:t>
                              </w:r>
                            </w:p>
                          </w:tc>
                          <w:tc>
                            <w:tcPr>
                              <w:tcW w:w="775" w:type="dxa"/>
                              <w:hideMark/>
                            </w:tcPr>
                            <w:p w14:paraId="24692B2D" w14:textId="1B8DA212"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0.004571</w:t>
                              </w:r>
                            </w:p>
                          </w:tc>
                          <w:tc>
                            <w:tcPr>
                              <w:tcW w:w="775" w:type="dxa"/>
                              <w:hideMark/>
                            </w:tcPr>
                            <w:p w14:paraId="71AA2DF8" w14:textId="4C2FAD40" w:rsidR="005E2A64" w:rsidRPr="005E2A64" w:rsidRDefault="005E2A64" w:rsidP="005E2A64">
                              <w:pPr>
                                <w:jc w:val="right"/>
                                <w:rPr>
                                  <w:rFonts w:ascii="Segoe UI" w:hAnsi="Segoe UI" w:cs="Segoe UI"/>
                                  <w:color w:val="000000"/>
                                  <w:sz w:val="14"/>
                                  <w:szCs w:val="14"/>
                                  <w:highlight w:val="green"/>
                                </w:rPr>
                              </w:pPr>
                              <w:r w:rsidRPr="005E2A64">
                                <w:rPr>
                                  <w:rFonts w:ascii="Segoe UI" w:hAnsi="Segoe UI" w:cs="Segoe UI"/>
                                  <w:color w:val="000000"/>
                                  <w:sz w:val="14"/>
                                  <w:szCs w:val="14"/>
                                  <w:highlight w:val="green"/>
                                </w:rPr>
                                <w:t>0.027938</w:t>
                              </w:r>
                            </w:p>
                          </w:tc>
                        </w:tr>
                      </w:tbl>
                      <w:p w14:paraId="60337115" w14:textId="77777777" w:rsidR="00377B5B" w:rsidRPr="005E2A64" w:rsidRDefault="00377B5B" w:rsidP="00377B5B">
                        <w:pPr>
                          <w:rPr>
                            <w:rFonts w:ascii="Segoe UI" w:hAnsi="Segoe UI" w:cs="Segoe UI"/>
                            <w:color w:val="000000"/>
                            <w:sz w:val="14"/>
                            <w:szCs w:val="14"/>
                          </w:rPr>
                        </w:pPr>
                      </w:p>
                    </w:txbxContent>
                  </v:textbox>
                </v:shape>
              </v:group>
            </w:pict>
          </mc:Fallback>
        </mc:AlternateContent>
      </w:r>
    </w:p>
    <w:p w14:paraId="326FD7E0" w14:textId="46ADEA7D" w:rsidR="00377B5B" w:rsidRDefault="00377B5B" w:rsidP="00377B5B">
      <w:pPr>
        <w:rPr>
          <w:sz w:val="20"/>
          <w:szCs w:val="20"/>
        </w:rPr>
      </w:pPr>
    </w:p>
    <w:p w14:paraId="07B97356" w14:textId="77777777" w:rsidR="00377B5B" w:rsidRDefault="00377B5B" w:rsidP="00377B5B">
      <w:pPr>
        <w:rPr>
          <w:sz w:val="20"/>
          <w:szCs w:val="20"/>
        </w:rPr>
      </w:pPr>
    </w:p>
    <w:p w14:paraId="074E4C9D" w14:textId="41ACA066" w:rsidR="00377B5B" w:rsidRDefault="00377B5B" w:rsidP="00377B5B">
      <w:pPr>
        <w:rPr>
          <w:sz w:val="20"/>
          <w:szCs w:val="20"/>
        </w:rPr>
      </w:pPr>
    </w:p>
    <w:p w14:paraId="61DDDFA7" w14:textId="2DB26333" w:rsidR="00377B5B" w:rsidRDefault="00377B5B" w:rsidP="00377B5B">
      <w:pPr>
        <w:rPr>
          <w:sz w:val="20"/>
          <w:szCs w:val="20"/>
        </w:rPr>
      </w:pPr>
    </w:p>
    <w:p w14:paraId="17D9E17D" w14:textId="5B45D90A" w:rsidR="00377B5B" w:rsidRDefault="00914B28" w:rsidP="00377B5B">
      <w:pPr>
        <w:rPr>
          <w:sz w:val="20"/>
          <w:szCs w:val="20"/>
        </w:rPr>
      </w:pPr>
      <w:r>
        <w:rPr>
          <w:noProof/>
          <w:sz w:val="20"/>
          <w:szCs w:val="20"/>
        </w:rPr>
        <mc:AlternateContent>
          <mc:Choice Requires="wps">
            <w:drawing>
              <wp:anchor distT="0" distB="0" distL="114300" distR="114300" simplePos="0" relativeHeight="251970560" behindDoc="0" locked="0" layoutInCell="1" allowOverlap="1" wp14:anchorId="7A3A5F13" wp14:editId="5E32D8B8">
                <wp:simplePos x="0" y="0"/>
                <wp:positionH relativeFrom="column">
                  <wp:posOffset>-33020</wp:posOffset>
                </wp:positionH>
                <wp:positionV relativeFrom="paragraph">
                  <wp:posOffset>69532</wp:posOffset>
                </wp:positionV>
                <wp:extent cx="247650" cy="158750"/>
                <wp:effectExtent l="0" t="0" r="13335" b="12700"/>
                <wp:wrapNone/>
                <wp:docPr id="85121733"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5481BCA9" w14:textId="2A37D228" w:rsidR="00914B28" w:rsidRPr="00603F99" w:rsidRDefault="00914B28" w:rsidP="00914B28">
                            <w:pPr>
                              <w:jc w:val="center"/>
                              <w:rPr>
                                <w:sz w:val="16"/>
                                <w:szCs w:val="16"/>
                              </w:rPr>
                            </w:pPr>
                            <w:r>
                              <w:rPr>
                                <w:sz w:val="16"/>
                                <w:szCs w:val="16"/>
                              </w:rPr>
                              <w:t>13d</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A5F13" id="_x0000_s1102" style="position:absolute;margin-left:-2.6pt;margin-top:5.45pt;width:19.5pt;height:12.5pt;z-index:2519705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" fillcolor="white [3201]" strokecolor="black [3200]" strokeweight="1pt">
                <v:textbox inset="1.44pt,0,1.44pt,0">
                  <w:txbxContent>
                    <w:p w14:paraId="5481BCA9" w14:textId="2A37D228" w:rsidR="00914B28" w:rsidRPr="00603F99" w:rsidRDefault="00914B28" w:rsidP="00914B28">
                      <w:pPr>
                        <w:jc w:val="center"/>
                        <w:rPr>
                          <w:sz w:val="16"/>
                          <w:szCs w:val="16"/>
                        </w:rPr>
                      </w:pPr>
                      <w:r>
                        <w:rPr>
                          <w:sz w:val="16"/>
                          <w:szCs w:val="16"/>
                        </w:rPr>
                        <w:t>13d</w:t>
                      </w:r>
                    </w:p>
                  </w:txbxContent>
                </v:textbox>
              </v:rect>
            </w:pict>
          </mc:Fallback>
        </mc:AlternateContent>
      </w:r>
      <w:r w:rsidR="004079EA">
        <w:rPr>
          <w:b/>
          <w:bCs/>
          <w:noProof/>
          <w:sz w:val="20"/>
          <w:szCs w:val="20"/>
        </w:rPr>
        <mc:AlternateContent>
          <mc:Choice Requires="wpg">
            <w:drawing>
              <wp:anchor distT="0" distB="0" distL="114300" distR="114300" simplePos="0" relativeHeight="251922432" behindDoc="0" locked="0" layoutInCell="1" allowOverlap="1" wp14:anchorId="5F592789" wp14:editId="55E83315">
                <wp:simplePos x="0" y="0"/>
                <wp:positionH relativeFrom="column">
                  <wp:posOffset>0</wp:posOffset>
                </wp:positionH>
                <wp:positionV relativeFrom="paragraph">
                  <wp:posOffset>10265</wp:posOffset>
                </wp:positionV>
                <wp:extent cx="6438265" cy="1303020"/>
                <wp:effectExtent l="0" t="0" r="19685" b="11430"/>
                <wp:wrapNone/>
                <wp:docPr id="1029231516" name="Group 71"/>
                <wp:cNvGraphicFramePr/>
                <a:graphic xmlns:a="http://schemas.openxmlformats.org/drawingml/2006/main">
                  <a:graphicData uri="http://schemas.microsoft.com/office/word/2010/wordprocessingGroup">
                    <wpg:wgp>
                      <wpg:cNvGrpSpPr/>
                      <wpg:grpSpPr>
                        <a:xfrm>
                          <a:off x="0" y="0"/>
                          <a:ext cx="6438265" cy="1303020"/>
                          <a:chOff x="0" y="0"/>
                          <a:chExt cx="5873750" cy="1292860"/>
                        </a:xfrm>
                      </wpg:grpSpPr>
                      <wps:wsp>
                        <wps:cNvPr id="1285063407" name="Text Box 67"/>
                        <wps:cNvSpPr txBox="1"/>
                        <wps:spPr>
                          <a:xfrm>
                            <a:off x="0" y="0"/>
                            <a:ext cx="5873750" cy="1292860"/>
                          </a:xfrm>
                          <a:prstGeom prst="rect">
                            <a:avLst/>
                          </a:prstGeom>
                          <a:solidFill>
                            <a:schemeClr val="lt1"/>
                          </a:solidFill>
                          <a:ln w="6350">
                            <a:solidFill>
                              <a:prstClr val="black"/>
                            </a:solidFill>
                          </a:ln>
                        </wps:spPr>
                        <wps:txbx>
                          <w:txbxContent>
                            <w:p w14:paraId="30862678" w14:textId="7F4E7055" w:rsidR="00377B5B" w:rsidRDefault="00404595" w:rsidP="00377B5B">
                              <w:r>
                                <w:rPr>
                                  <w:b/>
                                  <w:bCs/>
                                  <w:noProof/>
                                  <w:sz w:val="20"/>
                                  <w:szCs w:val="20"/>
                                </w:rPr>
                                <w:drawing>
                                  <wp:inline distT="0" distB="0" distL="0" distR="0" wp14:anchorId="28CE859E" wp14:editId="3C877123">
                                    <wp:extent cx="1993265" cy="1153227"/>
                                    <wp:effectExtent l="19050" t="19050" r="26035" b="27940"/>
                                    <wp:docPr id="198643217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7290" cy="1161341"/>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7669971" name="Text Box 65"/>
                        <wps:cNvSpPr txBox="1"/>
                        <wps:spPr>
                          <a:xfrm>
                            <a:off x="2040505" y="4723"/>
                            <a:ext cx="3832615" cy="1287675"/>
                          </a:xfrm>
                          <a:prstGeom prst="rect">
                            <a:avLst/>
                          </a:prstGeom>
                          <a:solidFill>
                            <a:schemeClr val="lt1"/>
                          </a:solidFill>
                          <a:ln w="6350">
                            <a:noFill/>
                          </a:ln>
                        </wps:spPr>
                        <wps:txbx>
                          <w:txbxContent>
                            <w:tbl>
                              <w:tblPr>
                                <w:tblStyle w:val="TableGrid"/>
                                <w:tblW w:w="6152" w:type="dxa"/>
                                <w:tblInd w:w="-5" w:type="dxa"/>
                                <w:tblLook w:val="04A0" w:firstRow="1" w:lastRow="0" w:firstColumn="1" w:lastColumn="0" w:noHBand="0" w:noVBand="1"/>
                              </w:tblPr>
                              <w:tblGrid>
                                <w:gridCol w:w="441"/>
                                <w:gridCol w:w="373"/>
                                <w:gridCol w:w="398"/>
                                <w:gridCol w:w="373"/>
                                <w:gridCol w:w="373"/>
                                <w:gridCol w:w="524"/>
                                <w:gridCol w:w="373"/>
                                <w:gridCol w:w="624"/>
                                <w:gridCol w:w="700"/>
                                <w:gridCol w:w="518"/>
                                <w:gridCol w:w="775"/>
                                <w:gridCol w:w="775"/>
                              </w:tblGrid>
                              <w:tr w:rsidR="00377B5B" w14:paraId="707FAFB3" w14:textId="77777777" w:rsidTr="002C60F6">
                                <w:trPr>
                                  <w:cantSplit/>
                                  <w:trHeight w:val="1087"/>
                                </w:trPr>
                                <w:tc>
                                  <w:tcPr>
                                    <w:tcW w:w="417" w:type="dxa"/>
                                    <w:textDirection w:val="btLr"/>
                                  </w:tcPr>
                                  <w:p w14:paraId="61E1F04D" w14:textId="77777777" w:rsidR="00377B5B" w:rsidRPr="003677BD" w:rsidRDefault="00377B5B" w:rsidP="00406DDE">
                                    <w:pPr>
                                      <w:ind w:left="113" w:right="113"/>
                                      <w:rPr>
                                        <w:sz w:val="12"/>
                                        <w:szCs w:val="12"/>
                                      </w:rPr>
                                    </w:pPr>
                                    <w:r w:rsidRPr="003677BD">
                                      <w:rPr>
                                        <w:b/>
                                        <w:bCs/>
                                        <w:sz w:val="12"/>
                                        <w:szCs w:val="12"/>
                                      </w:rPr>
                                      <w:t>Timepoint</w:t>
                                    </w:r>
                                  </w:p>
                                </w:tc>
                                <w:tc>
                                  <w:tcPr>
                                    <w:tcW w:w="448" w:type="dxa"/>
                                    <w:textDirection w:val="btLr"/>
                                  </w:tcPr>
                                  <w:p w14:paraId="33CCB1B6" w14:textId="77777777" w:rsidR="00377B5B" w:rsidRPr="003677BD" w:rsidRDefault="00377B5B" w:rsidP="00406DDE">
                                    <w:pPr>
                                      <w:ind w:left="113" w:right="113"/>
                                      <w:rPr>
                                        <w:sz w:val="12"/>
                                        <w:szCs w:val="12"/>
                                      </w:rPr>
                                    </w:pPr>
                                    <w:r w:rsidRPr="003677BD">
                                      <w:rPr>
                                        <w:b/>
                                        <w:bCs/>
                                        <w:sz w:val="12"/>
                                        <w:szCs w:val="12"/>
                                      </w:rPr>
                                      <w:t>MMSE</w:t>
                                    </w:r>
                                  </w:p>
                                </w:tc>
                                <w:tc>
                                  <w:tcPr>
                                    <w:tcW w:w="377" w:type="dxa"/>
                                    <w:textDirection w:val="btLr"/>
                                  </w:tcPr>
                                  <w:p w14:paraId="4ECA50A2" w14:textId="77777777" w:rsidR="00377B5B" w:rsidRPr="003677BD" w:rsidRDefault="00377B5B" w:rsidP="00406DDE">
                                    <w:pPr>
                                      <w:ind w:left="113" w:right="113"/>
                                      <w:rPr>
                                        <w:sz w:val="12"/>
                                        <w:szCs w:val="12"/>
                                      </w:rPr>
                                    </w:pPr>
                                    <w:r w:rsidRPr="003677BD">
                                      <w:rPr>
                                        <w:b/>
                                        <w:bCs/>
                                        <w:sz w:val="12"/>
                                        <w:szCs w:val="12"/>
                                      </w:rPr>
                                      <w:t>CDRSB</w:t>
                                    </w:r>
                                  </w:p>
                                </w:tc>
                                <w:tc>
                                  <w:tcPr>
                                    <w:tcW w:w="448" w:type="dxa"/>
                                    <w:textDirection w:val="btLr"/>
                                  </w:tcPr>
                                  <w:p w14:paraId="42843590" w14:textId="77777777" w:rsidR="00377B5B" w:rsidRPr="003677BD" w:rsidRDefault="00377B5B" w:rsidP="00406DDE">
                                    <w:pPr>
                                      <w:ind w:left="113" w:right="113"/>
                                      <w:rPr>
                                        <w:sz w:val="12"/>
                                        <w:szCs w:val="12"/>
                                      </w:rPr>
                                    </w:pPr>
                                    <w:r w:rsidRPr="003677BD">
                                      <w:rPr>
                                        <w:b/>
                                        <w:bCs/>
                                        <w:sz w:val="12"/>
                                        <w:szCs w:val="12"/>
                                      </w:rPr>
                                      <w:t>ADAS13</w:t>
                                    </w:r>
                                  </w:p>
                                </w:tc>
                                <w:tc>
                                  <w:tcPr>
                                    <w:tcW w:w="377" w:type="dxa"/>
                                    <w:textDirection w:val="btLr"/>
                                  </w:tcPr>
                                  <w:p w14:paraId="65079F91" w14:textId="77777777" w:rsidR="00377B5B" w:rsidRPr="003677BD" w:rsidRDefault="00377B5B" w:rsidP="00406DDE">
                                    <w:pPr>
                                      <w:ind w:left="113" w:right="113"/>
                                      <w:rPr>
                                        <w:sz w:val="12"/>
                                        <w:szCs w:val="12"/>
                                      </w:rPr>
                                    </w:pPr>
                                    <w:r w:rsidRPr="003677BD">
                                      <w:rPr>
                                        <w:b/>
                                        <w:bCs/>
                                        <w:sz w:val="12"/>
                                        <w:szCs w:val="12"/>
                                      </w:rPr>
                                      <w:t>FAQ</w:t>
                                    </w:r>
                                  </w:p>
                                </w:tc>
                                <w:tc>
                                  <w:tcPr>
                                    <w:tcW w:w="496" w:type="dxa"/>
                                    <w:textDirection w:val="btLr"/>
                                  </w:tcPr>
                                  <w:p w14:paraId="708157BD" w14:textId="77777777" w:rsidR="00377B5B" w:rsidRPr="003677BD" w:rsidRDefault="00377B5B" w:rsidP="00406DDE">
                                    <w:pPr>
                                      <w:ind w:left="113" w:right="113"/>
                                      <w:rPr>
                                        <w:b/>
                                        <w:bCs/>
                                        <w:sz w:val="12"/>
                                        <w:szCs w:val="12"/>
                                      </w:rPr>
                                    </w:pPr>
                                    <w:r w:rsidRPr="003677BD">
                                      <w:rPr>
                                        <w:b/>
                                        <w:bCs/>
                                        <w:sz w:val="12"/>
                                        <w:szCs w:val="12"/>
                                      </w:rPr>
                                      <w:t>RAVLT</w:t>
                                    </w:r>
                                  </w:p>
                                  <w:p w14:paraId="2D0FD43D" w14:textId="77777777" w:rsidR="00377B5B" w:rsidRPr="003677BD" w:rsidRDefault="00377B5B" w:rsidP="00406DDE">
                                    <w:pPr>
                                      <w:ind w:left="113" w:right="113"/>
                                      <w:rPr>
                                        <w:sz w:val="12"/>
                                        <w:szCs w:val="12"/>
                                      </w:rPr>
                                    </w:pPr>
                                    <w:r w:rsidRPr="003677BD">
                                      <w:rPr>
                                        <w:b/>
                                        <w:bCs/>
                                        <w:sz w:val="12"/>
                                        <w:szCs w:val="12"/>
                                      </w:rPr>
                                      <w:t>Immediate</w:t>
                                    </w:r>
                                  </w:p>
                                </w:tc>
                                <w:tc>
                                  <w:tcPr>
                                    <w:tcW w:w="377" w:type="dxa"/>
                                    <w:textDirection w:val="btLr"/>
                                  </w:tcPr>
                                  <w:p w14:paraId="534DF543" w14:textId="77777777" w:rsidR="00377B5B" w:rsidRPr="003677BD" w:rsidRDefault="00377B5B" w:rsidP="00406DDE">
                                    <w:pPr>
                                      <w:ind w:left="113" w:right="113"/>
                                      <w:rPr>
                                        <w:sz w:val="12"/>
                                        <w:szCs w:val="12"/>
                                      </w:rPr>
                                    </w:pPr>
                                    <w:r w:rsidRPr="003677BD">
                                      <w:rPr>
                                        <w:b/>
                                        <w:bCs/>
                                        <w:sz w:val="12"/>
                                        <w:szCs w:val="12"/>
                                      </w:rPr>
                                      <w:t>APOE4</w:t>
                                    </w:r>
                                  </w:p>
                                </w:tc>
                                <w:tc>
                                  <w:tcPr>
                                    <w:tcW w:w="591" w:type="dxa"/>
                                    <w:textDirection w:val="btLr"/>
                                  </w:tcPr>
                                  <w:p w14:paraId="70C6E1A8" w14:textId="77777777" w:rsidR="00377B5B" w:rsidRPr="003677BD" w:rsidRDefault="00377B5B" w:rsidP="00406DDE">
                                    <w:pPr>
                                      <w:ind w:left="113" w:right="113"/>
                                      <w:rPr>
                                        <w:sz w:val="12"/>
                                        <w:szCs w:val="12"/>
                                      </w:rPr>
                                    </w:pPr>
                                    <w:r w:rsidRPr="003677BD">
                                      <w:rPr>
                                        <w:b/>
                                        <w:bCs/>
                                        <w:sz w:val="12"/>
                                        <w:szCs w:val="12"/>
                                      </w:rPr>
                                      <w:t>FDG</w:t>
                                    </w:r>
                                  </w:p>
                                </w:tc>
                                <w:tc>
                                  <w:tcPr>
                                    <w:tcW w:w="663" w:type="dxa"/>
                                    <w:textDirection w:val="btLr"/>
                                  </w:tcPr>
                                  <w:p w14:paraId="18CBCD77" w14:textId="77777777" w:rsidR="00377B5B" w:rsidRPr="003677BD" w:rsidRDefault="00377B5B" w:rsidP="00406DDE">
                                    <w:pPr>
                                      <w:ind w:left="113" w:right="113"/>
                                      <w:rPr>
                                        <w:sz w:val="12"/>
                                        <w:szCs w:val="12"/>
                                      </w:rPr>
                                    </w:pPr>
                                    <w:r w:rsidRPr="003677BD">
                                      <w:rPr>
                                        <w:b/>
                                        <w:bCs/>
                                        <w:sz w:val="12"/>
                                        <w:szCs w:val="12"/>
                                      </w:rPr>
                                      <w:t>AV45</w:t>
                                    </w:r>
                                  </w:p>
                                </w:tc>
                                <w:tc>
                                  <w:tcPr>
                                    <w:tcW w:w="490" w:type="dxa"/>
                                    <w:textDirection w:val="btLr"/>
                                  </w:tcPr>
                                  <w:p w14:paraId="5D960334" w14:textId="77777777" w:rsidR="00377B5B" w:rsidRPr="003677BD" w:rsidRDefault="00377B5B" w:rsidP="00406DDE">
                                    <w:pPr>
                                      <w:ind w:left="113" w:right="113"/>
                                      <w:rPr>
                                        <w:sz w:val="12"/>
                                        <w:szCs w:val="12"/>
                                      </w:rPr>
                                    </w:pPr>
                                    <w:r w:rsidRPr="003677BD">
                                      <w:rPr>
                                        <w:b/>
                                        <w:bCs/>
                                        <w:sz w:val="12"/>
                                        <w:szCs w:val="12"/>
                                      </w:rPr>
                                      <w:t>ABETA</w:t>
                                    </w:r>
                                  </w:p>
                                </w:tc>
                                <w:tc>
                                  <w:tcPr>
                                    <w:tcW w:w="734" w:type="dxa"/>
                                    <w:textDirection w:val="btLr"/>
                                  </w:tcPr>
                                  <w:p w14:paraId="5F05CBD6" w14:textId="77777777" w:rsidR="00377B5B" w:rsidRPr="003677BD" w:rsidRDefault="00377B5B" w:rsidP="00406DDE">
                                    <w:pPr>
                                      <w:ind w:left="113" w:right="113"/>
                                      <w:rPr>
                                        <w:b/>
                                        <w:bCs/>
                                        <w:sz w:val="12"/>
                                        <w:szCs w:val="12"/>
                                      </w:rPr>
                                    </w:pPr>
                                    <w:r w:rsidRPr="003677BD">
                                      <w:rPr>
                                        <w:b/>
                                        <w:bCs/>
                                        <w:sz w:val="12"/>
                                        <w:szCs w:val="12"/>
                                      </w:rPr>
                                      <w:t>Normalized</w:t>
                                    </w:r>
                                  </w:p>
                                  <w:p w14:paraId="7C69CACC" w14:textId="77777777" w:rsidR="00377B5B" w:rsidRPr="003677BD" w:rsidRDefault="00377B5B" w:rsidP="00406DDE">
                                    <w:pPr>
                                      <w:ind w:left="113" w:right="113"/>
                                      <w:rPr>
                                        <w:sz w:val="12"/>
                                        <w:szCs w:val="12"/>
                                      </w:rPr>
                                    </w:pPr>
                                    <w:r w:rsidRPr="003677BD">
                                      <w:rPr>
                                        <w:b/>
                                        <w:bCs/>
                                        <w:sz w:val="12"/>
                                        <w:szCs w:val="12"/>
                                      </w:rPr>
                                      <w:t>Hippocampus</w:t>
                                    </w:r>
                                  </w:p>
                                </w:tc>
                                <w:tc>
                                  <w:tcPr>
                                    <w:tcW w:w="734" w:type="dxa"/>
                                    <w:textDirection w:val="btLr"/>
                                  </w:tcPr>
                                  <w:p w14:paraId="0195F032" w14:textId="77777777" w:rsidR="00377B5B" w:rsidRPr="003677BD" w:rsidRDefault="00377B5B" w:rsidP="00406DDE">
                                    <w:pPr>
                                      <w:ind w:left="113" w:right="113"/>
                                      <w:rPr>
                                        <w:b/>
                                        <w:bCs/>
                                        <w:sz w:val="12"/>
                                        <w:szCs w:val="12"/>
                                      </w:rPr>
                                    </w:pPr>
                                    <w:r w:rsidRPr="003677BD">
                                      <w:rPr>
                                        <w:b/>
                                        <w:bCs/>
                                        <w:sz w:val="12"/>
                                        <w:szCs w:val="12"/>
                                      </w:rPr>
                                      <w:t>Normalized</w:t>
                                    </w:r>
                                  </w:p>
                                  <w:p w14:paraId="702C59D8" w14:textId="77777777" w:rsidR="00377B5B" w:rsidRPr="003677BD" w:rsidRDefault="00377B5B" w:rsidP="00406DDE">
                                    <w:pPr>
                                      <w:ind w:left="113" w:right="113"/>
                                      <w:rPr>
                                        <w:sz w:val="12"/>
                                        <w:szCs w:val="12"/>
                                      </w:rPr>
                                    </w:pPr>
                                    <w:r w:rsidRPr="003677BD">
                                      <w:rPr>
                                        <w:b/>
                                        <w:bCs/>
                                        <w:sz w:val="12"/>
                                        <w:szCs w:val="12"/>
                                      </w:rPr>
                                      <w:t>Ventricles</w:t>
                                    </w:r>
                                  </w:p>
                                </w:tc>
                              </w:tr>
                              <w:tr w:rsidR="00377B5B" w:rsidRPr="00990716" w14:paraId="2E64C1BD" w14:textId="77777777" w:rsidTr="002C60F6">
                                <w:trPr>
                                  <w:trHeight w:val="36"/>
                                </w:trPr>
                                <w:tc>
                                  <w:tcPr>
                                    <w:tcW w:w="417" w:type="dxa"/>
                                    <w:vAlign w:val="center"/>
                                    <w:hideMark/>
                                  </w:tcPr>
                                  <w:p w14:paraId="6D84518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T0</w:t>
                                    </w:r>
                                  </w:p>
                                </w:tc>
                                <w:tc>
                                  <w:tcPr>
                                    <w:tcW w:w="448" w:type="dxa"/>
                                    <w:vAlign w:val="center"/>
                                    <w:hideMark/>
                                  </w:tcPr>
                                  <w:p w14:paraId="08395AE1"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30</w:t>
                                    </w:r>
                                  </w:p>
                                </w:tc>
                                <w:tc>
                                  <w:tcPr>
                                    <w:tcW w:w="377" w:type="dxa"/>
                                    <w:vAlign w:val="center"/>
                                    <w:hideMark/>
                                  </w:tcPr>
                                  <w:p w14:paraId="1B60165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0.5</w:t>
                                    </w:r>
                                  </w:p>
                                </w:tc>
                                <w:tc>
                                  <w:tcPr>
                                    <w:tcW w:w="448" w:type="dxa"/>
                                    <w:vAlign w:val="center"/>
                                    <w:hideMark/>
                                  </w:tcPr>
                                  <w:p w14:paraId="5045248D"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6</w:t>
                                    </w:r>
                                  </w:p>
                                </w:tc>
                                <w:tc>
                                  <w:tcPr>
                                    <w:tcW w:w="377" w:type="dxa"/>
                                    <w:vAlign w:val="center"/>
                                    <w:hideMark/>
                                  </w:tcPr>
                                  <w:p w14:paraId="07980A1F"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496" w:type="dxa"/>
                                    <w:vAlign w:val="center"/>
                                    <w:hideMark/>
                                  </w:tcPr>
                                  <w:p w14:paraId="6EC8F30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40</w:t>
                                    </w:r>
                                  </w:p>
                                </w:tc>
                                <w:tc>
                                  <w:tcPr>
                                    <w:tcW w:w="377" w:type="dxa"/>
                                    <w:vAlign w:val="center"/>
                                    <w:hideMark/>
                                  </w:tcPr>
                                  <w:p w14:paraId="2E1FE3A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591" w:type="dxa"/>
                                    <w:vAlign w:val="center"/>
                                    <w:hideMark/>
                                  </w:tcPr>
                                  <w:p w14:paraId="186D599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1.2694</w:t>
                                    </w:r>
                                  </w:p>
                                </w:tc>
                                <w:tc>
                                  <w:tcPr>
                                    <w:tcW w:w="663" w:type="dxa"/>
                                    <w:vAlign w:val="center"/>
                                    <w:hideMark/>
                                  </w:tcPr>
                                  <w:p w14:paraId="3613644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0.90388</w:t>
                                    </w:r>
                                  </w:p>
                                </w:tc>
                                <w:tc>
                                  <w:tcPr>
                                    <w:tcW w:w="490" w:type="dxa"/>
                                    <w:vAlign w:val="center"/>
                                    <w:hideMark/>
                                  </w:tcPr>
                                  <w:p w14:paraId="20FAD0E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1684</w:t>
                                    </w:r>
                                  </w:p>
                                </w:tc>
                                <w:tc>
                                  <w:tcPr>
                                    <w:tcW w:w="734" w:type="dxa"/>
                                    <w:vAlign w:val="center"/>
                                    <w:hideMark/>
                                  </w:tcPr>
                                  <w:p w14:paraId="512C46D1"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0.004783</w:t>
                                    </w:r>
                                  </w:p>
                                </w:tc>
                                <w:tc>
                                  <w:tcPr>
                                    <w:tcW w:w="734" w:type="dxa"/>
                                    <w:vAlign w:val="center"/>
                                    <w:hideMark/>
                                  </w:tcPr>
                                  <w:p w14:paraId="2AA59C2A"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0.025635</w:t>
                                    </w:r>
                                  </w:p>
                                </w:tc>
                              </w:tr>
                              <w:tr w:rsidR="00377B5B" w:rsidRPr="00990716" w14:paraId="33CA8907" w14:textId="77777777" w:rsidTr="002C60F6">
                                <w:trPr>
                                  <w:trHeight w:val="36"/>
                                </w:trPr>
                                <w:tc>
                                  <w:tcPr>
                                    <w:tcW w:w="417" w:type="dxa"/>
                                    <w:vAlign w:val="center"/>
                                    <w:hideMark/>
                                  </w:tcPr>
                                  <w:p w14:paraId="6A69384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T6</w:t>
                                    </w:r>
                                  </w:p>
                                </w:tc>
                                <w:tc>
                                  <w:tcPr>
                                    <w:tcW w:w="448" w:type="dxa"/>
                                    <w:vAlign w:val="center"/>
                                    <w:hideMark/>
                                  </w:tcPr>
                                  <w:p w14:paraId="61A062EA"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28</w:t>
                                    </w:r>
                                  </w:p>
                                </w:tc>
                                <w:tc>
                                  <w:tcPr>
                                    <w:tcW w:w="377" w:type="dxa"/>
                                    <w:vAlign w:val="center"/>
                                    <w:hideMark/>
                                  </w:tcPr>
                                  <w:p w14:paraId="60FF9F85"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0.5</w:t>
                                    </w:r>
                                  </w:p>
                                </w:tc>
                                <w:tc>
                                  <w:tcPr>
                                    <w:tcW w:w="448" w:type="dxa"/>
                                    <w:vAlign w:val="center"/>
                                    <w:hideMark/>
                                  </w:tcPr>
                                  <w:p w14:paraId="49979C7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18</w:t>
                                    </w:r>
                                  </w:p>
                                </w:tc>
                                <w:tc>
                                  <w:tcPr>
                                    <w:tcW w:w="377" w:type="dxa"/>
                                    <w:vAlign w:val="center"/>
                                    <w:hideMark/>
                                  </w:tcPr>
                                  <w:p w14:paraId="585A515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3</w:t>
                                    </w:r>
                                  </w:p>
                                </w:tc>
                                <w:tc>
                                  <w:tcPr>
                                    <w:tcW w:w="496" w:type="dxa"/>
                                    <w:vAlign w:val="center"/>
                                    <w:hideMark/>
                                  </w:tcPr>
                                  <w:p w14:paraId="1BEEE40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24</w:t>
                                    </w:r>
                                  </w:p>
                                </w:tc>
                                <w:tc>
                                  <w:tcPr>
                                    <w:tcW w:w="377" w:type="dxa"/>
                                    <w:vAlign w:val="center"/>
                                    <w:hideMark/>
                                  </w:tcPr>
                                  <w:p w14:paraId="36AE9239"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591" w:type="dxa"/>
                                    <w:vAlign w:val="center"/>
                                    <w:hideMark/>
                                  </w:tcPr>
                                  <w:p w14:paraId="622C589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663" w:type="dxa"/>
                                    <w:vAlign w:val="center"/>
                                    <w:hideMark/>
                                  </w:tcPr>
                                  <w:p w14:paraId="5A4F886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490" w:type="dxa"/>
                                    <w:vAlign w:val="center"/>
                                    <w:hideMark/>
                                  </w:tcPr>
                                  <w:p w14:paraId="383182D5"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734" w:type="dxa"/>
                                    <w:vAlign w:val="center"/>
                                    <w:hideMark/>
                                  </w:tcPr>
                                  <w:p w14:paraId="5E74F8E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0.004703</w:t>
                                    </w:r>
                                  </w:p>
                                </w:tc>
                                <w:tc>
                                  <w:tcPr>
                                    <w:tcW w:w="734" w:type="dxa"/>
                                    <w:vAlign w:val="center"/>
                                    <w:hideMark/>
                                  </w:tcPr>
                                  <w:p w14:paraId="487E63E1"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0.025998</w:t>
                                    </w:r>
                                  </w:p>
                                </w:tc>
                              </w:tr>
                              <w:tr w:rsidR="00377B5B" w:rsidRPr="00990716" w14:paraId="352577BD" w14:textId="77777777" w:rsidTr="002C60F6">
                                <w:trPr>
                                  <w:trHeight w:val="36"/>
                                </w:trPr>
                                <w:tc>
                                  <w:tcPr>
                                    <w:tcW w:w="417" w:type="dxa"/>
                                    <w:vAlign w:val="center"/>
                                    <w:hideMark/>
                                  </w:tcPr>
                                  <w:p w14:paraId="7BF7A6A8"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T12</w:t>
                                    </w:r>
                                  </w:p>
                                </w:tc>
                                <w:tc>
                                  <w:tcPr>
                                    <w:tcW w:w="448" w:type="dxa"/>
                                    <w:vAlign w:val="center"/>
                                    <w:hideMark/>
                                  </w:tcPr>
                                  <w:p w14:paraId="66C1886B"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29</w:t>
                                    </w:r>
                                  </w:p>
                                </w:tc>
                                <w:tc>
                                  <w:tcPr>
                                    <w:tcW w:w="377" w:type="dxa"/>
                                    <w:vAlign w:val="center"/>
                                    <w:hideMark/>
                                  </w:tcPr>
                                  <w:p w14:paraId="299B67C9"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1.5</w:t>
                                    </w:r>
                                  </w:p>
                                </w:tc>
                                <w:tc>
                                  <w:tcPr>
                                    <w:tcW w:w="448" w:type="dxa"/>
                                    <w:vAlign w:val="center"/>
                                    <w:hideMark/>
                                  </w:tcPr>
                                  <w:p w14:paraId="49E9479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7</w:t>
                                    </w:r>
                                  </w:p>
                                </w:tc>
                                <w:tc>
                                  <w:tcPr>
                                    <w:tcW w:w="377" w:type="dxa"/>
                                    <w:vAlign w:val="center"/>
                                    <w:hideMark/>
                                  </w:tcPr>
                                  <w:p w14:paraId="156D115A"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w:t>
                                    </w:r>
                                  </w:p>
                                </w:tc>
                                <w:tc>
                                  <w:tcPr>
                                    <w:tcW w:w="496" w:type="dxa"/>
                                    <w:vAlign w:val="center"/>
                                    <w:hideMark/>
                                  </w:tcPr>
                                  <w:p w14:paraId="143F6FD5"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31</w:t>
                                    </w:r>
                                  </w:p>
                                </w:tc>
                                <w:tc>
                                  <w:tcPr>
                                    <w:tcW w:w="377" w:type="dxa"/>
                                    <w:vAlign w:val="center"/>
                                    <w:hideMark/>
                                  </w:tcPr>
                                  <w:p w14:paraId="60B1F27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591" w:type="dxa"/>
                                    <w:vAlign w:val="center"/>
                                    <w:hideMark/>
                                  </w:tcPr>
                                  <w:p w14:paraId="25AF2F3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663" w:type="dxa"/>
                                    <w:vAlign w:val="center"/>
                                    <w:hideMark/>
                                  </w:tcPr>
                                  <w:p w14:paraId="4CB26FF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490" w:type="dxa"/>
                                    <w:vAlign w:val="center"/>
                                    <w:hideMark/>
                                  </w:tcPr>
                                  <w:p w14:paraId="747D8E7F"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734" w:type="dxa"/>
                                    <w:vAlign w:val="center"/>
                                    <w:hideMark/>
                                  </w:tcPr>
                                  <w:p w14:paraId="0FD09A72"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0.0047</w:t>
                                    </w:r>
                                  </w:p>
                                </w:tc>
                                <w:tc>
                                  <w:tcPr>
                                    <w:tcW w:w="734" w:type="dxa"/>
                                    <w:vAlign w:val="center"/>
                                    <w:hideMark/>
                                  </w:tcPr>
                                  <w:p w14:paraId="50C1C81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0.026407</w:t>
                                    </w:r>
                                  </w:p>
                                </w:tc>
                              </w:tr>
                              <w:tr w:rsidR="00377B5B" w:rsidRPr="00990716" w14:paraId="35D46816" w14:textId="77777777" w:rsidTr="002C60F6">
                                <w:trPr>
                                  <w:trHeight w:val="36"/>
                                </w:trPr>
                                <w:tc>
                                  <w:tcPr>
                                    <w:tcW w:w="417" w:type="dxa"/>
                                    <w:vAlign w:val="center"/>
                                    <w:hideMark/>
                                  </w:tcPr>
                                  <w:p w14:paraId="796F6AA5"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T24</w:t>
                                    </w:r>
                                  </w:p>
                                </w:tc>
                                <w:tc>
                                  <w:tcPr>
                                    <w:tcW w:w="448" w:type="dxa"/>
                                    <w:vAlign w:val="center"/>
                                    <w:hideMark/>
                                  </w:tcPr>
                                  <w:p w14:paraId="425B25BE"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28</w:t>
                                    </w:r>
                                  </w:p>
                                </w:tc>
                                <w:tc>
                                  <w:tcPr>
                                    <w:tcW w:w="377" w:type="dxa"/>
                                    <w:vAlign w:val="center"/>
                                    <w:hideMark/>
                                  </w:tcPr>
                                  <w:p w14:paraId="3DC3AFC8"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1.5</w:t>
                                    </w:r>
                                  </w:p>
                                </w:tc>
                                <w:tc>
                                  <w:tcPr>
                                    <w:tcW w:w="448" w:type="dxa"/>
                                    <w:vAlign w:val="center"/>
                                    <w:hideMark/>
                                  </w:tcPr>
                                  <w:p w14:paraId="173B699F"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9</w:t>
                                    </w:r>
                                  </w:p>
                                </w:tc>
                                <w:tc>
                                  <w:tcPr>
                                    <w:tcW w:w="377" w:type="dxa"/>
                                    <w:vAlign w:val="center"/>
                                    <w:hideMark/>
                                  </w:tcPr>
                                  <w:p w14:paraId="5D4FA3B2"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4</w:t>
                                    </w:r>
                                  </w:p>
                                </w:tc>
                                <w:tc>
                                  <w:tcPr>
                                    <w:tcW w:w="496" w:type="dxa"/>
                                    <w:vAlign w:val="center"/>
                                    <w:hideMark/>
                                  </w:tcPr>
                                  <w:p w14:paraId="5347C09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32</w:t>
                                    </w:r>
                                  </w:p>
                                </w:tc>
                                <w:tc>
                                  <w:tcPr>
                                    <w:tcW w:w="377" w:type="dxa"/>
                                    <w:vAlign w:val="center"/>
                                    <w:hideMark/>
                                  </w:tcPr>
                                  <w:p w14:paraId="02B3AA3D"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591" w:type="dxa"/>
                                    <w:vAlign w:val="center"/>
                                    <w:hideMark/>
                                  </w:tcPr>
                                  <w:p w14:paraId="419689AD"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1.2486</w:t>
                                    </w:r>
                                  </w:p>
                                </w:tc>
                                <w:tc>
                                  <w:tcPr>
                                    <w:tcW w:w="663" w:type="dxa"/>
                                    <w:vAlign w:val="center"/>
                                    <w:hideMark/>
                                  </w:tcPr>
                                  <w:p w14:paraId="472C8F6F"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490" w:type="dxa"/>
                                    <w:vAlign w:val="center"/>
                                    <w:hideMark/>
                                  </w:tcPr>
                                  <w:p w14:paraId="13878126"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734" w:type="dxa"/>
                                    <w:vAlign w:val="center"/>
                                    <w:hideMark/>
                                  </w:tcPr>
                                  <w:p w14:paraId="507250E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0.004675</w:t>
                                    </w:r>
                                  </w:p>
                                </w:tc>
                                <w:tc>
                                  <w:tcPr>
                                    <w:tcW w:w="734" w:type="dxa"/>
                                    <w:vAlign w:val="center"/>
                                    <w:hideMark/>
                                  </w:tcPr>
                                  <w:p w14:paraId="4C961C9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0.027511</w:t>
                                    </w:r>
                                  </w:p>
                                </w:tc>
                              </w:tr>
                            </w:tbl>
                            <w:p w14:paraId="30A9DE8C" w14:textId="77777777" w:rsidR="00377B5B" w:rsidRDefault="00377B5B" w:rsidP="00377B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F592789" id="_x0000_s1103" style="position:absolute;margin-left:0;margin-top:.8pt;width:506.95pt;height:102.6pt;z-index:251922432;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">
                <v:shape id="Text Box 67" o:spid="_x0000_s1104"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" fillcolor="white [3201]" strokeweight=".5pt">
                  <v:textbox>
                    <w:txbxContent>
                      <w:p w14:paraId="30862678" w14:textId="7F4E7055" w:rsidR="00377B5B" w:rsidRDefault="00404595" w:rsidP="00377B5B">
                        <w:r>
                          <w:rPr>
                            <w:b/>
                            <w:bCs/>
                            <w:noProof/>
                            <w:sz w:val="20"/>
                            <w:szCs w:val="20"/>
                          </w:rPr>
                          <w:drawing>
                            <wp:inline distT="0" distB="0" distL="0" distR="0" wp14:anchorId="28CE859E" wp14:editId="3C877123">
                              <wp:extent cx="1993265" cy="1153227"/>
                              <wp:effectExtent l="19050" t="19050" r="26035" b="27940"/>
                              <wp:docPr id="198643217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7290" cy="1161341"/>
                                      </a:xfrm>
                                      <a:prstGeom prst="rect">
                                        <a:avLst/>
                                      </a:prstGeom>
                                      <a:noFill/>
                                      <a:ln>
                                        <a:solidFill>
                                          <a:schemeClr val="accent1"/>
                                        </a:solidFill>
                                      </a:ln>
                                    </pic:spPr>
                                  </pic:pic>
                                </a:graphicData>
                              </a:graphic>
                            </wp:inline>
                          </w:drawing>
                        </w:r>
                      </w:p>
                    </w:txbxContent>
                  </v:textbox>
                </v:shape>
                <v:shape id="Text Box 65" o:spid="_x0000_s1105" type="#_x0000_t202" style="position:absolute;left:20405;top:47;width:38326;height:1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" fillcolor="white [3201]" stroked="f" strokeweight=".5pt">
                  <v:textbox>
                    <w:txbxContent>
                      <w:tbl>
                        <w:tblPr>
                          <w:tblStyle w:val="TableGrid"/>
                          <w:tblW w:w="6152" w:type="dxa"/>
                          <w:tblInd w:w="-5" w:type="dxa"/>
                          <w:tblLook w:val="04A0" w:firstRow="1" w:lastRow="0" w:firstColumn="1" w:lastColumn="0" w:noHBand="0" w:noVBand="1"/>
                        </w:tblPr>
                        <w:tblGrid>
                          <w:gridCol w:w="441"/>
                          <w:gridCol w:w="373"/>
                          <w:gridCol w:w="398"/>
                          <w:gridCol w:w="373"/>
                          <w:gridCol w:w="373"/>
                          <w:gridCol w:w="524"/>
                          <w:gridCol w:w="373"/>
                          <w:gridCol w:w="624"/>
                          <w:gridCol w:w="700"/>
                          <w:gridCol w:w="518"/>
                          <w:gridCol w:w="775"/>
                          <w:gridCol w:w="775"/>
                        </w:tblGrid>
                        <w:tr w:rsidR="00377B5B" w14:paraId="707FAFB3" w14:textId="77777777" w:rsidTr="002C60F6">
                          <w:trPr>
                            <w:cantSplit/>
                            <w:trHeight w:val="1087"/>
                          </w:trPr>
                          <w:tc>
                            <w:tcPr>
                              <w:tcW w:w="417" w:type="dxa"/>
                              <w:textDirection w:val="btLr"/>
                            </w:tcPr>
                            <w:p w14:paraId="61E1F04D" w14:textId="77777777" w:rsidR="00377B5B" w:rsidRPr="003677BD" w:rsidRDefault="00377B5B" w:rsidP="00406DDE">
                              <w:pPr>
                                <w:ind w:left="113" w:right="113"/>
                                <w:rPr>
                                  <w:sz w:val="12"/>
                                  <w:szCs w:val="12"/>
                                </w:rPr>
                              </w:pPr>
                              <w:r w:rsidRPr="003677BD">
                                <w:rPr>
                                  <w:b/>
                                  <w:bCs/>
                                  <w:sz w:val="12"/>
                                  <w:szCs w:val="12"/>
                                </w:rPr>
                                <w:t>Timepoint</w:t>
                              </w:r>
                            </w:p>
                          </w:tc>
                          <w:tc>
                            <w:tcPr>
                              <w:tcW w:w="448" w:type="dxa"/>
                              <w:textDirection w:val="btLr"/>
                            </w:tcPr>
                            <w:p w14:paraId="33CCB1B6" w14:textId="77777777" w:rsidR="00377B5B" w:rsidRPr="003677BD" w:rsidRDefault="00377B5B" w:rsidP="00406DDE">
                              <w:pPr>
                                <w:ind w:left="113" w:right="113"/>
                                <w:rPr>
                                  <w:sz w:val="12"/>
                                  <w:szCs w:val="12"/>
                                </w:rPr>
                              </w:pPr>
                              <w:r w:rsidRPr="003677BD">
                                <w:rPr>
                                  <w:b/>
                                  <w:bCs/>
                                  <w:sz w:val="12"/>
                                  <w:szCs w:val="12"/>
                                </w:rPr>
                                <w:t>MMSE</w:t>
                              </w:r>
                            </w:p>
                          </w:tc>
                          <w:tc>
                            <w:tcPr>
                              <w:tcW w:w="377" w:type="dxa"/>
                              <w:textDirection w:val="btLr"/>
                            </w:tcPr>
                            <w:p w14:paraId="4ECA50A2" w14:textId="77777777" w:rsidR="00377B5B" w:rsidRPr="003677BD" w:rsidRDefault="00377B5B" w:rsidP="00406DDE">
                              <w:pPr>
                                <w:ind w:left="113" w:right="113"/>
                                <w:rPr>
                                  <w:sz w:val="12"/>
                                  <w:szCs w:val="12"/>
                                </w:rPr>
                              </w:pPr>
                              <w:r w:rsidRPr="003677BD">
                                <w:rPr>
                                  <w:b/>
                                  <w:bCs/>
                                  <w:sz w:val="12"/>
                                  <w:szCs w:val="12"/>
                                </w:rPr>
                                <w:t>CDRSB</w:t>
                              </w:r>
                            </w:p>
                          </w:tc>
                          <w:tc>
                            <w:tcPr>
                              <w:tcW w:w="448" w:type="dxa"/>
                              <w:textDirection w:val="btLr"/>
                            </w:tcPr>
                            <w:p w14:paraId="42843590" w14:textId="77777777" w:rsidR="00377B5B" w:rsidRPr="003677BD" w:rsidRDefault="00377B5B" w:rsidP="00406DDE">
                              <w:pPr>
                                <w:ind w:left="113" w:right="113"/>
                                <w:rPr>
                                  <w:sz w:val="12"/>
                                  <w:szCs w:val="12"/>
                                </w:rPr>
                              </w:pPr>
                              <w:r w:rsidRPr="003677BD">
                                <w:rPr>
                                  <w:b/>
                                  <w:bCs/>
                                  <w:sz w:val="12"/>
                                  <w:szCs w:val="12"/>
                                </w:rPr>
                                <w:t>ADAS13</w:t>
                              </w:r>
                            </w:p>
                          </w:tc>
                          <w:tc>
                            <w:tcPr>
                              <w:tcW w:w="377" w:type="dxa"/>
                              <w:textDirection w:val="btLr"/>
                            </w:tcPr>
                            <w:p w14:paraId="65079F91" w14:textId="77777777" w:rsidR="00377B5B" w:rsidRPr="003677BD" w:rsidRDefault="00377B5B" w:rsidP="00406DDE">
                              <w:pPr>
                                <w:ind w:left="113" w:right="113"/>
                                <w:rPr>
                                  <w:sz w:val="12"/>
                                  <w:szCs w:val="12"/>
                                </w:rPr>
                              </w:pPr>
                              <w:r w:rsidRPr="003677BD">
                                <w:rPr>
                                  <w:b/>
                                  <w:bCs/>
                                  <w:sz w:val="12"/>
                                  <w:szCs w:val="12"/>
                                </w:rPr>
                                <w:t>FAQ</w:t>
                              </w:r>
                            </w:p>
                          </w:tc>
                          <w:tc>
                            <w:tcPr>
                              <w:tcW w:w="496" w:type="dxa"/>
                              <w:textDirection w:val="btLr"/>
                            </w:tcPr>
                            <w:p w14:paraId="708157BD" w14:textId="77777777" w:rsidR="00377B5B" w:rsidRPr="003677BD" w:rsidRDefault="00377B5B" w:rsidP="00406DDE">
                              <w:pPr>
                                <w:ind w:left="113" w:right="113"/>
                                <w:rPr>
                                  <w:b/>
                                  <w:bCs/>
                                  <w:sz w:val="12"/>
                                  <w:szCs w:val="12"/>
                                </w:rPr>
                              </w:pPr>
                              <w:r w:rsidRPr="003677BD">
                                <w:rPr>
                                  <w:b/>
                                  <w:bCs/>
                                  <w:sz w:val="12"/>
                                  <w:szCs w:val="12"/>
                                </w:rPr>
                                <w:t>RAVLT</w:t>
                              </w:r>
                            </w:p>
                            <w:p w14:paraId="2D0FD43D" w14:textId="77777777" w:rsidR="00377B5B" w:rsidRPr="003677BD" w:rsidRDefault="00377B5B" w:rsidP="00406DDE">
                              <w:pPr>
                                <w:ind w:left="113" w:right="113"/>
                                <w:rPr>
                                  <w:sz w:val="12"/>
                                  <w:szCs w:val="12"/>
                                </w:rPr>
                              </w:pPr>
                              <w:r w:rsidRPr="003677BD">
                                <w:rPr>
                                  <w:b/>
                                  <w:bCs/>
                                  <w:sz w:val="12"/>
                                  <w:szCs w:val="12"/>
                                </w:rPr>
                                <w:t>Immediate</w:t>
                              </w:r>
                            </w:p>
                          </w:tc>
                          <w:tc>
                            <w:tcPr>
                              <w:tcW w:w="377" w:type="dxa"/>
                              <w:textDirection w:val="btLr"/>
                            </w:tcPr>
                            <w:p w14:paraId="534DF543" w14:textId="77777777" w:rsidR="00377B5B" w:rsidRPr="003677BD" w:rsidRDefault="00377B5B" w:rsidP="00406DDE">
                              <w:pPr>
                                <w:ind w:left="113" w:right="113"/>
                                <w:rPr>
                                  <w:sz w:val="12"/>
                                  <w:szCs w:val="12"/>
                                </w:rPr>
                              </w:pPr>
                              <w:r w:rsidRPr="003677BD">
                                <w:rPr>
                                  <w:b/>
                                  <w:bCs/>
                                  <w:sz w:val="12"/>
                                  <w:szCs w:val="12"/>
                                </w:rPr>
                                <w:t>APOE4</w:t>
                              </w:r>
                            </w:p>
                          </w:tc>
                          <w:tc>
                            <w:tcPr>
                              <w:tcW w:w="591" w:type="dxa"/>
                              <w:textDirection w:val="btLr"/>
                            </w:tcPr>
                            <w:p w14:paraId="70C6E1A8" w14:textId="77777777" w:rsidR="00377B5B" w:rsidRPr="003677BD" w:rsidRDefault="00377B5B" w:rsidP="00406DDE">
                              <w:pPr>
                                <w:ind w:left="113" w:right="113"/>
                                <w:rPr>
                                  <w:sz w:val="12"/>
                                  <w:szCs w:val="12"/>
                                </w:rPr>
                              </w:pPr>
                              <w:r w:rsidRPr="003677BD">
                                <w:rPr>
                                  <w:b/>
                                  <w:bCs/>
                                  <w:sz w:val="12"/>
                                  <w:szCs w:val="12"/>
                                </w:rPr>
                                <w:t>FDG</w:t>
                              </w:r>
                            </w:p>
                          </w:tc>
                          <w:tc>
                            <w:tcPr>
                              <w:tcW w:w="663" w:type="dxa"/>
                              <w:textDirection w:val="btLr"/>
                            </w:tcPr>
                            <w:p w14:paraId="18CBCD77" w14:textId="77777777" w:rsidR="00377B5B" w:rsidRPr="003677BD" w:rsidRDefault="00377B5B" w:rsidP="00406DDE">
                              <w:pPr>
                                <w:ind w:left="113" w:right="113"/>
                                <w:rPr>
                                  <w:sz w:val="12"/>
                                  <w:szCs w:val="12"/>
                                </w:rPr>
                              </w:pPr>
                              <w:r w:rsidRPr="003677BD">
                                <w:rPr>
                                  <w:b/>
                                  <w:bCs/>
                                  <w:sz w:val="12"/>
                                  <w:szCs w:val="12"/>
                                </w:rPr>
                                <w:t>AV45</w:t>
                              </w:r>
                            </w:p>
                          </w:tc>
                          <w:tc>
                            <w:tcPr>
                              <w:tcW w:w="490" w:type="dxa"/>
                              <w:textDirection w:val="btLr"/>
                            </w:tcPr>
                            <w:p w14:paraId="5D960334" w14:textId="77777777" w:rsidR="00377B5B" w:rsidRPr="003677BD" w:rsidRDefault="00377B5B" w:rsidP="00406DDE">
                              <w:pPr>
                                <w:ind w:left="113" w:right="113"/>
                                <w:rPr>
                                  <w:sz w:val="12"/>
                                  <w:szCs w:val="12"/>
                                </w:rPr>
                              </w:pPr>
                              <w:r w:rsidRPr="003677BD">
                                <w:rPr>
                                  <w:b/>
                                  <w:bCs/>
                                  <w:sz w:val="12"/>
                                  <w:szCs w:val="12"/>
                                </w:rPr>
                                <w:t>ABETA</w:t>
                              </w:r>
                            </w:p>
                          </w:tc>
                          <w:tc>
                            <w:tcPr>
                              <w:tcW w:w="734" w:type="dxa"/>
                              <w:textDirection w:val="btLr"/>
                            </w:tcPr>
                            <w:p w14:paraId="5F05CBD6" w14:textId="77777777" w:rsidR="00377B5B" w:rsidRPr="003677BD" w:rsidRDefault="00377B5B" w:rsidP="00406DDE">
                              <w:pPr>
                                <w:ind w:left="113" w:right="113"/>
                                <w:rPr>
                                  <w:b/>
                                  <w:bCs/>
                                  <w:sz w:val="12"/>
                                  <w:szCs w:val="12"/>
                                </w:rPr>
                              </w:pPr>
                              <w:r w:rsidRPr="003677BD">
                                <w:rPr>
                                  <w:b/>
                                  <w:bCs/>
                                  <w:sz w:val="12"/>
                                  <w:szCs w:val="12"/>
                                </w:rPr>
                                <w:t>Normalized</w:t>
                              </w:r>
                            </w:p>
                            <w:p w14:paraId="7C69CACC" w14:textId="77777777" w:rsidR="00377B5B" w:rsidRPr="003677BD" w:rsidRDefault="00377B5B" w:rsidP="00406DDE">
                              <w:pPr>
                                <w:ind w:left="113" w:right="113"/>
                                <w:rPr>
                                  <w:sz w:val="12"/>
                                  <w:szCs w:val="12"/>
                                </w:rPr>
                              </w:pPr>
                              <w:r w:rsidRPr="003677BD">
                                <w:rPr>
                                  <w:b/>
                                  <w:bCs/>
                                  <w:sz w:val="12"/>
                                  <w:szCs w:val="12"/>
                                </w:rPr>
                                <w:t>Hippocampus</w:t>
                              </w:r>
                            </w:p>
                          </w:tc>
                          <w:tc>
                            <w:tcPr>
                              <w:tcW w:w="734" w:type="dxa"/>
                              <w:textDirection w:val="btLr"/>
                            </w:tcPr>
                            <w:p w14:paraId="0195F032" w14:textId="77777777" w:rsidR="00377B5B" w:rsidRPr="003677BD" w:rsidRDefault="00377B5B" w:rsidP="00406DDE">
                              <w:pPr>
                                <w:ind w:left="113" w:right="113"/>
                                <w:rPr>
                                  <w:b/>
                                  <w:bCs/>
                                  <w:sz w:val="12"/>
                                  <w:szCs w:val="12"/>
                                </w:rPr>
                              </w:pPr>
                              <w:r w:rsidRPr="003677BD">
                                <w:rPr>
                                  <w:b/>
                                  <w:bCs/>
                                  <w:sz w:val="12"/>
                                  <w:szCs w:val="12"/>
                                </w:rPr>
                                <w:t>Normalized</w:t>
                              </w:r>
                            </w:p>
                            <w:p w14:paraId="702C59D8" w14:textId="77777777" w:rsidR="00377B5B" w:rsidRPr="003677BD" w:rsidRDefault="00377B5B" w:rsidP="00406DDE">
                              <w:pPr>
                                <w:ind w:left="113" w:right="113"/>
                                <w:rPr>
                                  <w:sz w:val="12"/>
                                  <w:szCs w:val="12"/>
                                </w:rPr>
                              </w:pPr>
                              <w:r w:rsidRPr="003677BD">
                                <w:rPr>
                                  <w:b/>
                                  <w:bCs/>
                                  <w:sz w:val="12"/>
                                  <w:szCs w:val="12"/>
                                </w:rPr>
                                <w:t>Ventricles</w:t>
                              </w:r>
                            </w:p>
                          </w:tc>
                        </w:tr>
                        <w:tr w:rsidR="00377B5B" w:rsidRPr="00990716" w14:paraId="2E64C1BD" w14:textId="77777777" w:rsidTr="002C60F6">
                          <w:trPr>
                            <w:trHeight w:val="36"/>
                          </w:trPr>
                          <w:tc>
                            <w:tcPr>
                              <w:tcW w:w="417" w:type="dxa"/>
                              <w:vAlign w:val="center"/>
                              <w:hideMark/>
                            </w:tcPr>
                            <w:p w14:paraId="6D84518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T0</w:t>
                              </w:r>
                            </w:p>
                          </w:tc>
                          <w:tc>
                            <w:tcPr>
                              <w:tcW w:w="448" w:type="dxa"/>
                              <w:vAlign w:val="center"/>
                              <w:hideMark/>
                            </w:tcPr>
                            <w:p w14:paraId="08395AE1"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30</w:t>
                              </w:r>
                            </w:p>
                          </w:tc>
                          <w:tc>
                            <w:tcPr>
                              <w:tcW w:w="377" w:type="dxa"/>
                              <w:vAlign w:val="center"/>
                              <w:hideMark/>
                            </w:tcPr>
                            <w:p w14:paraId="1B60165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0.5</w:t>
                              </w:r>
                            </w:p>
                          </w:tc>
                          <w:tc>
                            <w:tcPr>
                              <w:tcW w:w="448" w:type="dxa"/>
                              <w:vAlign w:val="center"/>
                              <w:hideMark/>
                            </w:tcPr>
                            <w:p w14:paraId="5045248D"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6</w:t>
                              </w:r>
                            </w:p>
                          </w:tc>
                          <w:tc>
                            <w:tcPr>
                              <w:tcW w:w="377" w:type="dxa"/>
                              <w:vAlign w:val="center"/>
                              <w:hideMark/>
                            </w:tcPr>
                            <w:p w14:paraId="07980A1F"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496" w:type="dxa"/>
                              <w:vAlign w:val="center"/>
                              <w:hideMark/>
                            </w:tcPr>
                            <w:p w14:paraId="6EC8F30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40</w:t>
                              </w:r>
                            </w:p>
                          </w:tc>
                          <w:tc>
                            <w:tcPr>
                              <w:tcW w:w="377" w:type="dxa"/>
                              <w:vAlign w:val="center"/>
                              <w:hideMark/>
                            </w:tcPr>
                            <w:p w14:paraId="2E1FE3A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591" w:type="dxa"/>
                              <w:vAlign w:val="center"/>
                              <w:hideMark/>
                            </w:tcPr>
                            <w:p w14:paraId="186D599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1.2694</w:t>
                              </w:r>
                            </w:p>
                          </w:tc>
                          <w:tc>
                            <w:tcPr>
                              <w:tcW w:w="663" w:type="dxa"/>
                              <w:vAlign w:val="center"/>
                              <w:hideMark/>
                            </w:tcPr>
                            <w:p w14:paraId="3613644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0.90388</w:t>
                              </w:r>
                            </w:p>
                          </w:tc>
                          <w:tc>
                            <w:tcPr>
                              <w:tcW w:w="490" w:type="dxa"/>
                              <w:vAlign w:val="center"/>
                              <w:hideMark/>
                            </w:tcPr>
                            <w:p w14:paraId="20FAD0E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1684</w:t>
                              </w:r>
                            </w:p>
                          </w:tc>
                          <w:tc>
                            <w:tcPr>
                              <w:tcW w:w="734" w:type="dxa"/>
                              <w:vAlign w:val="center"/>
                              <w:hideMark/>
                            </w:tcPr>
                            <w:p w14:paraId="512C46D1"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0.004783</w:t>
                              </w:r>
                            </w:p>
                          </w:tc>
                          <w:tc>
                            <w:tcPr>
                              <w:tcW w:w="734" w:type="dxa"/>
                              <w:vAlign w:val="center"/>
                              <w:hideMark/>
                            </w:tcPr>
                            <w:p w14:paraId="2AA59C2A"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0.025635</w:t>
                              </w:r>
                            </w:p>
                          </w:tc>
                        </w:tr>
                        <w:tr w:rsidR="00377B5B" w:rsidRPr="00990716" w14:paraId="33CA8907" w14:textId="77777777" w:rsidTr="002C60F6">
                          <w:trPr>
                            <w:trHeight w:val="36"/>
                          </w:trPr>
                          <w:tc>
                            <w:tcPr>
                              <w:tcW w:w="417" w:type="dxa"/>
                              <w:vAlign w:val="center"/>
                              <w:hideMark/>
                            </w:tcPr>
                            <w:p w14:paraId="6A69384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T6</w:t>
                              </w:r>
                            </w:p>
                          </w:tc>
                          <w:tc>
                            <w:tcPr>
                              <w:tcW w:w="448" w:type="dxa"/>
                              <w:vAlign w:val="center"/>
                              <w:hideMark/>
                            </w:tcPr>
                            <w:p w14:paraId="61A062EA"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28</w:t>
                              </w:r>
                            </w:p>
                          </w:tc>
                          <w:tc>
                            <w:tcPr>
                              <w:tcW w:w="377" w:type="dxa"/>
                              <w:vAlign w:val="center"/>
                              <w:hideMark/>
                            </w:tcPr>
                            <w:p w14:paraId="60FF9F85"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0.5</w:t>
                              </w:r>
                            </w:p>
                          </w:tc>
                          <w:tc>
                            <w:tcPr>
                              <w:tcW w:w="448" w:type="dxa"/>
                              <w:vAlign w:val="center"/>
                              <w:hideMark/>
                            </w:tcPr>
                            <w:p w14:paraId="49979C7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18</w:t>
                              </w:r>
                            </w:p>
                          </w:tc>
                          <w:tc>
                            <w:tcPr>
                              <w:tcW w:w="377" w:type="dxa"/>
                              <w:vAlign w:val="center"/>
                              <w:hideMark/>
                            </w:tcPr>
                            <w:p w14:paraId="585A515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3</w:t>
                              </w:r>
                            </w:p>
                          </w:tc>
                          <w:tc>
                            <w:tcPr>
                              <w:tcW w:w="496" w:type="dxa"/>
                              <w:vAlign w:val="center"/>
                              <w:hideMark/>
                            </w:tcPr>
                            <w:p w14:paraId="1BEEE40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24</w:t>
                              </w:r>
                            </w:p>
                          </w:tc>
                          <w:tc>
                            <w:tcPr>
                              <w:tcW w:w="377" w:type="dxa"/>
                              <w:vAlign w:val="center"/>
                              <w:hideMark/>
                            </w:tcPr>
                            <w:p w14:paraId="36AE9239"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591" w:type="dxa"/>
                              <w:vAlign w:val="center"/>
                              <w:hideMark/>
                            </w:tcPr>
                            <w:p w14:paraId="622C5897"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663" w:type="dxa"/>
                              <w:vAlign w:val="center"/>
                              <w:hideMark/>
                            </w:tcPr>
                            <w:p w14:paraId="5A4F886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490" w:type="dxa"/>
                              <w:vAlign w:val="center"/>
                              <w:hideMark/>
                            </w:tcPr>
                            <w:p w14:paraId="383182D5"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734" w:type="dxa"/>
                              <w:vAlign w:val="center"/>
                              <w:hideMark/>
                            </w:tcPr>
                            <w:p w14:paraId="5E74F8E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0.004703</w:t>
                              </w:r>
                            </w:p>
                          </w:tc>
                          <w:tc>
                            <w:tcPr>
                              <w:tcW w:w="734" w:type="dxa"/>
                              <w:vAlign w:val="center"/>
                              <w:hideMark/>
                            </w:tcPr>
                            <w:p w14:paraId="487E63E1"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0.025998</w:t>
                              </w:r>
                            </w:p>
                          </w:tc>
                        </w:tr>
                        <w:tr w:rsidR="00377B5B" w:rsidRPr="00990716" w14:paraId="352577BD" w14:textId="77777777" w:rsidTr="002C60F6">
                          <w:trPr>
                            <w:trHeight w:val="36"/>
                          </w:trPr>
                          <w:tc>
                            <w:tcPr>
                              <w:tcW w:w="417" w:type="dxa"/>
                              <w:vAlign w:val="center"/>
                              <w:hideMark/>
                            </w:tcPr>
                            <w:p w14:paraId="7BF7A6A8"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T12</w:t>
                              </w:r>
                            </w:p>
                          </w:tc>
                          <w:tc>
                            <w:tcPr>
                              <w:tcW w:w="448" w:type="dxa"/>
                              <w:vAlign w:val="center"/>
                              <w:hideMark/>
                            </w:tcPr>
                            <w:p w14:paraId="66C1886B"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29</w:t>
                              </w:r>
                            </w:p>
                          </w:tc>
                          <w:tc>
                            <w:tcPr>
                              <w:tcW w:w="377" w:type="dxa"/>
                              <w:vAlign w:val="center"/>
                              <w:hideMark/>
                            </w:tcPr>
                            <w:p w14:paraId="299B67C9"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1.5</w:t>
                              </w:r>
                            </w:p>
                          </w:tc>
                          <w:tc>
                            <w:tcPr>
                              <w:tcW w:w="448" w:type="dxa"/>
                              <w:vAlign w:val="center"/>
                              <w:hideMark/>
                            </w:tcPr>
                            <w:p w14:paraId="49E9479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7</w:t>
                              </w:r>
                            </w:p>
                          </w:tc>
                          <w:tc>
                            <w:tcPr>
                              <w:tcW w:w="377" w:type="dxa"/>
                              <w:vAlign w:val="center"/>
                              <w:hideMark/>
                            </w:tcPr>
                            <w:p w14:paraId="156D115A"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w:t>
                              </w:r>
                            </w:p>
                          </w:tc>
                          <w:tc>
                            <w:tcPr>
                              <w:tcW w:w="496" w:type="dxa"/>
                              <w:vAlign w:val="center"/>
                              <w:hideMark/>
                            </w:tcPr>
                            <w:p w14:paraId="143F6FD5"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31</w:t>
                              </w:r>
                            </w:p>
                          </w:tc>
                          <w:tc>
                            <w:tcPr>
                              <w:tcW w:w="377" w:type="dxa"/>
                              <w:vAlign w:val="center"/>
                              <w:hideMark/>
                            </w:tcPr>
                            <w:p w14:paraId="60B1F27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591" w:type="dxa"/>
                              <w:vAlign w:val="center"/>
                              <w:hideMark/>
                            </w:tcPr>
                            <w:p w14:paraId="25AF2F3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663" w:type="dxa"/>
                              <w:vAlign w:val="center"/>
                              <w:hideMark/>
                            </w:tcPr>
                            <w:p w14:paraId="4CB26FF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490" w:type="dxa"/>
                              <w:vAlign w:val="center"/>
                              <w:hideMark/>
                            </w:tcPr>
                            <w:p w14:paraId="747D8E7F"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734" w:type="dxa"/>
                              <w:vAlign w:val="center"/>
                              <w:hideMark/>
                            </w:tcPr>
                            <w:p w14:paraId="0FD09A72"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0.0047</w:t>
                              </w:r>
                            </w:p>
                          </w:tc>
                          <w:tc>
                            <w:tcPr>
                              <w:tcW w:w="734" w:type="dxa"/>
                              <w:vAlign w:val="center"/>
                              <w:hideMark/>
                            </w:tcPr>
                            <w:p w14:paraId="50C1C81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0.026407</w:t>
                              </w:r>
                            </w:p>
                          </w:tc>
                        </w:tr>
                        <w:tr w:rsidR="00377B5B" w:rsidRPr="00990716" w14:paraId="35D46816" w14:textId="77777777" w:rsidTr="002C60F6">
                          <w:trPr>
                            <w:trHeight w:val="36"/>
                          </w:trPr>
                          <w:tc>
                            <w:tcPr>
                              <w:tcW w:w="417" w:type="dxa"/>
                              <w:vAlign w:val="center"/>
                              <w:hideMark/>
                            </w:tcPr>
                            <w:p w14:paraId="796F6AA5"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T24</w:t>
                              </w:r>
                            </w:p>
                          </w:tc>
                          <w:tc>
                            <w:tcPr>
                              <w:tcW w:w="448" w:type="dxa"/>
                              <w:vAlign w:val="center"/>
                              <w:hideMark/>
                            </w:tcPr>
                            <w:p w14:paraId="425B25BE"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28</w:t>
                              </w:r>
                            </w:p>
                          </w:tc>
                          <w:tc>
                            <w:tcPr>
                              <w:tcW w:w="377" w:type="dxa"/>
                              <w:vAlign w:val="center"/>
                              <w:hideMark/>
                            </w:tcPr>
                            <w:p w14:paraId="3DC3AFC8"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1.5</w:t>
                              </w:r>
                            </w:p>
                          </w:tc>
                          <w:tc>
                            <w:tcPr>
                              <w:tcW w:w="448" w:type="dxa"/>
                              <w:vAlign w:val="center"/>
                              <w:hideMark/>
                            </w:tcPr>
                            <w:p w14:paraId="173B699F"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9</w:t>
                              </w:r>
                            </w:p>
                          </w:tc>
                          <w:tc>
                            <w:tcPr>
                              <w:tcW w:w="377" w:type="dxa"/>
                              <w:vAlign w:val="center"/>
                              <w:hideMark/>
                            </w:tcPr>
                            <w:p w14:paraId="5D4FA3B2"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4</w:t>
                              </w:r>
                            </w:p>
                          </w:tc>
                          <w:tc>
                            <w:tcPr>
                              <w:tcW w:w="496" w:type="dxa"/>
                              <w:vAlign w:val="center"/>
                              <w:hideMark/>
                            </w:tcPr>
                            <w:p w14:paraId="5347C093"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32</w:t>
                              </w:r>
                            </w:p>
                          </w:tc>
                          <w:tc>
                            <w:tcPr>
                              <w:tcW w:w="377" w:type="dxa"/>
                              <w:vAlign w:val="center"/>
                              <w:hideMark/>
                            </w:tcPr>
                            <w:p w14:paraId="02B3AA3D"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w:t>
                              </w:r>
                            </w:p>
                          </w:tc>
                          <w:tc>
                            <w:tcPr>
                              <w:tcW w:w="591" w:type="dxa"/>
                              <w:vAlign w:val="center"/>
                              <w:hideMark/>
                            </w:tcPr>
                            <w:p w14:paraId="419689AD"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1.2486</w:t>
                              </w:r>
                            </w:p>
                          </w:tc>
                          <w:tc>
                            <w:tcPr>
                              <w:tcW w:w="663" w:type="dxa"/>
                              <w:vAlign w:val="center"/>
                              <w:hideMark/>
                            </w:tcPr>
                            <w:p w14:paraId="472C8F6F"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490" w:type="dxa"/>
                              <w:vAlign w:val="center"/>
                              <w:hideMark/>
                            </w:tcPr>
                            <w:p w14:paraId="13878126"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w:t>
                              </w:r>
                            </w:p>
                          </w:tc>
                          <w:tc>
                            <w:tcPr>
                              <w:tcW w:w="734" w:type="dxa"/>
                              <w:vAlign w:val="center"/>
                              <w:hideMark/>
                            </w:tcPr>
                            <w:p w14:paraId="507250E4"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0.004675</w:t>
                              </w:r>
                            </w:p>
                          </w:tc>
                          <w:tc>
                            <w:tcPr>
                              <w:tcW w:w="734" w:type="dxa"/>
                              <w:vAlign w:val="center"/>
                              <w:hideMark/>
                            </w:tcPr>
                            <w:p w14:paraId="4C961C9C" w14:textId="77777777" w:rsidR="00377B5B" w:rsidRPr="00523F8E" w:rsidRDefault="00377B5B" w:rsidP="002C60F6">
                              <w:pPr>
                                <w:jc w:val="right"/>
                                <w:rPr>
                                  <w:rFonts w:ascii="Segoe UI" w:hAnsi="Segoe UI" w:cs="Segoe UI"/>
                                  <w:color w:val="000000"/>
                                  <w:sz w:val="14"/>
                                  <w:szCs w:val="14"/>
                                </w:rPr>
                              </w:pPr>
                              <w:r>
                                <w:rPr>
                                  <w:rFonts w:ascii="Segoe UI" w:hAnsi="Segoe UI" w:cs="Segoe UI"/>
                                  <w:color w:val="000000"/>
                                  <w:sz w:val="14"/>
                                  <w:szCs w:val="14"/>
                                </w:rPr>
                                <w:t>0.027511</w:t>
                              </w:r>
                            </w:p>
                          </w:tc>
                        </w:tr>
                      </w:tbl>
                      <w:p w14:paraId="30A9DE8C" w14:textId="77777777" w:rsidR="00377B5B" w:rsidRDefault="00377B5B" w:rsidP="00377B5B"/>
                    </w:txbxContent>
                  </v:textbox>
                </v:shape>
              </v:group>
            </w:pict>
          </mc:Fallback>
        </mc:AlternateContent>
      </w:r>
    </w:p>
    <w:p w14:paraId="1CAC2765" w14:textId="79C15E8C" w:rsidR="00377B5B" w:rsidRDefault="00377B5B" w:rsidP="00377B5B">
      <w:pPr>
        <w:rPr>
          <w:sz w:val="20"/>
          <w:szCs w:val="20"/>
        </w:rPr>
      </w:pPr>
    </w:p>
    <w:p w14:paraId="76B9FDE1" w14:textId="146F3D80" w:rsidR="00377B5B" w:rsidRDefault="00377B5B" w:rsidP="00377B5B">
      <w:pPr>
        <w:rPr>
          <w:b/>
          <w:bCs/>
          <w:sz w:val="20"/>
          <w:szCs w:val="20"/>
        </w:rPr>
      </w:pPr>
    </w:p>
    <w:p w14:paraId="584D9BD8" w14:textId="2D03AB0E" w:rsidR="00377B5B" w:rsidRDefault="00377B5B" w:rsidP="00377B5B">
      <w:pPr>
        <w:rPr>
          <w:b/>
          <w:bCs/>
          <w:sz w:val="20"/>
          <w:szCs w:val="20"/>
        </w:rPr>
      </w:pPr>
    </w:p>
    <w:p w14:paraId="34609818" w14:textId="21A43A76" w:rsidR="00377B5B" w:rsidRDefault="00914B28" w:rsidP="00377B5B">
      <w:pPr>
        <w:rPr>
          <w:b/>
          <w:bCs/>
          <w:sz w:val="20"/>
          <w:szCs w:val="20"/>
        </w:rPr>
      </w:pPr>
      <w:r>
        <w:rPr>
          <w:noProof/>
          <w:sz w:val="20"/>
          <w:szCs w:val="20"/>
        </w:rPr>
        <mc:AlternateContent>
          <mc:Choice Requires="wps">
            <w:drawing>
              <wp:anchor distT="0" distB="0" distL="114300" distR="114300" simplePos="0" relativeHeight="251972608" behindDoc="0" locked="0" layoutInCell="1" allowOverlap="1" wp14:anchorId="683CDBA1" wp14:editId="5FB0E8F4">
                <wp:simplePos x="0" y="0"/>
                <wp:positionH relativeFrom="column">
                  <wp:posOffset>0</wp:posOffset>
                </wp:positionH>
                <wp:positionV relativeFrom="paragraph">
                  <wp:posOffset>247968</wp:posOffset>
                </wp:positionV>
                <wp:extent cx="247650" cy="158750"/>
                <wp:effectExtent l="0" t="0" r="16510" b="12700"/>
                <wp:wrapNone/>
                <wp:docPr id="684009363"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59F0DDFA" w14:textId="43F04A11" w:rsidR="00914B28" w:rsidRPr="00603F99" w:rsidRDefault="00914B28" w:rsidP="00914B28">
                            <w:pPr>
                              <w:jc w:val="center"/>
                              <w:rPr>
                                <w:sz w:val="16"/>
                                <w:szCs w:val="16"/>
                              </w:rPr>
                            </w:pPr>
                            <w:r>
                              <w:rPr>
                                <w:sz w:val="16"/>
                                <w:szCs w:val="16"/>
                              </w:rPr>
                              <w:t>13e</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CDBA1" id="_x0000_s1106" style="position:absolute;margin-left:0;margin-top:19.55pt;width:19.5pt;height:12.5pt;z-index:2519726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" fillcolor="white [3201]" strokecolor="black [3200]" strokeweight="1pt">
                <v:textbox inset="1.44pt,0,1.44pt,0">
                  <w:txbxContent>
                    <w:p w14:paraId="59F0DDFA" w14:textId="43F04A11" w:rsidR="00914B28" w:rsidRPr="00603F99" w:rsidRDefault="00914B28" w:rsidP="00914B28">
                      <w:pPr>
                        <w:jc w:val="center"/>
                        <w:rPr>
                          <w:sz w:val="16"/>
                          <w:szCs w:val="16"/>
                        </w:rPr>
                      </w:pPr>
                      <w:r>
                        <w:rPr>
                          <w:sz w:val="16"/>
                          <w:szCs w:val="16"/>
                        </w:rPr>
                        <w:t>13e</w:t>
                      </w:r>
                    </w:p>
                  </w:txbxContent>
                </v:textbox>
              </v:rect>
            </w:pict>
          </mc:Fallback>
        </mc:AlternateContent>
      </w:r>
      <w:r w:rsidR="004079EA">
        <w:rPr>
          <w:b/>
          <w:bCs/>
          <w:noProof/>
          <w:sz w:val="20"/>
          <w:szCs w:val="20"/>
        </w:rPr>
        <mc:AlternateContent>
          <mc:Choice Requires="wpg">
            <w:drawing>
              <wp:anchor distT="0" distB="0" distL="114300" distR="114300" simplePos="0" relativeHeight="251923456" behindDoc="0" locked="0" layoutInCell="1" allowOverlap="1" wp14:anchorId="4F730AB8" wp14:editId="47FCA2DE">
                <wp:simplePos x="0" y="0"/>
                <wp:positionH relativeFrom="column">
                  <wp:posOffset>0</wp:posOffset>
                </wp:positionH>
                <wp:positionV relativeFrom="paragraph">
                  <wp:posOffset>184890</wp:posOffset>
                </wp:positionV>
                <wp:extent cx="6438265" cy="1303020"/>
                <wp:effectExtent l="0" t="0" r="19685" b="11430"/>
                <wp:wrapNone/>
                <wp:docPr id="486728479" name="Group 71"/>
                <wp:cNvGraphicFramePr/>
                <a:graphic xmlns:a="http://schemas.openxmlformats.org/drawingml/2006/main">
                  <a:graphicData uri="http://schemas.microsoft.com/office/word/2010/wordprocessingGroup">
                    <wpg:wgp>
                      <wpg:cNvGrpSpPr/>
                      <wpg:grpSpPr>
                        <a:xfrm>
                          <a:off x="0" y="0"/>
                          <a:ext cx="6438265" cy="1303020"/>
                          <a:chOff x="0" y="0"/>
                          <a:chExt cx="5873750" cy="1292860"/>
                        </a:xfrm>
                      </wpg:grpSpPr>
                      <wps:wsp>
                        <wps:cNvPr id="332070851" name="Text Box 67"/>
                        <wps:cNvSpPr txBox="1"/>
                        <wps:spPr>
                          <a:xfrm>
                            <a:off x="0" y="0"/>
                            <a:ext cx="5873750" cy="1292860"/>
                          </a:xfrm>
                          <a:prstGeom prst="rect">
                            <a:avLst/>
                          </a:prstGeom>
                          <a:solidFill>
                            <a:schemeClr val="lt1"/>
                          </a:solidFill>
                          <a:ln w="6350">
                            <a:solidFill>
                              <a:prstClr val="black"/>
                            </a:solidFill>
                          </a:ln>
                        </wps:spPr>
                        <wps:txbx>
                          <w:txbxContent>
                            <w:p w14:paraId="7FCB706E" w14:textId="7BB4D129" w:rsidR="00377B5B" w:rsidRDefault="00404595" w:rsidP="00377B5B">
                              <w:r>
                                <w:rPr>
                                  <w:b/>
                                  <w:bCs/>
                                  <w:noProof/>
                                  <w:sz w:val="20"/>
                                  <w:szCs w:val="20"/>
                                </w:rPr>
                                <w:drawing>
                                  <wp:inline distT="0" distB="0" distL="0" distR="0" wp14:anchorId="1FA4ADA9" wp14:editId="7F997CE2">
                                    <wp:extent cx="2003263" cy="1159012"/>
                                    <wp:effectExtent l="19050" t="19050" r="16510" b="22225"/>
                                    <wp:docPr id="64139689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6187" cy="1166489"/>
                                            </a:xfrm>
                                            <a:prstGeom prst="rect">
                                              <a:avLst/>
                                            </a:prstGeom>
                                            <a:noFill/>
                                            <a:ln>
                                              <a:solidFill>
                                                <a:schemeClr val="accent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9747578" name="Text Box 65"/>
                        <wps:cNvSpPr txBox="1"/>
                        <wps:spPr>
                          <a:xfrm>
                            <a:off x="2040505" y="4723"/>
                            <a:ext cx="3832615" cy="1287675"/>
                          </a:xfrm>
                          <a:prstGeom prst="rect">
                            <a:avLst/>
                          </a:prstGeom>
                          <a:solidFill>
                            <a:schemeClr val="lt1"/>
                          </a:solidFill>
                          <a:ln w="6350">
                            <a:noFill/>
                          </a:ln>
                        </wps:spPr>
                        <wps:txbx>
                          <w:txbxContent>
                            <w:tbl>
                              <w:tblPr>
                                <w:tblStyle w:val="TableGrid"/>
                                <w:tblW w:w="6247" w:type="dxa"/>
                                <w:tblInd w:w="-5" w:type="dxa"/>
                                <w:tblLook w:val="04A0" w:firstRow="1" w:lastRow="0" w:firstColumn="1" w:lastColumn="0" w:noHBand="0" w:noVBand="1"/>
                              </w:tblPr>
                              <w:tblGrid>
                                <w:gridCol w:w="441"/>
                                <w:gridCol w:w="373"/>
                                <w:gridCol w:w="398"/>
                                <w:gridCol w:w="549"/>
                                <w:gridCol w:w="373"/>
                                <w:gridCol w:w="524"/>
                                <w:gridCol w:w="373"/>
                                <w:gridCol w:w="548"/>
                                <w:gridCol w:w="600"/>
                                <w:gridCol w:w="518"/>
                                <w:gridCol w:w="775"/>
                                <w:gridCol w:w="775"/>
                              </w:tblGrid>
                              <w:tr w:rsidR="00377B5B" w14:paraId="72EA6807" w14:textId="77777777" w:rsidTr="00DF56FF">
                                <w:trPr>
                                  <w:cantSplit/>
                                  <w:trHeight w:val="1087"/>
                                </w:trPr>
                                <w:tc>
                                  <w:tcPr>
                                    <w:tcW w:w="441" w:type="dxa"/>
                                    <w:textDirection w:val="btLr"/>
                                  </w:tcPr>
                                  <w:p w14:paraId="0EB76D31"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2DE4A82D"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381482BE" w14:textId="77777777" w:rsidR="00377B5B" w:rsidRPr="003677BD" w:rsidRDefault="00377B5B" w:rsidP="00406DDE">
                                    <w:pPr>
                                      <w:ind w:left="113" w:right="113"/>
                                      <w:rPr>
                                        <w:sz w:val="12"/>
                                        <w:szCs w:val="12"/>
                                      </w:rPr>
                                    </w:pPr>
                                    <w:r w:rsidRPr="003677BD">
                                      <w:rPr>
                                        <w:b/>
                                        <w:bCs/>
                                        <w:sz w:val="12"/>
                                        <w:szCs w:val="12"/>
                                      </w:rPr>
                                      <w:t>CDRSB</w:t>
                                    </w:r>
                                  </w:p>
                                </w:tc>
                                <w:tc>
                                  <w:tcPr>
                                    <w:tcW w:w="373" w:type="dxa"/>
                                    <w:textDirection w:val="btLr"/>
                                  </w:tcPr>
                                  <w:p w14:paraId="05E875F0"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42013388"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4322BCDA" w14:textId="77777777" w:rsidR="00377B5B" w:rsidRPr="003677BD" w:rsidRDefault="00377B5B" w:rsidP="00406DDE">
                                    <w:pPr>
                                      <w:ind w:left="113" w:right="113"/>
                                      <w:rPr>
                                        <w:b/>
                                        <w:bCs/>
                                        <w:sz w:val="12"/>
                                        <w:szCs w:val="12"/>
                                      </w:rPr>
                                    </w:pPr>
                                    <w:r w:rsidRPr="003677BD">
                                      <w:rPr>
                                        <w:b/>
                                        <w:bCs/>
                                        <w:sz w:val="12"/>
                                        <w:szCs w:val="12"/>
                                      </w:rPr>
                                      <w:t>RAVLT</w:t>
                                    </w:r>
                                  </w:p>
                                  <w:p w14:paraId="26B3C5DF"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59BACB36" w14:textId="77777777" w:rsidR="00377B5B" w:rsidRPr="003677BD" w:rsidRDefault="00377B5B" w:rsidP="00406DDE">
                                    <w:pPr>
                                      <w:ind w:left="113" w:right="113"/>
                                      <w:rPr>
                                        <w:sz w:val="12"/>
                                        <w:szCs w:val="12"/>
                                      </w:rPr>
                                    </w:pPr>
                                    <w:r w:rsidRPr="003677BD">
                                      <w:rPr>
                                        <w:b/>
                                        <w:bCs/>
                                        <w:sz w:val="12"/>
                                        <w:szCs w:val="12"/>
                                      </w:rPr>
                                      <w:t>APOE4</w:t>
                                    </w:r>
                                  </w:p>
                                </w:tc>
                                <w:tc>
                                  <w:tcPr>
                                    <w:tcW w:w="624" w:type="dxa"/>
                                    <w:textDirection w:val="btLr"/>
                                  </w:tcPr>
                                  <w:p w14:paraId="6E12B03B" w14:textId="77777777" w:rsidR="00377B5B" w:rsidRPr="003677BD" w:rsidRDefault="00377B5B" w:rsidP="00406DDE">
                                    <w:pPr>
                                      <w:ind w:left="113" w:right="113"/>
                                      <w:rPr>
                                        <w:sz w:val="12"/>
                                        <w:szCs w:val="12"/>
                                      </w:rPr>
                                    </w:pPr>
                                    <w:r w:rsidRPr="003677BD">
                                      <w:rPr>
                                        <w:b/>
                                        <w:bCs/>
                                        <w:sz w:val="12"/>
                                        <w:szCs w:val="12"/>
                                      </w:rPr>
                                      <w:t>FDG</w:t>
                                    </w:r>
                                  </w:p>
                                </w:tc>
                                <w:tc>
                                  <w:tcPr>
                                    <w:tcW w:w="700" w:type="dxa"/>
                                    <w:textDirection w:val="btLr"/>
                                  </w:tcPr>
                                  <w:p w14:paraId="5DFFAA90" w14:textId="77777777" w:rsidR="00377B5B" w:rsidRPr="003677BD" w:rsidRDefault="00377B5B" w:rsidP="00406DDE">
                                    <w:pPr>
                                      <w:ind w:left="113" w:right="113"/>
                                      <w:rPr>
                                        <w:sz w:val="12"/>
                                        <w:szCs w:val="12"/>
                                      </w:rPr>
                                    </w:pPr>
                                    <w:r w:rsidRPr="003677BD">
                                      <w:rPr>
                                        <w:b/>
                                        <w:bCs/>
                                        <w:sz w:val="12"/>
                                        <w:szCs w:val="12"/>
                                      </w:rPr>
                                      <w:t>AV45</w:t>
                                    </w:r>
                                  </w:p>
                                </w:tc>
                                <w:tc>
                                  <w:tcPr>
                                    <w:tcW w:w="518" w:type="dxa"/>
                                    <w:textDirection w:val="btLr"/>
                                  </w:tcPr>
                                  <w:p w14:paraId="343F3C24"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78F30525" w14:textId="77777777" w:rsidR="00377B5B" w:rsidRPr="003677BD" w:rsidRDefault="00377B5B" w:rsidP="00406DDE">
                                    <w:pPr>
                                      <w:ind w:left="113" w:right="113"/>
                                      <w:rPr>
                                        <w:b/>
                                        <w:bCs/>
                                        <w:sz w:val="12"/>
                                        <w:szCs w:val="12"/>
                                      </w:rPr>
                                    </w:pPr>
                                    <w:r w:rsidRPr="003677BD">
                                      <w:rPr>
                                        <w:b/>
                                        <w:bCs/>
                                        <w:sz w:val="12"/>
                                        <w:szCs w:val="12"/>
                                      </w:rPr>
                                      <w:t>Normalized</w:t>
                                    </w:r>
                                  </w:p>
                                  <w:p w14:paraId="1E195501"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4CDEC4E1" w14:textId="77777777" w:rsidR="00377B5B" w:rsidRPr="003677BD" w:rsidRDefault="00377B5B" w:rsidP="00406DDE">
                                    <w:pPr>
                                      <w:ind w:left="113" w:right="113"/>
                                      <w:rPr>
                                        <w:b/>
                                        <w:bCs/>
                                        <w:sz w:val="12"/>
                                        <w:szCs w:val="12"/>
                                      </w:rPr>
                                    </w:pPr>
                                    <w:r w:rsidRPr="003677BD">
                                      <w:rPr>
                                        <w:b/>
                                        <w:bCs/>
                                        <w:sz w:val="12"/>
                                        <w:szCs w:val="12"/>
                                      </w:rPr>
                                      <w:t>Normalized</w:t>
                                    </w:r>
                                  </w:p>
                                  <w:p w14:paraId="1933CA73" w14:textId="77777777" w:rsidR="00377B5B" w:rsidRPr="003677BD" w:rsidRDefault="00377B5B" w:rsidP="00406DDE">
                                    <w:pPr>
                                      <w:ind w:left="113" w:right="113"/>
                                      <w:rPr>
                                        <w:sz w:val="12"/>
                                        <w:szCs w:val="12"/>
                                      </w:rPr>
                                    </w:pPr>
                                    <w:r w:rsidRPr="003677BD">
                                      <w:rPr>
                                        <w:b/>
                                        <w:bCs/>
                                        <w:sz w:val="12"/>
                                        <w:szCs w:val="12"/>
                                      </w:rPr>
                                      <w:t>Ventricles</w:t>
                                    </w:r>
                                  </w:p>
                                </w:tc>
                              </w:tr>
                              <w:tr w:rsidR="00377B5B" w:rsidRPr="00990716" w14:paraId="1AD2F893" w14:textId="77777777" w:rsidTr="00DF56FF">
                                <w:trPr>
                                  <w:trHeight w:val="36"/>
                                </w:trPr>
                                <w:tc>
                                  <w:tcPr>
                                    <w:tcW w:w="441" w:type="dxa"/>
                                    <w:vAlign w:val="center"/>
                                    <w:hideMark/>
                                  </w:tcPr>
                                  <w:p w14:paraId="25A5D4F9"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T0</w:t>
                                    </w:r>
                                  </w:p>
                                </w:tc>
                                <w:tc>
                                  <w:tcPr>
                                    <w:tcW w:w="373" w:type="dxa"/>
                                    <w:vAlign w:val="center"/>
                                    <w:hideMark/>
                                  </w:tcPr>
                                  <w:p w14:paraId="65E814D2"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25</w:t>
                                    </w:r>
                                  </w:p>
                                </w:tc>
                                <w:tc>
                                  <w:tcPr>
                                    <w:tcW w:w="398" w:type="dxa"/>
                                    <w:vAlign w:val="center"/>
                                    <w:hideMark/>
                                  </w:tcPr>
                                  <w:p w14:paraId="1373974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w:t>
                                    </w:r>
                                  </w:p>
                                </w:tc>
                                <w:tc>
                                  <w:tcPr>
                                    <w:tcW w:w="373" w:type="dxa"/>
                                    <w:vAlign w:val="center"/>
                                    <w:hideMark/>
                                  </w:tcPr>
                                  <w:p w14:paraId="547E5FB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22.33</w:t>
                                    </w:r>
                                  </w:p>
                                </w:tc>
                                <w:tc>
                                  <w:tcPr>
                                    <w:tcW w:w="373" w:type="dxa"/>
                                    <w:vAlign w:val="center"/>
                                    <w:hideMark/>
                                  </w:tcPr>
                                  <w:p w14:paraId="0F2AFE26"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6</w:t>
                                    </w:r>
                                  </w:p>
                                </w:tc>
                                <w:tc>
                                  <w:tcPr>
                                    <w:tcW w:w="524" w:type="dxa"/>
                                    <w:vAlign w:val="center"/>
                                    <w:hideMark/>
                                  </w:tcPr>
                                  <w:p w14:paraId="7F64A54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18</w:t>
                                    </w:r>
                                  </w:p>
                                </w:tc>
                                <w:tc>
                                  <w:tcPr>
                                    <w:tcW w:w="373" w:type="dxa"/>
                                    <w:vAlign w:val="center"/>
                                    <w:hideMark/>
                                  </w:tcPr>
                                  <w:p w14:paraId="5325C52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w:t>
                                    </w:r>
                                  </w:p>
                                </w:tc>
                                <w:tc>
                                  <w:tcPr>
                                    <w:tcW w:w="624" w:type="dxa"/>
                                    <w:vAlign w:val="center"/>
                                    <w:hideMark/>
                                  </w:tcPr>
                                  <w:p w14:paraId="6B0A194D"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00" w:type="dxa"/>
                                    <w:vAlign w:val="center"/>
                                    <w:hideMark/>
                                  </w:tcPr>
                                  <w:p w14:paraId="7D798386"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518" w:type="dxa"/>
                                    <w:vAlign w:val="center"/>
                                    <w:hideMark/>
                                  </w:tcPr>
                                  <w:p w14:paraId="39B7A2E4"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1139</w:t>
                                    </w:r>
                                  </w:p>
                                </w:tc>
                                <w:tc>
                                  <w:tcPr>
                                    <w:tcW w:w="775" w:type="dxa"/>
                                    <w:vAlign w:val="center"/>
                                    <w:hideMark/>
                                  </w:tcPr>
                                  <w:p w14:paraId="54F0DE5E"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0.00475</w:t>
                                    </w:r>
                                  </w:p>
                                </w:tc>
                                <w:tc>
                                  <w:tcPr>
                                    <w:tcW w:w="775" w:type="dxa"/>
                                    <w:vAlign w:val="center"/>
                                    <w:hideMark/>
                                  </w:tcPr>
                                  <w:p w14:paraId="378F9850"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0.015638</w:t>
                                    </w:r>
                                  </w:p>
                                </w:tc>
                              </w:tr>
                              <w:tr w:rsidR="00377B5B" w:rsidRPr="00990716" w14:paraId="3D86A0F2" w14:textId="77777777" w:rsidTr="00DF56FF">
                                <w:trPr>
                                  <w:trHeight w:val="36"/>
                                </w:trPr>
                                <w:tc>
                                  <w:tcPr>
                                    <w:tcW w:w="441" w:type="dxa"/>
                                    <w:vAlign w:val="center"/>
                                    <w:hideMark/>
                                  </w:tcPr>
                                  <w:p w14:paraId="2A96EC2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T6</w:t>
                                    </w:r>
                                  </w:p>
                                </w:tc>
                                <w:tc>
                                  <w:tcPr>
                                    <w:tcW w:w="373" w:type="dxa"/>
                                    <w:vAlign w:val="center"/>
                                    <w:hideMark/>
                                  </w:tcPr>
                                  <w:p w14:paraId="7AED87D3"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26</w:t>
                                    </w:r>
                                  </w:p>
                                </w:tc>
                                <w:tc>
                                  <w:tcPr>
                                    <w:tcW w:w="398" w:type="dxa"/>
                                    <w:vAlign w:val="center"/>
                                    <w:hideMark/>
                                  </w:tcPr>
                                  <w:p w14:paraId="0580A1B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0.5</w:t>
                                    </w:r>
                                  </w:p>
                                </w:tc>
                                <w:tc>
                                  <w:tcPr>
                                    <w:tcW w:w="373" w:type="dxa"/>
                                    <w:vAlign w:val="center"/>
                                    <w:hideMark/>
                                  </w:tcPr>
                                  <w:p w14:paraId="32C7B67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26</w:t>
                                    </w:r>
                                  </w:p>
                                </w:tc>
                                <w:tc>
                                  <w:tcPr>
                                    <w:tcW w:w="373" w:type="dxa"/>
                                    <w:vAlign w:val="center"/>
                                    <w:hideMark/>
                                  </w:tcPr>
                                  <w:p w14:paraId="32B0427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w:t>
                                    </w:r>
                                  </w:p>
                                </w:tc>
                                <w:tc>
                                  <w:tcPr>
                                    <w:tcW w:w="524" w:type="dxa"/>
                                    <w:vAlign w:val="center"/>
                                    <w:hideMark/>
                                  </w:tcPr>
                                  <w:p w14:paraId="2EF3528F"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20</w:t>
                                    </w:r>
                                  </w:p>
                                </w:tc>
                                <w:tc>
                                  <w:tcPr>
                                    <w:tcW w:w="373" w:type="dxa"/>
                                    <w:vAlign w:val="center"/>
                                    <w:hideMark/>
                                  </w:tcPr>
                                  <w:p w14:paraId="47B304AD"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w:t>
                                    </w:r>
                                  </w:p>
                                </w:tc>
                                <w:tc>
                                  <w:tcPr>
                                    <w:tcW w:w="624" w:type="dxa"/>
                                    <w:vAlign w:val="center"/>
                                    <w:hideMark/>
                                  </w:tcPr>
                                  <w:p w14:paraId="39C73AB0"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00" w:type="dxa"/>
                                    <w:vAlign w:val="center"/>
                                    <w:hideMark/>
                                  </w:tcPr>
                                  <w:p w14:paraId="2B23439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518" w:type="dxa"/>
                                    <w:vAlign w:val="center"/>
                                    <w:hideMark/>
                                  </w:tcPr>
                                  <w:p w14:paraId="02E5911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75" w:type="dxa"/>
                                    <w:vAlign w:val="center"/>
                                    <w:hideMark/>
                                  </w:tcPr>
                                  <w:p w14:paraId="3BFAE10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0.004654</w:t>
                                    </w:r>
                                  </w:p>
                                </w:tc>
                                <w:tc>
                                  <w:tcPr>
                                    <w:tcW w:w="775" w:type="dxa"/>
                                    <w:vAlign w:val="center"/>
                                    <w:hideMark/>
                                  </w:tcPr>
                                  <w:p w14:paraId="22980864"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0.015969</w:t>
                                    </w:r>
                                  </w:p>
                                </w:tc>
                              </w:tr>
                              <w:tr w:rsidR="00377B5B" w:rsidRPr="00990716" w14:paraId="632CD216" w14:textId="77777777" w:rsidTr="00DF56FF">
                                <w:trPr>
                                  <w:trHeight w:val="36"/>
                                </w:trPr>
                                <w:tc>
                                  <w:tcPr>
                                    <w:tcW w:w="441" w:type="dxa"/>
                                    <w:vAlign w:val="center"/>
                                    <w:hideMark/>
                                  </w:tcPr>
                                  <w:p w14:paraId="70D93BB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T12</w:t>
                                    </w:r>
                                  </w:p>
                                </w:tc>
                                <w:tc>
                                  <w:tcPr>
                                    <w:tcW w:w="373" w:type="dxa"/>
                                    <w:vAlign w:val="center"/>
                                    <w:hideMark/>
                                  </w:tcPr>
                                  <w:p w14:paraId="58D54A47"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25</w:t>
                                    </w:r>
                                  </w:p>
                                </w:tc>
                                <w:tc>
                                  <w:tcPr>
                                    <w:tcW w:w="398" w:type="dxa"/>
                                    <w:vAlign w:val="center"/>
                                    <w:hideMark/>
                                  </w:tcPr>
                                  <w:p w14:paraId="098F5B7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1.5</w:t>
                                    </w:r>
                                  </w:p>
                                </w:tc>
                                <w:tc>
                                  <w:tcPr>
                                    <w:tcW w:w="373" w:type="dxa"/>
                                    <w:vAlign w:val="center"/>
                                    <w:hideMark/>
                                  </w:tcPr>
                                  <w:p w14:paraId="5BB3A2C4"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25.67</w:t>
                                    </w:r>
                                  </w:p>
                                </w:tc>
                                <w:tc>
                                  <w:tcPr>
                                    <w:tcW w:w="373" w:type="dxa"/>
                                    <w:vAlign w:val="center"/>
                                    <w:hideMark/>
                                  </w:tcPr>
                                  <w:p w14:paraId="15781332"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4</w:t>
                                    </w:r>
                                  </w:p>
                                </w:tc>
                                <w:tc>
                                  <w:tcPr>
                                    <w:tcW w:w="524" w:type="dxa"/>
                                    <w:vAlign w:val="center"/>
                                    <w:hideMark/>
                                  </w:tcPr>
                                  <w:p w14:paraId="3A851E69"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20</w:t>
                                    </w:r>
                                  </w:p>
                                </w:tc>
                                <w:tc>
                                  <w:tcPr>
                                    <w:tcW w:w="373" w:type="dxa"/>
                                    <w:vAlign w:val="center"/>
                                    <w:hideMark/>
                                  </w:tcPr>
                                  <w:p w14:paraId="1FEC734B"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w:t>
                                    </w:r>
                                  </w:p>
                                </w:tc>
                                <w:tc>
                                  <w:tcPr>
                                    <w:tcW w:w="624" w:type="dxa"/>
                                    <w:vAlign w:val="center"/>
                                    <w:hideMark/>
                                  </w:tcPr>
                                  <w:p w14:paraId="4D0FD33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00" w:type="dxa"/>
                                    <w:vAlign w:val="center"/>
                                    <w:hideMark/>
                                  </w:tcPr>
                                  <w:p w14:paraId="7326F66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518" w:type="dxa"/>
                                    <w:vAlign w:val="center"/>
                                    <w:hideMark/>
                                  </w:tcPr>
                                  <w:p w14:paraId="38C83000"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75" w:type="dxa"/>
                                    <w:vAlign w:val="center"/>
                                    <w:hideMark/>
                                  </w:tcPr>
                                  <w:p w14:paraId="72E654A0"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0.004806</w:t>
                                    </w:r>
                                  </w:p>
                                </w:tc>
                                <w:tc>
                                  <w:tcPr>
                                    <w:tcW w:w="775" w:type="dxa"/>
                                    <w:vAlign w:val="center"/>
                                    <w:hideMark/>
                                  </w:tcPr>
                                  <w:p w14:paraId="09497C2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0.016828</w:t>
                                    </w:r>
                                  </w:p>
                                </w:tc>
                              </w:tr>
                              <w:tr w:rsidR="00377B5B" w:rsidRPr="00990716" w14:paraId="598EB336" w14:textId="77777777" w:rsidTr="00DF56FF">
                                <w:trPr>
                                  <w:trHeight w:val="36"/>
                                </w:trPr>
                                <w:tc>
                                  <w:tcPr>
                                    <w:tcW w:w="441" w:type="dxa"/>
                                    <w:vAlign w:val="center"/>
                                    <w:hideMark/>
                                  </w:tcPr>
                                  <w:p w14:paraId="498481BD"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T24</w:t>
                                    </w:r>
                                  </w:p>
                                </w:tc>
                                <w:tc>
                                  <w:tcPr>
                                    <w:tcW w:w="373" w:type="dxa"/>
                                    <w:vAlign w:val="center"/>
                                    <w:hideMark/>
                                  </w:tcPr>
                                  <w:p w14:paraId="7B721123"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26</w:t>
                                    </w:r>
                                  </w:p>
                                </w:tc>
                                <w:tc>
                                  <w:tcPr>
                                    <w:tcW w:w="398" w:type="dxa"/>
                                    <w:vAlign w:val="center"/>
                                    <w:hideMark/>
                                  </w:tcPr>
                                  <w:p w14:paraId="620877FB"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1.5</w:t>
                                    </w:r>
                                  </w:p>
                                </w:tc>
                                <w:tc>
                                  <w:tcPr>
                                    <w:tcW w:w="373" w:type="dxa"/>
                                    <w:vAlign w:val="center"/>
                                    <w:hideMark/>
                                  </w:tcPr>
                                  <w:p w14:paraId="79EFB33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26.67</w:t>
                                    </w:r>
                                  </w:p>
                                </w:tc>
                                <w:tc>
                                  <w:tcPr>
                                    <w:tcW w:w="373" w:type="dxa"/>
                                    <w:vAlign w:val="center"/>
                                    <w:hideMark/>
                                  </w:tcPr>
                                  <w:p w14:paraId="7BBB5FC7"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4</w:t>
                                    </w:r>
                                  </w:p>
                                </w:tc>
                                <w:tc>
                                  <w:tcPr>
                                    <w:tcW w:w="524" w:type="dxa"/>
                                    <w:vAlign w:val="center"/>
                                    <w:hideMark/>
                                  </w:tcPr>
                                  <w:p w14:paraId="5E565FF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15</w:t>
                                    </w:r>
                                  </w:p>
                                </w:tc>
                                <w:tc>
                                  <w:tcPr>
                                    <w:tcW w:w="373" w:type="dxa"/>
                                    <w:vAlign w:val="center"/>
                                    <w:hideMark/>
                                  </w:tcPr>
                                  <w:p w14:paraId="32AD28C7"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w:t>
                                    </w:r>
                                  </w:p>
                                </w:tc>
                                <w:tc>
                                  <w:tcPr>
                                    <w:tcW w:w="624" w:type="dxa"/>
                                    <w:vAlign w:val="center"/>
                                    <w:hideMark/>
                                  </w:tcPr>
                                  <w:p w14:paraId="38023927"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00" w:type="dxa"/>
                                    <w:vAlign w:val="center"/>
                                    <w:hideMark/>
                                  </w:tcPr>
                                  <w:p w14:paraId="4857655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518" w:type="dxa"/>
                                    <w:vAlign w:val="center"/>
                                    <w:hideMark/>
                                  </w:tcPr>
                                  <w:p w14:paraId="5BD84C3E"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75" w:type="dxa"/>
                                    <w:vAlign w:val="center"/>
                                    <w:hideMark/>
                                  </w:tcPr>
                                  <w:p w14:paraId="13F1CDD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0.004499</w:t>
                                    </w:r>
                                  </w:p>
                                </w:tc>
                                <w:tc>
                                  <w:tcPr>
                                    <w:tcW w:w="775" w:type="dxa"/>
                                    <w:vAlign w:val="center"/>
                                    <w:hideMark/>
                                  </w:tcPr>
                                  <w:p w14:paraId="3E72EA2E"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0.017836</w:t>
                                    </w:r>
                                  </w:p>
                                </w:tc>
                              </w:tr>
                            </w:tbl>
                            <w:p w14:paraId="527E09EA" w14:textId="77777777" w:rsidR="00377B5B" w:rsidRDefault="00377B5B" w:rsidP="00377B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F730AB8" id="_x0000_s1107" style="position:absolute;margin-left:0;margin-top:14.55pt;width:506.95pt;height:102.6pt;z-index:251923456;mso-height-relative:margin" coordsize="5873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">
                <v:shape id="Text Box 67" o:spid="_x0000_s1108"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" fillcolor="white [3201]" strokeweight=".5pt">
                  <v:textbox>
                    <w:txbxContent>
                      <w:p w14:paraId="7FCB706E" w14:textId="7BB4D129" w:rsidR="00377B5B" w:rsidRDefault="00404595" w:rsidP="00377B5B">
                        <w:r>
                          <w:rPr>
                            <w:b/>
                            <w:bCs/>
                            <w:noProof/>
                            <w:sz w:val="20"/>
                            <w:szCs w:val="20"/>
                          </w:rPr>
                          <w:drawing>
                            <wp:inline distT="0" distB="0" distL="0" distR="0" wp14:anchorId="1FA4ADA9" wp14:editId="7F997CE2">
                              <wp:extent cx="2003263" cy="1159012"/>
                              <wp:effectExtent l="19050" t="19050" r="16510" b="22225"/>
                              <wp:docPr id="64139689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6187" cy="1166489"/>
                                      </a:xfrm>
                                      <a:prstGeom prst="rect">
                                        <a:avLst/>
                                      </a:prstGeom>
                                      <a:noFill/>
                                      <a:ln>
                                        <a:solidFill>
                                          <a:schemeClr val="accent1"/>
                                        </a:solidFill>
                                      </a:ln>
                                    </pic:spPr>
                                  </pic:pic>
                                </a:graphicData>
                              </a:graphic>
                            </wp:inline>
                          </w:drawing>
                        </w:r>
                      </w:p>
                    </w:txbxContent>
                  </v:textbox>
                </v:shape>
                <v:shape id="Text Box 65" o:spid="_x0000_s1109" type="#_x0000_t202" style="position:absolute;left:20405;top:47;width:38326;height:1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" fillcolor="white [3201]" stroked="f" strokeweight=".5pt">
                  <v:textbox>
                    <w:txbxContent>
                      <w:tbl>
                        <w:tblPr>
                          <w:tblStyle w:val="TableGrid"/>
                          <w:tblW w:w="6247" w:type="dxa"/>
                          <w:tblInd w:w="-5" w:type="dxa"/>
                          <w:tblLook w:val="04A0" w:firstRow="1" w:lastRow="0" w:firstColumn="1" w:lastColumn="0" w:noHBand="0" w:noVBand="1"/>
                        </w:tblPr>
                        <w:tblGrid>
                          <w:gridCol w:w="441"/>
                          <w:gridCol w:w="373"/>
                          <w:gridCol w:w="398"/>
                          <w:gridCol w:w="549"/>
                          <w:gridCol w:w="373"/>
                          <w:gridCol w:w="524"/>
                          <w:gridCol w:w="373"/>
                          <w:gridCol w:w="548"/>
                          <w:gridCol w:w="600"/>
                          <w:gridCol w:w="518"/>
                          <w:gridCol w:w="775"/>
                          <w:gridCol w:w="775"/>
                        </w:tblGrid>
                        <w:tr w:rsidR="00377B5B" w14:paraId="72EA6807" w14:textId="77777777" w:rsidTr="00DF56FF">
                          <w:trPr>
                            <w:cantSplit/>
                            <w:trHeight w:val="1087"/>
                          </w:trPr>
                          <w:tc>
                            <w:tcPr>
                              <w:tcW w:w="441" w:type="dxa"/>
                              <w:textDirection w:val="btLr"/>
                            </w:tcPr>
                            <w:p w14:paraId="0EB76D31"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2DE4A82D"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381482BE" w14:textId="77777777" w:rsidR="00377B5B" w:rsidRPr="003677BD" w:rsidRDefault="00377B5B" w:rsidP="00406DDE">
                              <w:pPr>
                                <w:ind w:left="113" w:right="113"/>
                                <w:rPr>
                                  <w:sz w:val="12"/>
                                  <w:szCs w:val="12"/>
                                </w:rPr>
                              </w:pPr>
                              <w:r w:rsidRPr="003677BD">
                                <w:rPr>
                                  <w:b/>
                                  <w:bCs/>
                                  <w:sz w:val="12"/>
                                  <w:szCs w:val="12"/>
                                </w:rPr>
                                <w:t>CDRSB</w:t>
                              </w:r>
                            </w:p>
                          </w:tc>
                          <w:tc>
                            <w:tcPr>
                              <w:tcW w:w="373" w:type="dxa"/>
                              <w:textDirection w:val="btLr"/>
                            </w:tcPr>
                            <w:p w14:paraId="05E875F0"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42013388"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4322BCDA" w14:textId="77777777" w:rsidR="00377B5B" w:rsidRPr="003677BD" w:rsidRDefault="00377B5B" w:rsidP="00406DDE">
                              <w:pPr>
                                <w:ind w:left="113" w:right="113"/>
                                <w:rPr>
                                  <w:b/>
                                  <w:bCs/>
                                  <w:sz w:val="12"/>
                                  <w:szCs w:val="12"/>
                                </w:rPr>
                              </w:pPr>
                              <w:r w:rsidRPr="003677BD">
                                <w:rPr>
                                  <w:b/>
                                  <w:bCs/>
                                  <w:sz w:val="12"/>
                                  <w:szCs w:val="12"/>
                                </w:rPr>
                                <w:t>RAVLT</w:t>
                              </w:r>
                            </w:p>
                            <w:p w14:paraId="26B3C5DF"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59BACB36" w14:textId="77777777" w:rsidR="00377B5B" w:rsidRPr="003677BD" w:rsidRDefault="00377B5B" w:rsidP="00406DDE">
                              <w:pPr>
                                <w:ind w:left="113" w:right="113"/>
                                <w:rPr>
                                  <w:sz w:val="12"/>
                                  <w:szCs w:val="12"/>
                                </w:rPr>
                              </w:pPr>
                              <w:r w:rsidRPr="003677BD">
                                <w:rPr>
                                  <w:b/>
                                  <w:bCs/>
                                  <w:sz w:val="12"/>
                                  <w:szCs w:val="12"/>
                                </w:rPr>
                                <w:t>APOE4</w:t>
                              </w:r>
                            </w:p>
                          </w:tc>
                          <w:tc>
                            <w:tcPr>
                              <w:tcW w:w="624" w:type="dxa"/>
                              <w:textDirection w:val="btLr"/>
                            </w:tcPr>
                            <w:p w14:paraId="6E12B03B" w14:textId="77777777" w:rsidR="00377B5B" w:rsidRPr="003677BD" w:rsidRDefault="00377B5B" w:rsidP="00406DDE">
                              <w:pPr>
                                <w:ind w:left="113" w:right="113"/>
                                <w:rPr>
                                  <w:sz w:val="12"/>
                                  <w:szCs w:val="12"/>
                                </w:rPr>
                              </w:pPr>
                              <w:r w:rsidRPr="003677BD">
                                <w:rPr>
                                  <w:b/>
                                  <w:bCs/>
                                  <w:sz w:val="12"/>
                                  <w:szCs w:val="12"/>
                                </w:rPr>
                                <w:t>FDG</w:t>
                              </w:r>
                            </w:p>
                          </w:tc>
                          <w:tc>
                            <w:tcPr>
                              <w:tcW w:w="700" w:type="dxa"/>
                              <w:textDirection w:val="btLr"/>
                            </w:tcPr>
                            <w:p w14:paraId="5DFFAA90" w14:textId="77777777" w:rsidR="00377B5B" w:rsidRPr="003677BD" w:rsidRDefault="00377B5B" w:rsidP="00406DDE">
                              <w:pPr>
                                <w:ind w:left="113" w:right="113"/>
                                <w:rPr>
                                  <w:sz w:val="12"/>
                                  <w:szCs w:val="12"/>
                                </w:rPr>
                              </w:pPr>
                              <w:r w:rsidRPr="003677BD">
                                <w:rPr>
                                  <w:b/>
                                  <w:bCs/>
                                  <w:sz w:val="12"/>
                                  <w:szCs w:val="12"/>
                                </w:rPr>
                                <w:t>AV45</w:t>
                              </w:r>
                            </w:p>
                          </w:tc>
                          <w:tc>
                            <w:tcPr>
                              <w:tcW w:w="518" w:type="dxa"/>
                              <w:textDirection w:val="btLr"/>
                            </w:tcPr>
                            <w:p w14:paraId="343F3C24"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78F30525" w14:textId="77777777" w:rsidR="00377B5B" w:rsidRPr="003677BD" w:rsidRDefault="00377B5B" w:rsidP="00406DDE">
                              <w:pPr>
                                <w:ind w:left="113" w:right="113"/>
                                <w:rPr>
                                  <w:b/>
                                  <w:bCs/>
                                  <w:sz w:val="12"/>
                                  <w:szCs w:val="12"/>
                                </w:rPr>
                              </w:pPr>
                              <w:r w:rsidRPr="003677BD">
                                <w:rPr>
                                  <w:b/>
                                  <w:bCs/>
                                  <w:sz w:val="12"/>
                                  <w:szCs w:val="12"/>
                                </w:rPr>
                                <w:t>Normalized</w:t>
                              </w:r>
                            </w:p>
                            <w:p w14:paraId="1E195501"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4CDEC4E1" w14:textId="77777777" w:rsidR="00377B5B" w:rsidRPr="003677BD" w:rsidRDefault="00377B5B" w:rsidP="00406DDE">
                              <w:pPr>
                                <w:ind w:left="113" w:right="113"/>
                                <w:rPr>
                                  <w:b/>
                                  <w:bCs/>
                                  <w:sz w:val="12"/>
                                  <w:szCs w:val="12"/>
                                </w:rPr>
                              </w:pPr>
                              <w:r w:rsidRPr="003677BD">
                                <w:rPr>
                                  <w:b/>
                                  <w:bCs/>
                                  <w:sz w:val="12"/>
                                  <w:szCs w:val="12"/>
                                </w:rPr>
                                <w:t>Normalized</w:t>
                              </w:r>
                            </w:p>
                            <w:p w14:paraId="1933CA73" w14:textId="77777777" w:rsidR="00377B5B" w:rsidRPr="003677BD" w:rsidRDefault="00377B5B" w:rsidP="00406DDE">
                              <w:pPr>
                                <w:ind w:left="113" w:right="113"/>
                                <w:rPr>
                                  <w:sz w:val="12"/>
                                  <w:szCs w:val="12"/>
                                </w:rPr>
                              </w:pPr>
                              <w:r w:rsidRPr="003677BD">
                                <w:rPr>
                                  <w:b/>
                                  <w:bCs/>
                                  <w:sz w:val="12"/>
                                  <w:szCs w:val="12"/>
                                </w:rPr>
                                <w:t>Ventricles</w:t>
                              </w:r>
                            </w:p>
                          </w:tc>
                        </w:tr>
                        <w:tr w:rsidR="00377B5B" w:rsidRPr="00990716" w14:paraId="1AD2F893" w14:textId="77777777" w:rsidTr="00DF56FF">
                          <w:trPr>
                            <w:trHeight w:val="36"/>
                          </w:trPr>
                          <w:tc>
                            <w:tcPr>
                              <w:tcW w:w="441" w:type="dxa"/>
                              <w:vAlign w:val="center"/>
                              <w:hideMark/>
                            </w:tcPr>
                            <w:p w14:paraId="25A5D4F9"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T0</w:t>
                              </w:r>
                            </w:p>
                          </w:tc>
                          <w:tc>
                            <w:tcPr>
                              <w:tcW w:w="373" w:type="dxa"/>
                              <w:vAlign w:val="center"/>
                              <w:hideMark/>
                            </w:tcPr>
                            <w:p w14:paraId="65E814D2"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25</w:t>
                              </w:r>
                            </w:p>
                          </w:tc>
                          <w:tc>
                            <w:tcPr>
                              <w:tcW w:w="398" w:type="dxa"/>
                              <w:vAlign w:val="center"/>
                              <w:hideMark/>
                            </w:tcPr>
                            <w:p w14:paraId="1373974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w:t>
                              </w:r>
                            </w:p>
                          </w:tc>
                          <w:tc>
                            <w:tcPr>
                              <w:tcW w:w="373" w:type="dxa"/>
                              <w:vAlign w:val="center"/>
                              <w:hideMark/>
                            </w:tcPr>
                            <w:p w14:paraId="547E5FB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22.33</w:t>
                              </w:r>
                            </w:p>
                          </w:tc>
                          <w:tc>
                            <w:tcPr>
                              <w:tcW w:w="373" w:type="dxa"/>
                              <w:vAlign w:val="center"/>
                              <w:hideMark/>
                            </w:tcPr>
                            <w:p w14:paraId="0F2AFE26"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6</w:t>
                              </w:r>
                            </w:p>
                          </w:tc>
                          <w:tc>
                            <w:tcPr>
                              <w:tcW w:w="524" w:type="dxa"/>
                              <w:vAlign w:val="center"/>
                              <w:hideMark/>
                            </w:tcPr>
                            <w:p w14:paraId="7F64A54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18</w:t>
                              </w:r>
                            </w:p>
                          </w:tc>
                          <w:tc>
                            <w:tcPr>
                              <w:tcW w:w="373" w:type="dxa"/>
                              <w:vAlign w:val="center"/>
                              <w:hideMark/>
                            </w:tcPr>
                            <w:p w14:paraId="5325C52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w:t>
                              </w:r>
                            </w:p>
                          </w:tc>
                          <w:tc>
                            <w:tcPr>
                              <w:tcW w:w="624" w:type="dxa"/>
                              <w:vAlign w:val="center"/>
                              <w:hideMark/>
                            </w:tcPr>
                            <w:p w14:paraId="6B0A194D"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00" w:type="dxa"/>
                              <w:vAlign w:val="center"/>
                              <w:hideMark/>
                            </w:tcPr>
                            <w:p w14:paraId="7D798386"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518" w:type="dxa"/>
                              <w:vAlign w:val="center"/>
                              <w:hideMark/>
                            </w:tcPr>
                            <w:p w14:paraId="39B7A2E4"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1139</w:t>
                              </w:r>
                            </w:p>
                          </w:tc>
                          <w:tc>
                            <w:tcPr>
                              <w:tcW w:w="775" w:type="dxa"/>
                              <w:vAlign w:val="center"/>
                              <w:hideMark/>
                            </w:tcPr>
                            <w:p w14:paraId="54F0DE5E"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0.00475</w:t>
                              </w:r>
                            </w:p>
                          </w:tc>
                          <w:tc>
                            <w:tcPr>
                              <w:tcW w:w="775" w:type="dxa"/>
                              <w:vAlign w:val="center"/>
                              <w:hideMark/>
                            </w:tcPr>
                            <w:p w14:paraId="378F9850"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0.015638</w:t>
                              </w:r>
                            </w:p>
                          </w:tc>
                        </w:tr>
                        <w:tr w:rsidR="00377B5B" w:rsidRPr="00990716" w14:paraId="3D86A0F2" w14:textId="77777777" w:rsidTr="00DF56FF">
                          <w:trPr>
                            <w:trHeight w:val="36"/>
                          </w:trPr>
                          <w:tc>
                            <w:tcPr>
                              <w:tcW w:w="441" w:type="dxa"/>
                              <w:vAlign w:val="center"/>
                              <w:hideMark/>
                            </w:tcPr>
                            <w:p w14:paraId="2A96EC2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T6</w:t>
                              </w:r>
                            </w:p>
                          </w:tc>
                          <w:tc>
                            <w:tcPr>
                              <w:tcW w:w="373" w:type="dxa"/>
                              <w:vAlign w:val="center"/>
                              <w:hideMark/>
                            </w:tcPr>
                            <w:p w14:paraId="7AED87D3"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26</w:t>
                              </w:r>
                            </w:p>
                          </w:tc>
                          <w:tc>
                            <w:tcPr>
                              <w:tcW w:w="398" w:type="dxa"/>
                              <w:vAlign w:val="center"/>
                              <w:hideMark/>
                            </w:tcPr>
                            <w:p w14:paraId="0580A1B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0.5</w:t>
                              </w:r>
                            </w:p>
                          </w:tc>
                          <w:tc>
                            <w:tcPr>
                              <w:tcW w:w="373" w:type="dxa"/>
                              <w:vAlign w:val="center"/>
                              <w:hideMark/>
                            </w:tcPr>
                            <w:p w14:paraId="32C7B67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26</w:t>
                              </w:r>
                            </w:p>
                          </w:tc>
                          <w:tc>
                            <w:tcPr>
                              <w:tcW w:w="373" w:type="dxa"/>
                              <w:vAlign w:val="center"/>
                              <w:hideMark/>
                            </w:tcPr>
                            <w:p w14:paraId="32B0427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w:t>
                              </w:r>
                            </w:p>
                          </w:tc>
                          <w:tc>
                            <w:tcPr>
                              <w:tcW w:w="524" w:type="dxa"/>
                              <w:vAlign w:val="center"/>
                              <w:hideMark/>
                            </w:tcPr>
                            <w:p w14:paraId="2EF3528F"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20</w:t>
                              </w:r>
                            </w:p>
                          </w:tc>
                          <w:tc>
                            <w:tcPr>
                              <w:tcW w:w="373" w:type="dxa"/>
                              <w:vAlign w:val="center"/>
                              <w:hideMark/>
                            </w:tcPr>
                            <w:p w14:paraId="47B304AD"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w:t>
                              </w:r>
                            </w:p>
                          </w:tc>
                          <w:tc>
                            <w:tcPr>
                              <w:tcW w:w="624" w:type="dxa"/>
                              <w:vAlign w:val="center"/>
                              <w:hideMark/>
                            </w:tcPr>
                            <w:p w14:paraId="39C73AB0"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00" w:type="dxa"/>
                              <w:vAlign w:val="center"/>
                              <w:hideMark/>
                            </w:tcPr>
                            <w:p w14:paraId="2B23439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518" w:type="dxa"/>
                              <w:vAlign w:val="center"/>
                              <w:hideMark/>
                            </w:tcPr>
                            <w:p w14:paraId="02E5911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75" w:type="dxa"/>
                              <w:vAlign w:val="center"/>
                              <w:hideMark/>
                            </w:tcPr>
                            <w:p w14:paraId="3BFAE10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0.004654</w:t>
                              </w:r>
                            </w:p>
                          </w:tc>
                          <w:tc>
                            <w:tcPr>
                              <w:tcW w:w="775" w:type="dxa"/>
                              <w:vAlign w:val="center"/>
                              <w:hideMark/>
                            </w:tcPr>
                            <w:p w14:paraId="22980864"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0.015969</w:t>
                              </w:r>
                            </w:p>
                          </w:tc>
                        </w:tr>
                        <w:tr w:rsidR="00377B5B" w:rsidRPr="00990716" w14:paraId="632CD216" w14:textId="77777777" w:rsidTr="00DF56FF">
                          <w:trPr>
                            <w:trHeight w:val="36"/>
                          </w:trPr>
                          <w:tc>
                            <w:tcPr>
                              <w:tcW w:w="441" w:type="dxa"/>
                              <w:vAlign w:val="center"/>
                              <w:hideMark/>
                            </w:tcPr>
                            <w:p w14:paraId="70D93BB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T12</w:t>
                              </w:r>
                            </w:p>
                          </w:tc>
                          <w:tc>
                            <w:tcPr>
                              <w:tcW w:w="373" w:type="dxa"/>
                              <w:vAlign w:val="center"/>
                              <w:hideMark/>
                            </w:tcPr>
                            <w:p w14:paraId="58D54A47"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25</w:t>
                              </w:r>
                            </w:p>
                          </w:tc>
                          <w:tc>
                            <w:tcPr>
                              <w:tcW w:w="398" w:type="dxa"/>
                              <w:vAlign w:val="center"/>
                              <w:hideMark/>
                            </w:tcPr>
                            <w:p w14:paraId="098F5B71"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1.5</w:t>
                              </w:r>
                            </w:p>
                          </w:tc>
                          <w:tc>
                            <w:tcPr>
                              <w:tcW w:w="373" w:type="dxa"/>
                              <w:vAlign w:val="center"/>
                              <w:hideMark/>
                            </w:tcPr>
                            <w:p w14:paraId="5BB3A2C4"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25.67</w:t>
                              </w:r>
                            </w:p>
                          </w:tc>
                          <w:tc>
                            <w:tcPr>
                              <w:tcW w:w="373" w:type="dxa"/>
                              <w:vAlign w:val="center"/>
                              <w:hideMark/>
                            </w:tcPr>
                            <w:p w14:paraId="15781332"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4</w:t>
                              </w:r>
                            </w:p>
                          </w:tc>
                          <w:tc>
                            <w:tcPr>
                              <w:tcW w:w="524" w:type="dxa"/>
                              <w:vAlign w:val="center"/>
                              <w:hideMark/>
                            </w:tcPr>
                            <w:p w14:paraId="3A851E69"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20</w:t>
                              </w:r>
                            </w:p>
                          </w:tc>
                          <w:tc>
                            <w:tcPr>
                              <w:tcW w:w="373" w:type="dxa"/>
                              <w:vAlign w:val="center"/>
                              <w:hideMark/>
                            </w:tcPr>
                            <w:p w14:paraId="1FEC734B"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w:t>
                              </w:r>
                            </w:p>
                          </w:tc>
                          <w:tc>
                            <w:tcPr>
                              <w:tcW w:w="624" w:type="dxa"/>
                              <w:vAlign w:val="center"/>
                              <w:hideMark/>
                            </w:tcPr>
                            <w:p w14:paraId="4D0FD33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00" w:type="dxa"/>
                              <w:vAlign w:val="center"/>
                              <w:hideMark/>
                            </w:tcPr>
                            <w:p w14:paraId="7326F66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518" w:type="dxa"/>
                              <w:vAlign w:val="center"/>
                              <w:hideMark/>
                            </w:tcPr>
                            <w:p w14:paraId="38C83000"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75" w:type="dxa"/>
                              <w:vAlign w:val="center"/>
                              <w:hideMark/>
                            </w:tcPr>
                            <w:p w14:paraId="72E654A0"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0.004806</w:t>
                              </w:r>
                            </w:p>
                          </w:tc>
                          <w:tc>
                            <w:tcPr>
                              <w:tcW w:w="775" w:type="dxa"/>
                              <w:vAlign w:val="center"/>
                              <w:hideMark/>
                            </w:tcPr>
                            <w:p w14:paraId="09497C2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0.016828</w:t>
                              </w:r>
                            </w:p>
                          </w:tc>
                        </w:tr>
                        <w:tr w:rsidR="00377B5B" w:rsidRPr="00990716" w14:paraId="598EB336" w14:textId="77777777" w:rsidTr="00DF56FF">
                          <w:trPr>
                            <w:trHeight w:val="36"/>
                          </w:trPr>
                          <w:tc>
                            <w:tcPr>
                              <w:tcW w:w="441" w:type="dxa"/>
                              <w:vAlign w:val="center"/>
                              <w:hideMark/>
                            </w:tcPr>
                            <w:p w14:paraId="498481BD"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T24</w:t>
                              </w:r>
                            </w:p>
                          </w:tc>
                          <w:tc>
                            <w:tcPr>
                              <w:tcW w:w="373" w:type="dxa"/>
                              <w:vAlign w:val="center"/>
                              <w:hideMark/>
                            </w:tcPr>
                            <w:p w14:paraId="7B721123"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26</w:t>
                              </w:r>
                            </w:p>
                          </w:tc>
                          <w:tc>
                            <w:tcPr>
                              <w:tcW w:w="398" w:type="dxa"/>
                              <w:vAlign w:val="center"/>
                              <w:hideMark/>
                            </w:tcPr>
                            <w:p w14:paraId="620877FB"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1.5</w:t>
                              </w:r>
                            </w:p>
                          </w:tc>
                          <w:tc>
                            <w:tcPr>
                              <w:tcW w:w="373" w:type="dxa"/>
                              <w:vAlign w:val="center"/>
                              <w:hideMark/>
                            </w:tcPr>
                            <w:p w14:paraId="79EFB338"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26.67</w:t>
                              </w:r>
                            </w:p>
                          </w:tc>
                          <w:tc>
                            <w:tcPr>
                              <w:tcW w:w="373" w:type="dxa"/>
                              <w:vAlign w:val="center"/>
                              <w:hideMark/>
                            </w:tcPr>
                            <w:p w14:paraId="7BBB5FC7"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4</w:t>
                              </w:r>
                            </w:p>
                          </w:tc>
                          <w:tc>
                            <w:tcPr>
                              <w:tcW w:w="524" w:type="dxa"/>
                              <w:vAlign w:val="center"/>
                              <w:hideMark/>
                            </w:tcPr>
                            <w:p w14:paraId="5E565FF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15</w:t>
                              </w:r>
                            </w:p>
                          </w:tc>
                          <w:tc>
                            <w:tcPr>
                              <w:tcW w:w="373" w:type="dxa"/>
                              <w:vAlign w:val="center"/>
                              <w:hideMark/>
                            </w:tcPr>
                            <w:p w14:paraId="32AD28C7"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w:t>
                              </w:r>
                            </w:p>
                          </w:tc>
                          <w:tc>
                            <w:tcPr>
                              <w:tcW w:w="624" w:type="dxa"/>
                              <w:vAlign w:val="center"/>
                              <w:hideMark/>
                            </w:tcPr>
                            <w:p w14:paraId="38023927"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00" w:type="dxa"/>
                              <w:vAlign w:val="center"/>
                              <w:hideMark/>
                            </w:tcPr>
                            <w:p w14:paraId="4857655C"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518" w:type="dxa"/>
                              <w:vAlign w:val="center"/>
                              <w:hideMark/>
                            </w:tcPr>
                            <w:p w14:paraId="5BD84C3E"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w:t>
                              </w:r>
                            </w:p>
                          </w:tc>
                          <w:tc>
                            <w:tcPr>
                              <w:tcW w:w="775" w:type="dxa"/>
                              <w:vAlign w:val="center"/>
                              <w:hideMark/>
                            </w:tcPr>
                            <w:p w14:paraId="13F1CDDA"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0.004499</w:t>
                              </w:r>
                            </w:p>
                          </w:tc>
                          <w:tc>
                            <w:tcPr>
                              <w:tcW w:w="775" w:type="dxa"/>
                              <w:vAlign w:val="center"/>
                              <w:hideMark/>
                            </w:tcPr>
                            <w:p w14:paraId="3E72EA2E" w14:textId="77777777" w:rsidR="00377B5B" w:rsidRPr="00523F8E" w:rsidRDefault="00377B5B" w:rsidP="00DF56FF">
                              <w:pPr>
                                <w:jc w:val="right"/>
                                <w:rPr>
                                  <w:rFonts w:ascii="Segoe UI" w:hAnsi="Segoe UI" w:cs="Segoe UI"/>
                                  <w:color w:val="000000"/>
                                  <w:sz w:val="14"/>
                                  <w:szCs w:val="14"/>
                                </w:rPr>
                              </w:pPr>
                              <w:r w:rsidRPr="00DF56FF">
                                <w:rPr>
                                  <w:rFonts w:ascii="Segoe UI" w:hAnsi="Segoe UI" w:cs="Segoe UI"/>
                                  <w:color w:val="000000"/>
                                  <w:sz w:val="14"/>
                                  <w:szCs w:val="14"/>
                                </w:rPr>
                                <w:t>0.017836</w:t>
                              </w:r>
                            </w:p>
                          </w:tc>
                        </w:tr>
                      </w:tbl>
                      <w:p w14:paraId="527E09EA" w14:textId="77777777" w:rsidR="00377B5B" w:rsidRDefault="00377B5B" w:rsidP="00377B5B"/>
                    </w:txbxContent>
                  </v:textbox>
                </v:shape>
              </v:group>
            </w:pict>
          </mc:Fallback>
        </mc:AlternateContent>
      </w:r>
    </w:p>
    <w:p w14:paraId="78B79666" w14:textId="77777777" w:rsidR="00377B5B" w:rsidRDefault="00377B5B" w:rsidP="00377B5B">
      <w:pPr>
        <w:rPr>
          <w:b/>
          <w:bCs/>
          <w:sz w:val="20"/>
          <w:szCs w:val="20"/>
        </w:rPr>
      </w:pPr>
    </w:p>
    <w:p w14:paraId="6D552E5F" w14:textId="77777777" w:rsidR="00111CFA" w:rsidRPr="00111CFA" w:rsidRDefault="00111CFA" w:rsidP="00A733D2">
      <w:pPr>
        <w:jc w:val="both"/>
        <w:rPr>
          <w:b/>
          <w:bCs/>
          <w:color w:val="7030A0"/>
          <w:sz w:val="20"/>
          <w:szCs w:val="20"/>
        </w:rPr>
      </w:pPr>
      <w:r w:rsidRPr="00111CFA">
        <w:rPr>
          <w:b/>
          <w:bCs/>
          <w:color w:val="7030A0"/>
          <w:sz w:val="20"/>
          <w:szCs w:val="20"/>
        </w:rPr>
        <w:t>Comparative Evaluation with ML4VISAD</w:t>
      </w:r>
    </w:p>
    <w:p w14:paraId="233F976A" w14:textId="77777777" w:rsidR="007C2236" w:rsidRDefault="007C2236" w:rsidP="00A733D2">
      <w:pPr>
        <w:jc w:val="both"/>
        <w:rPr>
          <w:color w:val="7030A0"/>
          <w:sz w:val="20"/>
          <w:szCs w:val="20"/>
        </w:rPr>
      </w:pPr>
    </w:p>
    <w:p w14:paraId="3683FC03" w14:textId="15E3C196" w:rsidR="00111CFA" w:rsidRDefault="00973FD9" w:rsidP="00A733D2">
      <w:pPr>
        <w:jc w:val="both"/>
        <w:rPr>
          <w:color w:val="7030A0"/>
          <w:sz w:val="20"/>
          <w:szCs w:val="20"/>
        </w:rPr>
      </w:pPr>
      <w:r w:rsidRPr="00A733D2">
        <w:rPr>
          <w:color w:val="7030A0"/>
          <w:sz w:val="20"/>
          <w:szCs w:val="20"/>
        </w:rPr>
        <w:lastRenderedPageBreak/>
        <w:t xml:space="preserve">To </w:t>
      </w:r>
      <w:r w:rsidR="00A733D2" w:rsidRPr="00A733D2">
        <w:rPr>
          <w:color w:val="7030A0"/>
          <w:sz w:val="20"/>
          <w:szCs w:val="20"/>
        </w:rPr>
        <w:t xml:space="preserve">contextualize our findings with a previous methodological framework, we conducted a direct comparison with the ML4VISAD model </w:t>
      </w:r>
      <w:r w:rsidR="00111CFA">
        <w:rPr>
          <w:color w:val="7030A0"/>
          <w:sz w:val="20"/>
          <w:szCs w:val="20"/>
        </w:rPr>
        <w:t xml:space="preserve">from our earlier work </w:t>
      </w:r>
      <w:r w:rsidR="00111CFA" w:rsidRPr="00111CFA">
        <w:rPr>
          <w:color w:val="7030A0"/>
          <w:sz w:val="20"/>
          <w:szCs w:val="20"/>
          <w:highlight w:val="yellow"/>
        </w:rPr>
        <w:t>[Eslami et al., 202</w:t>
      </w:r>
      <w:r w:rsidR="00633CEC">
        <w:rPr>
          <w:color w:val="7030A0"/>
          <w:sz w:val="20"/>
          <w:szCs w:val="20"/>
          <w:highlight w:val="yellow"/>
        </w:rPr>
        <w:t>3</w:t>
      </w:r>
      <w:r w:rsidR="00C4003F">
        <w:rPr>
          <w:color w:val="7030A0"/>
          <w:sz w:val="20"/>
          <w:szCs w:val="20"/>
          <w:highlight w:val="yellow"/>
        </w:rPr>
        <w:t xml:space="preserve">; </w:t>
      </w:r>
      <w:proofErr w:type="spellStart"/>
      <w:r w:rsidR="00C4003F">
        <w:rPr>
          <w:color w:val="7030A0"/>
          <w:sz w:val="20"/>
          <w:szCs w:val="20"/>
          <w:highlight w:val="yellow"/>
        </w:rPr>
        <w:t>Adjouadi</w:t>
      </w:r>
      <w:proofErr w:type="spellEnd"/>
      <w:r w:rsidR="00C4003F">
        <w:rPr>
          <w:color w:val="7030A0"/>
          <w:sz w:val="20"/>
          <w:szCs w:val="20"/>
          <w:highlight w:val="yellow"/>
        </w:rPr>
        <w:t xml:space="preserve"> et al., 20</w:t>
      </w:r>
      <w:r w:rsidR="00434A26">
        <w:rPr>
          <w:color w:val="7030A0"/>
          <w:sz w:val="20"/>
          <w:szCs w:val="20"/>
          <w:highlight w:val="yellow"/>
        </w:rPr>
        <w:t>24</w:t>
      </w:r>
      <w:r w:rsidR="00111CFA" w:rsidRPr="00111CFA">
        <w:rPr>
          <w:color w:val="7030A0"/>
          <w:sz w:val="20"/>
          <w:szCs w:val="20"/>
          <w:highlight w:val="yellow"/>
        </w:rPr>
        <w:t>]</w:t>
      </w:r>
      <w:r w:rsidR="00111CFA">
        <w:rPr>
          <w:color w:val="7030A0"/>
          <w:sz w:val="20"/>
          <w:szCs w:val="20"/>
        </w:rPr>
        <w:t xml:space="preserve"> </w:t>
      </w:r>
      <w:r w:rsidR="00A733D2" w:rsidRPr="00A733D2">
        <w:rPr>
          <w:color w:val="7030A0"/>
          <w:sz w:val="20"/>
          <w:szCs w:val="20"/>
        </w:rPr>
        <w:t xml:space="preserve">to evaluate the prediction </w:t>
      </w:r>
      <w:r w:rsidR="00111CFA">
        <w:rPr>
          <w:color w:val="7030A0"/>
          <w:sz w:val="20"/>
          <w:szCs w:val="20"/>
        </w:rPr>
        <w:t xml:space="preserve">accuracy </w:t>
      </w:r>
      <w:r w:rsidR="00A733D2" w:rsidRPr="00A733D2">
        <w:rPr>
          <w:color w:val="7030A0"/>
          <w:sz w:val="20"/>
          <w:szCs w:val="20"/>
        </w:rPr>
        <w:t xml:space="preserve">differences. Figure 14 includes the predicted grid generated by our ADPG Classifier, a 23 × 23 color-coded ML4VISAD image representing disease progression, </w:t>
      </w:r>
      <w:r w:rsidR="00A733D2" w:rsidRPr="007C2236">
        <w:rPr>
          <w:color w:val="7030A0"/>
          <w:sz w:val="20"/>
          <w:szCs w:val="20"/>
          <w:highlight w:val="yellow"/>
        </w:rPr>
        <w:t>and associated SUVR scores</w:t>
      </w:r>
      <w:r w:rsidR="00A733D2" w:rsidRPr="00A733D2">
        <w:rPr>
          <w:color w:val="7030A0"/>
          <w:sz w:val="20"/>
          <w:szCs w:val="20"/>
        </w:rPr>
        <w:t xml:space="preserve">. </w:t>
      </w:r>
    </w:p>
    <w:p w14:paraId="3213F78F" w14:textId="18FB7559" w:rsidR="00111CFA" w:rsidRDefault="00A733D2" w:rsidP="00111CFA">
      <w:pPr>
        <w:pStyle w:val="ListParagraph"/>
        <w:numPr>
          <w:ilvl w:val="0"/>
          <w:numId w:val="18"/>
        </w:numPr>
        <w:ind w:left="540"/>
        <w:jc w:val="both"/>
        <w:rPr>
          <w:color w:val="7030A0"/>
          <w:sz w:val="20"/>
          <w:szCs w:val="20"/>
        </w:rPr>
      </w:pPr>
      <w:r w:rsidRPr="00111CFA">
        <w:rPr>
          <w:color w:val="7030A0"/>
          <w:sz w:val="20"/>
          <w:szCs w:val="20"/>
        </w:rPr>
        <w:t xml:space="preserve">Figure 14a-b </w:t>
      </w:r>
      <w:proofErr w:type="gramStart"/>
      <w:r w:rsidR="00111CFA">
        <w:rPr>
          <w:color w:val="7030A0"/>
          <w:sz w:val="20"/>
          <w:szCs w:val="20"/>
        </w:rPr>
        <w:t>show</w:t>
      </w:r>
      <w:proofErr w:type="gramEnd"/>
      <w:r w:rsidR="00111CFA">
        <w:rPr>
          <w:color w:val="7030A0"/>
          <w:sz w:val="20"/>
          <w:szCs w:val="20"/>
        </w:rPr>
        <w:t xml:space="preserve"> t</w:t>
      </w:r>
      <w:r w:rsidR="00111CFA" w:rsidRPr="00111CFA">
        <w:rPr>
          <w:color w:val="7030A0"/>
          <w:sz w:val="20"/>
          <w:szCs w:val="20"/>
        </w:rPr>
        <w:t xml:space="preserve">wo MCI subjects </w:t>
      </w:r>
      <w:r w:rsidRPr="00111CFA">
        <w:rPr>
          <w:color w:val="7030A0"/>
          <w:sz w:val="20"/>
          <w:szCs w:val="20"/>
        </w:rPr>
        <w:t xml:space="preserve">who transitioned to AD at T24. The ML4VISAD model correctly identified the transition in Figure 14a but misclassified the subject in Figure 14b as stable MCI. In contrast, our model was consistent in detecting transitioning patterns with increasing probability for AD and assigned AD probabilities of </w:t>
      </w:r>
      <w:r w:rsidRPr="00FE4796">
        <w:rPr>
          <w:color w:val="7030A0"/>
          <w:sz w:val="20"/>
          <w:szCs w:val="20"/>
          <w:highlight w:val="green"/>
        </w:rPr>
        <w:t>5</w:t>
      </w:r>
      <w:r w:rsidR="00FE4796" w:rsidRPr="00FE4796">
        <w:rPr>
          <w:color w:val="7030A0"/>
          <w:sz w:val="20"/>
          <w:szCs w:val="20"/>
          <w:highlight w:val="green"/>
        </w:rPr>
        <w:t>3</w:t>
      </w:r>
      <w:r w:rsidRPr="00FE4796">
        <w:rPr>
          <w:color w:val="7030A0"/>
          <w:sz w:val="20"/>
          <w:szCs w:val="20"/>
          <w:highlight w:val="green"/>
        </w:rPr>
        <w:t xml:space="preserve">% and </w:t>
      </w:r>
      <w:r w:rsidR="00FE4796" w:rsidRPr="00FE4796">
        <w:rPr>
          <w:color w:val="7030A0"/>
          <w:sz w:val="20"/>
          <w:szCs w:val="20"/>
          <w:highlight w:val="green"/>
        </w:rPr>
        <w:t>59</w:t>
      </w:r>
      <w:r w:rsidRPr="00FE4796">
        <w:rPr>
          <w:color w:val="7030A0"/>
          <w:sz w:val="20"/>
          <w:szCs w:val="20"/>
          <w:highlight w:val="green"/>
        </w:rPr>
        <w:t>%</w:t>
      </w:r>
      <w:r w:rsidRPr="00111CFA">
        <w:rPr>
          <w:color w:val="7030A0"/>
          <w:sz w:val="20"/>
          <w:szCs w:val="20"/>
        </w:rPr>
        <w:t xml:space="preserve"> respectively, at T24. </w:t>
      </w:r>
    </w:p>
    <w:p w14:paraId="79036E73" w14:textId="1498AEB5" w:rsidR="00D361A3" w:rsidRDefault="00A733D2" w:rsidP="00111CFA">
      <w:pPr>
        <w:pStyle w:val="ListParagraph"/>
        <w:numPr>
          <w:ilvl w:val="0"/>
          <w:numId w:val="18"/>
        </w:numPr>
        <w:ind w:left="540"/>
        <w:jc w:val="both"/>
        <w:rPr>
          <w:color w:val="7030A0"/>
          <w:sz w:val="20"/>
          <w:szCs w:val="20"/>
        </w:rPr>
      </w:pPr>
      <w:r w:rsidRPr="00111CFA">
        <w:rPr>
          <w:color w:val="7030A0"/>
          <w:sz w:val="20"/>
          <w:szCs w:val="20"/>
        </w:rPr>
        <w:t xml:space="preserve">Figure 14c </w:t>
      </w:r>
      <w:r w:rsidR="00111CFA">
        <w:rPr>
          <w:color w:val="7030A0"/>
          <w:sz w:val="20"/>
          <w:szCs w:val="20"/>
        </w:rPr>
        <w:t>shows</w:t>
      </w:r>
      <w:r w:rsidRPr="00111CFA">
        <w:rPr>
          <w:color w:val="7030A0"/>
          <w:sz w:val="20"/>
          <w:szCs w:val="20"/>
        </w:rPr>
        <w:t xml:space="preserve"> a CN subject who transitioned to MCI at T24. The ML4VISAD output had predominantly green pixels associated with CN, along with scattered blue patches for MCI, and lacked a coherent indicator for the conversion pattern. On the other hand, our model predicted the subject with a higher CN probability but also detected gradually emerging MCI traits, reflected in the MCI probability increasing from </w:t>
      </w:r>
      <w:r w:rsidR="000D3136" w:rsidRPr="000D3136">
        <w:rPr>
          <w:color w:val="7030A0"/>
          <w:sz w:val="20"/>
          <w:szCs w:val="20"/>
          <w:highlight w:val="green"/>
        </w:rPr>
        <w:t>21</w:t>
      </w:r>
      <w:r w:rsidRPr="000D3136">
        <w:rPr>
          <w:color w:val="7030A0"/>
          <w:sz w:val="20"/>
          <w:szCs w:val="20"/>
          <w:highlight w:val="green"/>
        </w:rPr>
        <w:t xml:space="preserve">% at T0 to </w:t>
      </w:r>
      <w:r w:rsidR="000D3136" w:rsidRPr="000D3136">
        <w:rPr>
          <w:color w:val="7030A0"/>
          <w:sz w:val="20"/>
          <w:szCs w:val="20"/>
          <w:highlight w:val="green"/>
        </w:rPr>
        <w:t>30</w:t>
      </w:r>
      <w:r w:rsidRPr="000D3136">
        <w:rPr>
          <w:color w:val="7030A0"/>
          <w:sz w:val="20"/>
          <w:szCs w:val="20"/>
          <w:highlight w:val="green"/>
        </w:rPr>
        <w:t>%</w:t>
      </w:r>
      <w:r w:rsidRPr="00111CFA">
        <w:rPr>
          <w:color w:val="7030A0"/>
          <w:sz w:val="20"/>
          <w:szCs w:val="20"/>
        </w:rPr>
        <w:t xml:space="preserve"> at T24. </w:t>
      </w:r>
    </w:p>
    <w:p w14:paraId="2B2B530D" w14:textId="42FD38E1" w:rsidR="00D361A3" w:rsidRDefault="00A733D2" w:rsidP="00111CFA">
      <w:pPr>
        <w:pStyle w:val="ListParagraph"/>
        <w:numPr>
          <w:ilvl w:val="0"/>
          <w:numId w:val="18"/>
        </w:numPr>
        <w:ind w:left="540"/>
        <w:jc w:val="both"/>
        <w:rPr>
          <w:color w:val="7030A0"/>
          <w:sz w:val="20"/>
          <w:szCs w:val="20"/>
        </w:rPr>
      </w:pPr>
      <w:r w:rsidRPr="00111CFA">
        <w:rPr>
          <w:color w:val="7030A0"/>
          <w:sz w:val="20"/>
          <w:szCs w:val="20"/>
        </w:rPr>
        <w:t>Figure 14d demonstrates a case of stable MCI for a two-year period that converted to AD at T36 (three years post-baseline). While both models captured the conver</w:t>
      </w:r>
      <w:r w:rsidR="00D361A3">
        <w:rPr>
          <w:color w:val="7030A0"/>
          <w:sz w:val="20"/>
          <w:szCs w:val="20"/>
        </w:rPr>
        <w:t>sion</w:t>
      </w:r>
      <w:r w:rsidRPr="00111CFA">
        <w:rPr>
          <w:color w:val="7030A0"/>
          <w:sz w:val="20"/>
          <w:szCs w:val="20"/>
        </w:rPr>
        <w:t xml:space="preserve"> patterns early on, the ML4VISAD model predicted the transition to AD occurring at T24. In contrast, our grid classifier output displayed a progressively increasing AD probability from </w:t>
      </w:r>
      <w:r w:rsidR="005613CA" w:rsidRPr="005613CA">
        <w:rPr>
          <w:color w:val="7030A0"/>
          <w:sz w:val="20"/>
          <w:szCs w:val="20"/>
          <w:highlight w:val="green"/>
        </w:rPr>
        <w:t>9</w:t>
      </w:r>
      <w:r w:rsidRPr="005613CA">
        <w:rPr>
          <w:color w:val="7030A0"/>
          <w:sz w:val="20"/>
          <w:szCs w:val="20"/>
          <w:highlight w:val="green"/>
        </w:rPr>
        <w:t>% at T0 to 7</w:t>
      </w:r>
      <w:r w:rsidR="005613CA" w:rsidRPr="005613CA">
        <w:rPr>
          <w:color w:val="7030A0"/>
          <w:sz w:val="20"/>
          <w:szCs w:val="20"/>
          <w:highlight w:val="green"/>
        </w:rPr>
        <w:t>2</w:t>
      </w:r>
      <w:r w:rsidRPr="005613CA">
        <w:rPr>
          <w:color w:val="7030A0"/>
          <w:sz w:val="20"/>
          <w:szCs w:val="20"/>
          <w:highlight w:val="green"/>
        </w:rPr>
        <w:t>%</w:t>
      </w:r>
      <w:r w:rsidRPr="00111CFA">
        <w:rPr>
          <w:color w:val="7030A0"/>
          <w:sz w:val="20"/>
          <w:szCs w:val="20"/>
        </w:rPr>
        <w:t xml:space="preserve"> at T24, accompanied by an improving confidence score across temporal groups. </w:t>
      </w:r>
    </w:p>
    <w:p w14:paraId="210B61D4" w14:textId="4CBAC628" w:rsidR="00973FD9" w:rsidRPr="00111CFA" w:rsidRDefault="00A733D2" w:rsidP="00111CFA">
      <w:pPr>
        <w:pStyle w:val="ListParagraph"/>
        <w:numPr>
          <w:ilvl w:val="0"/>
          <w:numId w:val="18"/>
        </w:numPr>
        <w:ind w:left="540"/>
        <w:jc w:val="both"/>
        <w:rPr>
          <w:color w:val="7030A0"/>
          <w:sz w:val="20"/>
          <w:szCs w:val="20"/>
        </w:rPr>
      </w:pPr>
      <w:r w:rsidRPr="00111CFA">
        <w:rPr>
          <w:color w:val="7030A0"/>
          <w:sz w:val="20"/>
          <w:szCs w:val="20"/>
        </w:rPr>
        <w:t xml:space="preserve">Figure </w:t>
      </w:r>
      <w:proofErr w:type="gramStart"/>
      <w:r w:rsidRPr="00111CFA">
        <w:rPr>
          <w:color w:val="7030A0"/>
          <w:sz w:val="20"/>
          <w:szCs w:val="20"/>
        </w:rPr>
        <w:t>14e</w:t>
      </w:r>
      <w:proofErr w:type="gramEnd"/>
      <w:r w:rsidRPr="00111CFA">
        <w:rPr>
          <w:color w:val="7030A0"/>
          <w:sz w:val="20"/>
          <w:szCs w:val="20"/>
        </w:rPr>
        <w:t xml:space="preserve"> presents a reversible case where the subject transitioned back to CN from the MCI stage. The ML4VISAD model incorrectly predicted it as stable CN throughout the sequence. On the contrary, our model reflected the reversal trend to some extent by showing a declining MCI probability and ultimately ending with </w:t>
      </w:r>
      <w:r w:rsidR="005613CA" w:rsidRPr="000F5CE2">
        <w:rPr>
          <w:color w:val="7030A0"/>
          <w:sz w:val="20"/>
          <w:szCs w:val="20"/>
          <w:highlight w:val="green"/>
        </w:rPr>
        <w:t>36</w:t>
      </w:r>
      <w:r w:rsidRPr="000F5CE2">
        <w:rPr>
          <w:color w:val="7030A0"/>
          <w:sz w:val="20"/>
          <w:szCs w:val="20"/>
          <w:highlight w:val="green"/>
        </w:rPr>
        <w:t xml:space="preserve">% for CN and </w:t>
      </w:r>
      <w:r w:rsidR="005613CA" w:rsidRPr="000F5CE2">
        <w:rPr>
          <w:color w:val="7030A0"/>
          <w:sz w:val="20"/>
          <w:szCs w:val="20"/>
          <w:highlight w:val="green"/>
        </w:rPr>
        <w:t>6</w:t>
      </w:r>
      <w:r w:rsidRPr="000F5CE2">
        <w:rPr>
          <w:color w:val="7030A0"/>
          <w:sz w:val="20"/>
          <w:szCs w:val="20"/>
          <w:highlight w:val="green"/>
        </w:rPr>
        <w:t>0%</w:t>
      </w:r>
      <w:r w:rsidRPr="00111CFA">
        <w:rPr>
          <w:color w:val="7030A0"/>
          <w:sz w:val="20"/>
          <w:szCs w:val="20"/>
        </w:rPr>
        <w:t xml:space="preserve"> for MCI at T24</w:t>
      </w:r>
      <w:r w:rsidR="00973FD9" w:rsidRPr="00111CFA">
        <w:rPr>
          <w:color w:val="7030A0"/>
          <w:sz w:val="20"/>
          <w:szCs w:val="20"/>
        </w:rPr>
        <w:t>.</w:t>
      </w:r>
    </w:p>
    <w:p w14:paraId="2CAFE1D7" w14:textId="1C80654E" w:rsidR="00377B5B" w:rsidRDefault="00A46690" w:rsidP="00377B5B">
      <w:pPr>
        <w:rPr>
          <w:sz w:val="20"/>
          <w:szCs w:val="20"/>
        </w:rPr>
      </w:pPr>
      <w:r>
        <w:rPr>
          <w:noProof/>
          <w:sz w:val="20"/>
          <w:szCs w:val="20"/>
        </w:rPr>
        <mc:AlternateContent>
          <mc:Choice Requires="wpg">
            <w:drawing>
              <wp:anchor distT="0" distB="0" distL="114300" distR="114300" simplePos="0" relativeHeight="251912192" behindDoc="0" locked="0" layoutInCell="1" allowOverlap="1" wp14:anchorId="41114489" wp14:editId="5A752DA6">
                <wp:simplePos x="0" y="0"/>
                <wp:positionH relativeFrom="column">
                  <wp:posOffset>0</wp:posOffset>
                </wp:positionH>
                <wp:positionV relativeFrom="paragraph">
                  <wp:posOffset>90126</wp:posOffset>
                </wp:positionV>
                <wp:extent cx="6438265" cy="2110105"/>
                <wp:effectExtent l="0" t="0" r="19685" b="23495"/>
                <wp:wrapNone/>
                <wp:docPr id="615164332" name="Group 63"/>
                <wp:cNvGraphicFramePr/>
                <a:graphic xmlns:a="http://schemas.openxmlformats.org/drawingml/2006/main">
                  <a:graphicData uri="http://schemas.microsoft.com/office/word/2010/wordprocessingGroup">
                    <wpg:wgp>
                      <wpg:cNvGrpSpPr/>
                      <wpg:grpSpPr>
                        <a:xfrm>
                          <a:off x="0" y="0"/>
                          <a:ext cx="6438265" cy="2110105"/>
                          <a:chOff x="0" y="0"/>
                          <a:chExt cx="6438265" cy="2110487"/>
                        </a:xfrm>
                      </wpg:grpSpPr>
                      <wpg:grpSp>
                        <wpg:cNvPr id="606812748" name="Group 71"/>
                        <wpg:cNvGrpSpPr/>
                        <wpg:grpSpPr>
                          <a:xfrm>
                            <a:off x="0" y="0"/>
                            <a:ext cx="6438265" cy="2110487"/>
                            <a:chOff x="0" y="0"/>
                            <a:chExt cx="5873750" cy="1292860"/>
                          </a:xfrm>
                        </wpg:grpSpPr>
                        <wps:wsp>
                          <wps:cNvPr id="746858094" name="Text Box 67"/>
                          <wps:cNvSpPr txBox="1"/>
                          <wps:spPr>
                            <a:xfrm>
                              <a:off x="0" y="0"/>
                              <a:ext cx="5873750" cy="1292860"/>
                            </a:xfrm>
                            <a:prstGeom prst="rect">
                              <a:avLst/>
                            </a:prstGeom>
                            <a:solidFill>
                              <a:schemeClr val="lt1"/>
                            </a:solidFill>
                            <a:ln w="6350">
                              <a:solidFill>
                                <a:prstClr val="black"/>
                              </a:solidFill>
                            </a:ln>
                          </wps:spPr>
                          <wps:txbx>
                            <w:txbxContent>
                              <w:p w14:paraId="484F340B" w14:textId="31BB6D2B" w:rsidR="00377B5B" w:rsidRDefault="0057521E" w:rsidP="00377B5B">
                                <w:r>
                                  <w:rPr>
                                    <w:noProof/>
                                  </w:rPr>
                                  <w:drawing>
                                    <wp:inline distT="0" distB="0" distL="0" distR="0" wp14:anchorId="188ED9A1" wp14:editId="4CA8BE30">
                                      <wp:extent cx="2003263" cy="1159012"/>
                                      <wp:effectExtent l="19050" t="19050" r="16510" b="22225"/>
                                      <wp:docPr id="60328097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8329" cy="1167728"/>
                                              </a:xfrm>
                                              <a:prstGeom prst="rect">
                                                <a:avLst/>
                                              </a:prstGeom>
                                              <a:noFill/>
                                              <a:ln>
                                                <a:solidFill>
                                                  <a:schemeClr val="accent1"/>
                                                </a:solidFill>
                                              </a:ln>
                                            </pic:spPr>
                                          </pic:pic>
                                        </a:graphicData>
                                      </a:graphic>
                                    </wp:inline>
                                  </w:drawing>
                                </w:r>
                              </w:p>
                              <w:p w14:paraId="218C6244" w14:textId="77777777" w:rsidR="00377B5B" w:rsidRDefault="00377B5B" w:rsidP="00377B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0118592" name="Text Box 65"/>
                          <wps:cNvSpPr txBox="1"/>
                          <wps:spPr>
                            <a:xfrm>
                              <a:off x="2040505" y="4721"/>
                              <a:ext cx="3832615" cy="845111"/>
                            </a:xfrm>
                            <a:prstGeom prst="rect">
                              <a:avLst/>
                            </a:prstGeom>
                            <a:solidFill>
                              <a:schemeClr val="lt1"/>
                            </a:solidFill>
                            <a:ln w="6350">
                              <a:noFill/>
                            </a:ln>
                          </wps:spPr>
                          <wps:txbx>
                            <w:txbxContent>
                              <w:tbl>
                                <w:tblPr>
                                  <w:tblStyle w:val="TableGrid"/>
                                  <w:tblW w:w="6247" w:type="dxa"/>
                                  <w:tblInd w:w="-5" w:type="dxa"/>
                                  <w:tblLook w:val="04A0" w:firstRow="1" w:lastRow="0" w:firstColumn="1" w:lastColumn="0" w:noHBand="0" w:noVBand="1"/>
                                </w:tblPr>
                                <w:tblGrid>
                                  <w:gridCol w:w="441"/>
                                  <w:gridCol w:w="373"/>
                                  <w:gridCol w:w="398"/>
                                  <w:gridCol w:w="418"/>
                                  <w:gridCol w:w="373"/>
                                  <w:gridCol w:w="524"/>
                                  <w:gridCol w:w="373"/>
                                  <w:gridCol w:w="624"/>
                                  <w:gridCol w:w="624"/>
                                  <w:gridCol w:w="549"/>
                                  <w:gridCol w:w="775"/>
                                  <w:gridCol w:w="775"/>
                                </w:tblGrid>
                                <w:tr w:rsidR="00377B5B" w14:paraId="636C63DF" w14:textId="77777777" w:rsidTr="008B3388">
                                  <w:trPr>
                                    <w:cantSplit/>
                                    <w:trHeight w:val="1087"/>
                                  </w:trPr>
                                  <w:tc>
                                    <w:tcPr>
                                      <w:tcW w:w="441" w:type="dxa"/>
                                      <w:textDirection w:val="btLr"/>
                                    </w:tcPr>
                                    <w:p w14:paraId="3809CA86"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6AAB3FBC"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46B8ECF5" w14:textId="77777777" w:rsidR="00377B5B" w:rsidRPr="003677BD" w:rsidRDefault="00377B5B" w:rsidP="00406DDE">
                                      <w:pPr>
                                        <w:ind w:left="113" w:right="113"/>
                                        <w:rPr>
                                          <w:sz w:val="12"/>
                                          <w:szCs w:val="12"/>
                                        </w:rPr>
                                      </w:pPr>
                                      <w:r w:rsidRPr="003677BD">
                                        <w:rPr>
                                          <w:b/>
                                          <w:bCs/>
                                          <w:sz w:val="12"/>
                                          <w:szCs w:val="12"/>
                                        </w:rPr>
                                        <w:t>CDRSB</w:t>
                                      </w:r>
                                    </w:p>
                                  </w:tc>
                                  <w:tc>
                                    <w:tcPr>
                                      <w:tcW w:w="549" w:type="dxa"/>
                                      <w:textDirection w:val="btLr"/>
                                    </w:tcPr>
                                    <w:p w14:paraId="3F674ECB"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794688C6"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21FA1BA1" w14:textId="77777777" w:rsidR="00377B5B" w:rsidRPr="003677BD" w:rsidRDefault="00377B5B" w:rsidP="00406DDE">
                                      <w:pPr>
                                        <w:ind w:left="113" w:right="113"/>
                                        <w:rPr>
                                          <w:b/>
                                          <w:bCs/>
                                          <w:sz w:val="12"/>
                                          <w:szCs w:val="12"/>
                                        </w:rPr>
                                      </w:pPr>
                                      <w:r w:rsidRPr="003677BD">
                                        <w:rPr>
                                          <w:b/>
                                          <w:bCs/>
                                          <w:sz w:val="12"/>
                                          <w:szCs w:val="12"/>
                                        </w:rPr>
                                        <w:t>RAVLT</w:t>
                                      </w:r>
                                    </w:p>
                                    <w:p w14:paraId="1302A12B"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66EDB281" w14:textId="77777777" w:rsidR="00377B5B" w:rsidRPr="003677BD" w:rsidRDefault="00377B5B" w:rsidP="00406DDE">
                                      <w:pPr>
                                        <w:ind w:left="113" w:right="113"/>
                                        <w:rPr>
                                          <w:sz w:val="12"/>
                                          <w:szCs w:val="12"/>
                                        </w:rPr>
                                      </w:pPr>
                                      <w:r w:rsidRPr="003677BD">
                                        <w:rPr>
                                          <w:b/>
                                          <w:bCs/>
                                          <w:sz w:val="12"/>
                                          <w:szCs w:val="12"/>
                                        </w:rPr>
                                        <w:t>APOE4</w:t>
                                      </w:r>
                                    </w:p>
                                  </w:tc>
                                  <w:tc>
                                    <w:tcPr>
                                      <w:tcW w:w="548" w:type="dxa"/>
                                      <w:textDirection w:val="btLr"/>
                                    </w:tcPr>
                                    <w:p w14:paraId="47E5EE6E" w14:textId="77777777" w:rsidR="00377B5B" w:rsidRPr="003677BD" w:rsidRDefault="00377B5B" w:rsidP="00406DDE">
                                      <w:pPr>
                                        <w:ind w:left="113" w:right="113"/>
                                        <w:rPr>
                                          <w:sz w:val="12"/>
                                          <w:szCs w:val="12"/>
                                        </w:rPr>
                                      </w:pPr>
                                      <w:r w:rsidRPr="003677BD">
                                        <w:rPr>
                                          <w:b/>
                                          <w:bCs/>
                                          <w:sz w:val="12"/>
                                          <w:szCs w:val="12"/>
                                        </w:rPr>
                                        <w:t>FDG</w:t>
                                      </w:r>
                                    </w:p>
                                  </w:tc>
                                  <w:tc>
                                    <w:tcPr>
                                      <w:tcW w:w="600" w:type="dxa"/>
                                      <w:textDirection w:val="btLr"/>
                                    </w:tcPr>
                                    <w:p w14:paraId="5AF8DD8F" w14:textId="77777777" w:rsidR="00377B5B" w:rsidRPr="003677BD" w:rsidRDefault="00377B5B" w:rsidP="00406DDE">
                                      <w:pPr>
                                        <w:ind w:left="113" w:right="113"/>
                                        <w:rPr>
                                          <w:sz w:val="12"/>
                                          <w:szCs w:val="12"/>
                                        </w:rPr>
                                      </w:pPr>
                                      <w:r w:rsidRPr="003677BD">
                                        <w:rPr>
                                          <w:b/>
                                          <w:bCs/>
                                          <w:sz w:val="12"/>
                                          <w:szCs w:val="12"/>
                                        </w:rPr>
                                        <w:t>AV45</w:t>
                                      </w:r>
                                    </w:p>
                                  </w:tc>
                                  <w:tc>
                                    <w:tcPr>
                                      <w:tcW w:w="518" w:type="dxa"/>
                                      <w:textDirection w:val="btLr"/>
                                    </w:tcPr>
                                    <w:p w14:paraId="18588A7F"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17C5F1EC" w14:textId="77777777" w:rsidR="00377B5B" w:rsidRPr="003677BD" w:rsidRDefault="00377B5B" w:rsidP="00406DDE">
                                      <w:pPr>
                                        <w:ind w:left="113" w:right="113"/>
                                        <w:rPr>
                                          <w:b/>
                                          <w:bCs/>
                                          <w:sz w:val="12"/>
                                          <w:szCs w:val="12"/>
                                        </w:rPr>
                                      </w:pPr>
                                      <w:r w:rsidRPr="003677BD">
                                        <w:rPr>
                                          <w:b/>
                                          <w:bCs/>
                                          <w:sz w:val="12"/>
                                          <w:szCs w:val="12"/>
                                        </w:rPr>
                                        <w:t>Normalized</w:t>
                                      </w:r>
                                    </w:p>
                                    <w:p w14:paraId="1FDE9EA9"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3A798E84" w14:textId="77777777" w:rsidR="00377B5B" w:rsidRPr="003677BD" w:rsidRDefault="00377B5B" w:rsidP="00406DDE">
                                      <w:pPr>
                                        <w:ind w:left="113" w:right="113"/>
                                        <w:rPr>
                                          <w:b/>
                                          <w:bCs/>
                                          <w:sz w:val="12"/>
                                          <w:szCs w:val="12"/>
                                        </w:rPr>
                                      </w:pPr>
                                      <w:r w:rsidRPr="003677BD">
                                        <w:rPr>
                                          <w:b/>
                                          <w:bCs/>
                                          <w:sz w:val="12"/>
                                          <w:szCs w:val="12"/>
                                        </w:rPr>
                                        <w:t>Normalized</w:t>
                                      </w:r>
                                    </w:p>
                                    <w:p w14:paraId="645D1E9D"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2BD2E990" w14:textId="77777777" w:rsidTr="008B3388">
                                  <w:trPr>
                                    <w:trHeight w:val="36"/>
                                  </w:trPr>
                                  <w:tc>
                                    <w:tcPr>
                                      <w:tcW w:w="441" w:type="dxa"/>
                                      <w:vAlign w:val="center"/>
                                      <w:hideMark/>
                                    </w:tcPr>
                                    <w:p w14:paraId="50403EF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T0</w:t>
                                      </w:r>
                                    </w:p>
                                  </w:tc>
                                  <w:tc>
                                    <w:tcPr>
                                      <w:tcW w:w="373" w:type="dxa"/>
                                      <w:vAlign w:val="center"/>
                                      <w:hideMark/>
                                    </w:tcPr>
                                    <w:p w14:paraId="4BBDA66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27</w:t>
                                      </w:r>
                                    </w:p>
                                  </w:tc>
                                  <w:tc>
                                    <w:tcPr>
                                      <w:tcW w:w="398" w:type="dxa"/>
                                      <w:vAlign w:val="center"/>
                                      <w:hideMark/>
                                    </w:tcPr>
                                    <w:p w14:paraId="45A6DC72"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2.5</w:t>
                                      </w:r>
                                    </w:p>
                                  </w:tc>
                                  <w:tc>
                                    <w:tcPr>
                                      <w:tcW w:w="549" w:type="dxa"/>
                                      <w:vAlign w:val="center"/>
                                      <w:hideMark/>
                                    </w:tcPr>
                                    <w:p w14:paraId="2D63DF60"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14</w:t>
                                      </w:r>
                                    </w:p>
                                  </w:tc>
                                  <w:tc>
                                    <w:tcPr>
                                      <w:tcW w:w="373" w:type="dxa"/>
                                      <w:vAlign w:val="center"/>
                                      <w:hideMark/>
                                    </w:tcPr>
                                    <w:p w14:paraId="6B7D372B"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22</w:t>
                                      </w:r>
                                    </w:p>
                                  </w:tc>
                                  <w:tc>
                                    <w:tcPr>
                                      <w:tcW w:w="524" w:type="dxa"/>
                                      <w:vAlign w:val="center"/>
                                      <w:hideMark/>
                                    </w:tcPr>
                                    <w:p w14:paraId="3DBA6FE5"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26</w:t>
                                      </w:r>
                                    </w:p>
                                  </w:tc>
                                  <w:tc>
                                    <w:tcPr>
                                      <w:tcW w:w="373" w:type="dxa"/>
                                      <w:vAlign w:val="center"/>
                                      <w:hideMark/>
                                    </w:tcPr>
                                    <w:p w14:paraId="34638706"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w:t>
                                      </w:r>
                                    </w:p>
                                  </w:tc>
                                  <w:tc>
                                    <w:tcPr>
                                      <w:tcW w:w="548" w:type="dxa"/>
                                      <w:vAlign w:val="center"/>
                                      <w:hideMark/>
                                    </w:tcPr>
                                    <w:p w14:paraId="693FBB0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1.4361</w:t>
                                      </w:r>
                                    </w:p>
                                  </w:tc>
                                  <w:tc>
                                    <w:tcPr>
                                      <w:tcW w:w="600" w:type="dxa"/>
                                      <w:vAlign w:val="center"/>
                                      <w:hideMark/>
                                    </w:tcPr>
                                    <w:p w14:paraId="4CF80C09"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1.6971</w:t>
                                      </w:r>
                                    </w:p>
                                  </w:tc>
                                  <w:tc>
                                    <w:tcPr>
                                      <w:tcW w:w="518" w:type="dxa"/>
                                      <w:vAlign w:val="center"/>
                                      <w:hideMark/>
                                    </w:tcPr>
                                    <w:p w14:paraId="62F28A16"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709.2</w:t>
                                      </w:r>
                                    </w:p>
                                  </w:tc>
                                  <w:tc>
                                    <w:tcPr>
                                      <w:tcW w:w="775" w:type="dxa"/>
                                      <w:vAlign w:val="center"/>
                                      <w:hideMark/>
                                    </w:tcPr>
                                    <w:p w14:paraId="0DA85F83"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0.004385</w:t>
                                      </w:r>
                                    </w:p>
                                  </w:tc>
                                  <w:tc>
                                    <w:tcPr>
                                      <w:tcW w:w="775" w:type="dxa"/>
                                      <w:vAlign w:val="center"/>
                                      <w:hideMark/>
                                    </w:tcPr>
                                    <w:p w14:paraId="0F64DF30"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0.014359</w:t>
                                      </w:r>
                                    </w:p>
                                  </w:tc>
                                </w:tr>
                                <w:tr w:rsidR="00377B5B" w:rsidRPr="008B3388" w14:paraId="0CE80BF9" w14:textId="77777777" w:rsidTr="008B3388">
                                  <w:trPr>
                                    <w:trHeight w:val="36"/>
                                  </w:trPr>
                                  <w:tc>
                                    <w:tcPr>
                                      <w:tcW w:w="441" w:type="dxa"/>
                                      <w:vAlign w:val="center"/>
                                      <w:hideMark/>
                                    </w:tcPr>
                                    <w:p w14:paraId="55570AD5"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T6</w:t>
                                      </w:r>
                                    </w:p>
                                  </w:tc>
                                  <w:tc>
                                    <w:tcPr>
                                      <w:tcW w:w="373" w:type="dxa"/>
                                      <w:vAlign w:val="center"/>
                                      <w:hideMark/>
                                    </w:tcPr>
                                    <w:p w14:paraId="07477F33"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27</w:t>
                                      </w:r>
                                    </w:p>
                                  </w:tc>
                                  <w:tc>
                                    <w:tcPr>
                                      <w:tcW w:w="398" w:type="dxa"/>
                                      <w:vAlign w:val="center"/>
                                      <w:hideMark/>
                                    </w:tcPr>
                                    <w:p w14:paraId="5CE777A1"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4.5</w:t>
                                      </w:r>
                                    </w:p>
                                  </w:tc>
                                  <w:tc>
                                    <w:tcPr>
                                      <w:tcW w:w="549" w:type="dxa"/>
                                      <w:vAlign w:val="center"/>
                                      <w:hideMark/>
                                    </w:tcPr>
                                    <w:p w14:paraId="36E54CDB"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13</w:t>
                                      </w:r>
                                    </w:p>
                                  </w:tc>
                                  <w:tc>
                                    <w:tcPr>
                                      <w:tcW w:w="373" w:type="dxa"/>
                                      <w:vAlign w:val="center"/>
                                      <w:hideMark/>
                                    </w:tcPr>
                                    <w:p w14:paraId="15C24095"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12</w:t>
                                      </w:r>
                                    </w:p>
                                  </w:tc>
                                  <w:tc>
                                    <w:tcPr>
                                      <w:tcW w:w="524" w:type="dxa"/>
                                      <w:vAlign w:val="center"/>
                                      <w:hideMark/>
                                    </w:tcPr>
                                    <w:p w14:paraId="5834517E"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33</w:t>
                                      </w:r>
                                    </w:p>
                                  </w:tc>
                                  <w:tc>
                                    <w:tcPr>
                                      <w:tcW w:w="373" w:type="dxa"/>
                                      <w:vAlign w:val="center"/>
                                      <w:hideMark/>
                                    </w:tcPr>
                                    <w:p w14:paraId="6A2745E8"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w:t>
                                      </w:r>
                                    </w:p>
                                  </w:tc>
                                  <w:tc>
                                    <w:tcPr>
                                      <w:tcW w:w="548" w:type="dxa"/>
                                      <w:vAlign w:val="center"/>
                                      <w:hideMark/>
                                    </w:tcPr>
                                    <w:p w14:paraId="7FB1CE23"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600" w:type="dxa"/>
                                      <w:vAlign w:val="center"/>
                                      <w:hideMark/>
                                    </w:tcPr>
                                    <w:p w14:paraId="633E1464"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518" w:type="dxa"/>
                                      <w:vAlign w:val="center"/>
                                      <w:hideMark/>
                                    </w:tcPr>
                                    <w:p w14:paraId="5FA12DF2"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775" w:type="dxa"/>
                                      <w:vAlign w:val="center"/>
                                      <w:hideMark/>
                                    </w:tcPr>
                                    <w:p w14:paraId="456C9327"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0.004297</w:t>
                                      </w:r>
                                    </w:p>
                                  </w:tc>
                                  <w:tc>
                                    <w:tcPr>
                                      <w:tcW w:w="775" w:type="dxa"/>
                                      <w:vAlign w:val="center"/>
                                      <w:hideMark/>
                                    </w:tcPr>
                                    <w:p w14:paraId="71560AC5"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0.01469</w:t>
                                      </w:r>
                                    </w:p>
                                  </w:tc>
                                </w:tr>
                                <w:tr w:rsidR="00377B5B" w:rsidRPr="008B3388" w14:paraId="5E8FD4C1" w14:textId="77777777" w:rsidTr="008B3388">
                                  <w:trPr>
                                    <w:trHeight w:val="36"/>
                                  </w:trPr>
                                  <w:tc>
                                    <w:tcPr>
                                      <w:tcW w:w="441" w:type="dxa"/>
                                      <w:vAlign w:val="center"/>
                                      <w:hideMark/>
                                    </w:tcPr>
                                    <w:p w14:paraId="3D201238"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T12</w:t>
                                      </w:r>
                                    </w:p>
                                  </w:tc>
                                  <w:tc>
                                    <w:tcPr>
                                      <w:tcW w:w="373" w:type="dxa"/>
                                      <w:vAlign w:val="center"/>
                                      <w:hideMark/>
                                    </w:tcPr>
                                    <w:p w14:paraId="1267C21E"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26</w:t>
                                      </w:r>
                                    </w:p>
                                  </w:tc>
                                  <w:tc>
                                    <w:tcPr>
                                      <w:tcW w:w="398" w:type="dxa"/>
                                      <w:vAlign w:val="center"/>
                                      <w:hideMark/>
                                    </w:tcPr>
                                    <w:p w14:paraId="318EAF39"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6</w:t>
                                      </w:r>
                                    </w:p>
                                  </w:tc>
                                  <w:tc>
                                    <w:tcPr>
                                      <w:tcW w:w="549" w:type="dxa"/>
                                      <w:vAlign w:val="center"/>
                                      <w:hideMark/>
                                    </w:tcPr>
                                    <w:p w14:paraId="49E4EBA2"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17</w:t>
                                      </w:r>
                                    </w:p>
                                  </w:tc>
                                  <w:tc>
                                    <w:tcPr>
                                      <w:tcW w:w="373" w:type="dxa"/>
                                      <w:vAlign w:val="center"/>
                                      <w:hideMark/>
                                    </w:tcPr>
                                    <w:p w14:paraId="6E307C17"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10</w:t>
                                      </w:r>
                                    </w:p>
                                  </w:tc>
                                  <w:tc>
                                    <w:tcPr>
                                      <w:tcW w:w="524" w:type="dxa"/>
                                      <w:vAlign w:val="center"/>
                                      <w:hideMark/>
                                    </w:tcPr>
                                    <w:p w14:paraId="5515812E"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33</w:t>
                                      </w:r>
                                    </w:p>
                                  </w:tc>
                                  <w:tc>
                                    <w:tcPr>
                                      <w:tcW w:w="373" w:type="dxa"/>
                                      <w:vAlign w:val="center"/>
                                      <w:hideMark/>
                                    </w:tcPr>
                                    <w:p w14:paraId="3509A13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w:t>
                                      </w:r>
                                    </w:p>
                                  </w:tc>
                                  <w:tc>
                                    <w:tcPr>
                                      <w:tcW w:w="548" w:type="dxa"/>
                                      <w:vAlign w:val="center"/>
                                      <w:hideMark/>
                                    </w:tcPr>
                                    <w:p w14:paraId="4D7BB811"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600" w:type="dxa"/>
                                      <w:vAlign w:val="center"/>
                                      <w:hideMark/>
                                    </w:tcPr>
                                    <w:p w14:paraId="1E513746"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518" w:type="dxa"/>
                                      <w:vAlign w:val="center"/>
                                      <w:hideMark/>
                                    </w:tcPr>
                                    <w:p w14:paraId="2CC23CC4"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775" w:type="dxa"/>
                                      <w:vAlign w:val="center"/>
                                      <w:hideMark/>
                                    </w:tcPr>
                                    <w:p w14:paraId="32A1F7DB"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0.00414</w:t>
                                      </w:r>
                                    </w:p>
                                  </w:tc>
                                  <w:tc>
                                    <w:tcPr>
                                      <w:tcW w:w="775" w:type="dxa"/>
                                      <w:vAlign w:val="center"/>
                                      <w:hideMark/>
                                    </w:tcPr>
                                    <w:p w14:paraId="0AAE5F6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0.014569</w:t>
                                      </w:r>
                                    </w:p>
                                  </w:tc>
                                </w:tr>
                                <w:tr w:rsidR="00377B5B" w:rsidRPr="008B3388" w14:paraId="073B2FBB" w14:textId="77777777" w:rsidTr="008B3388">
                                  <w:trPr>
                                    <w:trHeight w:val="36"/>
                                  </w:trPr>
                                  <w:tc>
                                    <w:tcPr>
                                      <w:tcW w:w="441" w:type="dxa"/>
                                      <w:vAlign w:val="center"/>
                                      <w:hideMark/>
                                    </w:tcPr>
                                    <w:p w14:paraId="4EE1C921"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T24</w:t>
                                      </w:r>
                                    </w:p>
                                  </w:tc>
                                  <w:tc>
                                    <w:tcPr>
                                      <w:tcW w:w="373" w:type="dxa"/>
                                      <w:vAlign w:val="center"/>
                                      <w:hideMark/>
                                    </w:tcPr>
                                    <w:p w14:paraId="46EDC8BC"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28</w:t>
                                      </w:r>
                                    </w:p>
                                  </w:tc>
                                  <w:tc>
                                    <w:tcPr>
                                      <w:tcW w:w="398" w:type="dxa"/>
                                      <w:vAlign w:val="center"/>
                                      <w:hideMark/>
                                    </w:tcPr>
                                    <w:p w14:paraId="2B3AB4A8"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5.5</w:t>
                                      </w:r>
                                    </w:p>
                                  </w:tc>
                                  <w:tc>
                                    <w:tcPr>
                                      <w:tcW w:w="549" w:type="dxa"/>
                                      <w:vAlign w:val="center"/>
                                      <w:hideMark/>
                                    </w:tcPr>
                                    <w:p w14:paraId="06315B24"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20</w:t>
                                      </w:r>
                                    </w:p>
                                  </w:tc>
                                  <w:tc>
                                    <w:tcPr>
                                      <w:tcW w:w="373" w:type="dxa"/>
                                      <w:vAlign w:val="center"/>
                                      <w:hideMark/>
                                    </w:tcPr>
                                    <w:p w14:paraId="2E8219D8"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15</w:t>
                                      </w:r>
                                    </w:p>
                                  </w:tc>
                                  <w:tc>
                                    <w:tcPr>
                                      <w:tcW w:w="524" w:type="dxa"/>
                                      <w:vAlign w:val="center"/>
                                      <w:hideMark/>
                                    </w:tcPr>
                                    <w:p w14:paraId="50263BEC"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25</w:t>
                                      </w:r>
                                    </w:p>
                                  </w:tc>
                                  <w:tc>
                                    <w:tcPr>
                                      <w:tcW w:w="373" w:type="dxa"/>
                                      <w:vAlign w:val="center"/>
                                      <w:hideMark/>
                                    </w:tcPr>
                                    <w:p w14:paraId="65D5BF5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w:t>
                                      </w:r>
                                    </w:p>
                                  </w:tc>
                                  <w:tc>
                                    <w:tcPr>
                                      <w:tcW w:w="548" w:type="dxa"/>
                                      <w:vAlign w:val="center"/>
                                      <w:hideMark/>
                                    </w:tcPr>
                                    <w:p w14:paraId="541B9C44"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1.449</w:t>
                                      </w:r>
                                    </w:p>
                                  </w:tc>
                                  <w:tc>
                                    <w:tcPr>
                                      <w:tcW w:w="600" w:type="dxa"/>
                                      <w:vAlign w:val="center"/>
                                      <w:hideMark/>
                                    </w:tcPr>
                                    <w:p w14:paraId="4246C71A"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1.673</w:t>
                                      </w:r>
                                    </w:p>
                                  </w:tc>
                                  <w:tc>
                                    <w:tcPr>
                                      <w:tcW w:w="518" w:type="dxa"/>
                                      <w:vAlign w:val="center"/>
                                      <w:hideMark/>
                                    </w:tcPr>
                                    <w:p w14:paraId="30510797"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723.9</w:t>
                                      </w:r>
                                    </w:p>
                                  </w:tc>
                                  <w:tc>
                                    <w:tcPr>
                                      <w:tcW w:w="775" w:type="dxa"/>
                                      <w:vAlign w:val="center"/>
                                      <w:hideMark/>
                                    </w:tcPr>
                                    <w:p w14:paraId="2F9CE8D9"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0.00412</w:t>
                                      </w:r>
                                    </w:p>
                                  </w:tc>
                                  <w:tc>
                                    <w:tcPr>
                                      <w:tcW w:w="775" w:type="dxa"/>
                                      <w:vAlign w:val="center"/>
                                      <w:hideMark/>
                                    </w:tcPr>
                                    <w:p w14:paraId="319DA121"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0.014988</w:t>
                                      </w:r>
                                    </w:p>
                                  </w:tc>
                                </w:tr>
                              </w:tbl>
                              <w:p w14:paraId="04A2CA04" w14:textId="77777777" w:rsidR="00377B5B" w:rsidRPr="008B3388" w:rsidRDefault="00377B5B" w:rsidP="00377B5B">
                                <w:pPr>
                                  <w:spacing w:after="0" w:line="240" w:lineRule="auto"/>
                                  <w:jc w:val="right"/>
                                  <w:rPr>
                                    <w:rFonts w:ascii="Segoe UI" w:hAnsi="Segoe UI" w:cs="Segoe UI"/>
                                    <w:color w:val="000000"/>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6067337" name="Text Box 61"/>
                        <wps:cNvSpPr txBox="1"/>
                        <wps:spPr>
                          <a:xfrm>
                            <a:off x="665481" y="1295526"/>
                            <a:ext cx="5106340" cy="771390"/>
                          </a:xfrm>
                          <a:prstGeom prst="rect">
                            <a:avLst/>
                          </a:prstGeom>
                          <a:solidFill>
                            <a:schemeClr val="lt1"/>
                          </a:solidFill>
                          <a:ln w="6350">
                            <a:solidFill>
                              <a:prstClr val="black"/>
                            </a:solidFill>
                          </a:ln>
                        </wps:spPr>
                        <wps:txbx>
                          <w:txbxContent>
                            <w:p w14:paraId="742CADF4" w14:textId="2E97C544" w:rsidR="00377B5B" w:rsidRDefault="00377B5B" w:rsidP="00A46690">
                              <w:r w:rsidRPr="00814CC1">
                                <w:rPr>
                                  <w:noProof/>
                                  <w:sz w:val="20"/>
                                  <w:szCs w:val="20"/>
                                </w:rPr>
                                <w:drawing>
                                  <wp:inline distT="0" distB="0" distL="0" distR="0" wp14:anchorId="711A53D0" wp14:editId="1A0E3B3D">
                                    <wp:extent cx="3723012" cy="621297"/>
                                    <wp:effectExtent l="0" t="0" r="0" b="7620"/>
                                    <wp:docPr id="47161257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14142" name="Picture 1" descr="A graph with blue lines&#10;&#10;AI-generated content may be incorrect."/>
                                            <pic:cNvPicPr/>
                                          </pic:nvPicPr>
                                          <pic:blipFill>
                                            <a:blip r:embed="rId43"/>
                                            <a:stretch>
                                              <a:fillRect/>
                                            </a:stretch>
                                          </pic:blipFill>
                                          <pic:spPr>
                                            <a:xfrm>
                                              <a:off x="0" y="0"/>
                                              <a:ext cx="3825183" cy="638347"/>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114489" id="Group 63" o:spid="_x0000_s1110" style="position:absolute;margin-left:0;margin-top:7.1pt;width:506.95pt;height:166.15pt;z-index:251912192" coordsize="64382,21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">
                <v:group id="_x0000_s1111" style="position:absolute;width:64382;height:21104" coordsize="58737,1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">
                  <v:shape id="Text Box 67" o:spid="_x0000_s1112"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" fillcolor="white [3201]" strokeweight=".5pt">
                    <v:textbox>
                      <w:txbxContent>
                        <w:p w14:paraId="484F340B" w14:textId="31BB6D2B" w:rsidR="00377B5B" w:rsidRDefault="0057521E" w:rsidP="00377B5B">
                          <w:r>
                            <w:rPr>
                              <w:noProof/>
                            </w:rPr>
                            <w:drawing>
                              <wp:inline distT="0" distB="0" distL="0" distR="0" wp14:anchorId="188ED9A1" wp14:editId="4CA8BE30">
                                <wp:extent cx="2003263" cy="1159012"/>
                                <wp:effectExtent l="19050" t="19050" r="16510" b="22225"/>
                                <wp:docPr id="60328097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18329" cy="1167728"/>
                                        </a:xfrm>
                                        <a:prstGeom prst="rect">
                                          <a:avLst/>
                                        </a:prstGeom>
                                        <a:noFill/>
                                        <a:ln>
                                          <a:solidFill>
                                            <a:schemeClr val="accent1"/>
                                          </a:solidFill>
                                        </a:ln>
                                      </pic:spPr>
                                    </pic:pic>
                                  </a:graphicData>
                                </a:graphic>
                              </wp:inline>
                            </w:drawing>
                          </w:r>
                        </w:p>
                        <w:p w14:paraId="218C6244" w14:textId="77777777" w:rsidR="00377B5B" w:rsidRDefault="00377B5B" w:rsidP="00377B5B"/>
                      </w:txbxContent>
                    </v:textbox>
                  </v:shape>
                  <v:shape id="Text Box 65" o:spid="_x0000_s1113" type="#_x0000_t202" style="position:absolute;left:20405;top:47;width:38326;height:8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" fillcolor="white [3201]" stroked="f" strokeweight=".5pt">
                    <v:textbox>
                      <w:txbxContent>
                        <w:tbl>
                          <w:tblPr>
                            <w:tblStyle w:val="TableGrid"/>
                            <w:tblW w:w="6247" w:type="dxa"/>
                            <w:tblInd w:w="-5" w:type="dxa"/>
                            <w:tblLook w:val="04A0" w:firstRow="1" w:lastRow="0" w:firstColumn="1" w:lastColumn="0" w:noHBand="0" w:noVBand="1"/>
                          </w:tblPr>
                          <w:tblGrid>
                            <w:gridCol w:w="441"/>
                            <w:gridCol w:w="373"/>
                            <w:gridCol w:w="398"/>
                            <w:gridCol w:w="418"/>
                            <w:gridCol w:w="373"/>
                            <w:gridCol w:w="524"/>
                            <w:gridCol w:w="373"/>
                            <w:gridCol w:w="624"/>
                            <w:gridCol w:w="624"/>
                            <w:gridCol w:w="549"/>
                            <w:gridCol w:w="775"/>
                            <w:gridCol w:w="775"/>
                          </w:tblGrid>
                          <w:tr w:rsidR="00377B5B" w14:paraId="636C63DF" w14:textId="77777777" w:rsidTr="008B3388">
                            <w:trPr>
                              <w:cantSplit/>
                              <w:trHeight w:val="1087"/>
                            </w:trPr>
                            <w:tc>
                              <w:tcPr>
                                <w:tcW w:w="441" w:type="dxa"/>
                                <w:textDirection w:val="btLr"/>
                              </w:tcPr>
                              <w:p w14:paraId="3809CA86"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6AAB3FBC"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46B8ECF5" w14:textId="77777777" w:rsidR="00377B5B" w:rsidRPr="003677BD" w:rsidRDefault="00377B5B" w:rsidP="00406DDE">
                                <w:pPr>
                                  <w:ind w:left="113" w:right="113"/>
                                  <w:rPr>
                                    <w:sz w:val="12"/>
                                    <w:szCs w:val="12"/>
                                  </w:rPr>
                                </w:pPr>
                                <w:r w:rsidRPr="003677BD">
                                  <w:rPr>
                                    <w:b/>
                                    <w:bCs/>
                                    <w:sz w:val="12"/>
                                    <w:szCs w:val="12"/>
                                  </w:rPr>
                                  <w:t>CDRSB</w:t>
                                </w:r>
                              </w:p>
                            </w:tc>
                            <w:tc>
                              <w:tcPr>
                                <w:tcW w:w="549" w:type="dxa"/>
                                <w:textDirection w:val="btLr"/>
                              </w:tcPr>
                              <w:p w14:paraId="3F674ECB"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794688C6"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21FA1BA1" w14:textId="77777777" w:rsidR="00377B5B" w:rsidRPr="003677BD" w:rsidRDefault="00377B5B" w:rsidP="00406DDE">
                                <w:pPr>
                                  <w:ind w:left="113" w:right="113"/>
                                  <w:rPr>
                                    <w:b/>
                                    <w:bCs/>
                                    <w:sz w:val="12"/>
                                    <w:szCs w:val="12"/>
                                  </w:rPr>
                                </w:pPr>
                                <w:r w:rsidRPr="003677BD">
                                  <w:rPr>
                                    <w:b/>
                                    <w:bCs/>
                                    <w:sz w:val="12"/>
                                    <w:szCs w:val="12"/>
                                  </w:rPr>
                                  <w:t>RAVLT</w:t>
                                </w:r>
                              </w:p>
                              <w:p w14:paraId="1302A12B"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66EDB281" w14:textId="77777777" w:rsidR="00377B5B" w:rsidRPr="003677BD" w:rsidRDefault="00377B5B" w:rsidP="00406DDE">
                                <w:pPr>
                                  <w:ind w:left="113" w:right="113"/>
                                  <w:rPr>
                                    <w:sz w:val="12"/>
                                    <w:szCs w:val="12"/>
                                  </w:rPr>
                                </w:pPr>
                                <w:r w:rsidRPr="003677BD">
                                  <w:rPr>
                                    <w:b/>
                                    <w:bCs/>
                                    <w:sz w:val="12"/>
                                    <w:szCs w:val="12"/>
                                  </w:rPr>
                                  <w:t>APOE4</w:t>
                                </w:r>
                              </w:p>
                            </w:tc>
                            <w:tc>
                              <w:tcPr>
                                <w:tcW w:w="548" w:type="dxa"/>
                                <w:textDirection w:val="btLr"/>
                              </w:tcPr>
                              <w:p w14:paraId="47E5EE6E" w14:textId="77777777" w:rsidR="00377B5B" w:rsidRPr="003677BD" w:rsidRDefault="00377B5B" w:rsidP="00406DDE">
                                <w:pPr>
                                  <w:ind w:left="113" w:right="113"/>
                                  <w:rPr>
                                    <w:sz w:val="12"/>
                                    <w:szCs w:val="12"/>
                                  </w:rPr>
                                </w:pPr>
                                <w:r w:rsidRPr="003677BD">
                                  <w:rPr>
                                    <w:b/>
                                    <w:bCs/>
                                    <w:sz w:val="12"/>
                                    <w:szCs w:val="12"/>
                                  </w:rPr>
                                  <w:t>FDG</w:t>
                                </w:r>
                              </w:p>
                            </w:tc>
                            <w:tc>
                              <w:tcPr>
                                <w:tcW w:w="600" w:type="dxa"/>
                                <w:textDirection w:val="btLr"/>
                              </w:tcPr>
                              <w:p w14:paraId="5AF8DD8F" w14:textId="77777777" w:rsidR="00377B5B" w:rsidRPr="003677BD" w:rsidRDefault="00377B5B" w:rsidP="00406DDE">
                                <w:pPr>
                                  <w:ind w:left="113" w:right="113"/>
                                  <w:rPr>
                                    <w:sz w:val="12"/>
                                    <w:szCs w:val="12"/>
                                  </w:rPr>
                                </w:pPr>
                                <w:r w:rsidRPr="003677BD">
                                  <w:rPr>
                                    <w:b/>
                                    <w:bCs/>
                                    <w:sz w:val="12"/>
                                    <w:szCs w:val="12"/>
                                  </w:rPr>
                                  <w:t>AV45</w:t>
                                </w:r>
                              </w:p>
                            </w:tc>
                            <w:tc>
                              <w:tcPr>
                                <w:tcW w:w="518" w:type="dxa"/>
                                <w:textDirection w:val="btLr"/>
                              </w:tcPr>
                              <w:p w14:paraId="18588A7F"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17C5F1EC" w14:textId="77777777" w:rsidR="00377B5B" w:rsidRPr="003677BD" w:rsidRDefault="00377B5B" w:rsidP="00406DDE">
                                <w:pPr>
                                  <w:ind w:left="113" w:right="113"/>
                                  <w:rPr>
                                    <w:b/>
                                    <w:bCs/>
                                    <w:sz w:val="12"/>
                                    <w:szCs w:val="12"/>
                                  </w:rPr>
                                </w:pPr>
                                <w:r w:rsidRPr="003677BD">
                                  <w:rPr>
                                    <w:b/>
                                    <w:bCs/>
                                    <w:sz w:val="12"/>
                                    <w:szCs w:val="12"/>
                                  </w:rPr>
                                  <w:t>Normalized</w:t>
                                </w:r>
                              </w:p>
                              <w:p w14:paraId="1FDE9EA9"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3A798E84" w14:textId="77777777" w:rsidR="00377B5B" w:rsidRPr="003677BD" w:rsidRDefault="00377B5B" w:rsidP="00406DDE">
                                <w:pPr>
                                  <w:ind w:left="113" w:right="113"/>
                                  <w:rPr>
                                    <w:b/>
                                    <w:bCs/>
                                    <w:sz w:val="12"/>
                                    <w:szCs w:val="12"/>
                                  </w:rPr>
                                </w:pPr>
                                <w:r w:rsidRPr="003677BD">
                                  <w:rPr>
                                    <w:b/>
                                    <w:bCs/>
                                    <w:sz w:val="12"/>
                                    <w:szCs w:val="12"/>
                                  </w:rPr>
                                  <w:t>Normalized</w:t>
                                </w:r>
                              </w:p>
                              <w:p w14:paraId="645D1E9D"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2BD2E990" w14:textId="77777777" w:rsidTr="008B3388">
                            <w:trPr>
                              <w:trHeight w:val="36"/>
                            </w:trPr>
                            <w:tc>
                              <w:tcPr>
                                <w:tcW w:w="441" w:type="dxa"/>
                                <w:vAlign w:val="center"/>
                                <w:hideMark/>
                              </w:tcPr>
                              <w:p w14:paraId="50403EF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T0</w:t>
                                </w:r>
                              </w:p>
                            </w:tc>
                            <w:tc>
                              <w:tcPr>
                                <w:tcW w:w="373" w:type="dxa"/>
                                <w:vAlign w:val="center"/>
                                <w:hideMark/>
                              </w:tcPr>
                              <w:p w14:paraId="4BBDA66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27</w:t>
                                </w:r>
                              </w:p>
                            </w:tc>
                            <w:tc>
                              <w:tcPr>
                                <w:tcW w:w="398" w:type="dxa"/>
                                <w:vAlign w:val="center"/>
                                <w:hideMark/>
                              </w:tcPr>
                              <w:p w14:paraId="45A6DC72"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2.5</w:t>
                                </w:r>
                              </w:p>
                            </w:tc>
                            <w:tc>
                              <w:tcPr>
                                <w:tcW w:w="549" w:type="dxa"/>
                                <w:vAlign w:val="center"/>
                                <w:hideMark/>
                              </w:tcPr>
                              <w:p w14:paraId="2D63DF60"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14</w:t>
                                </w:r>
                              </w:p>
                            </w:tc>
                            <w:tc>
                              <w:tcPr>
                                <w:tcW w:w="373" w:type="dxa"/>
                                <w:vAlign w:val="center"/>
                                <w:hideMark/>
                              </w:tcPr>
                              <w:p w14:paraId="6B7D372B"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22</w:t>
                                </w:r>
                              </w:p>
                            </w:tc>
                            <w:tc>
                              <w:tcPr>
                                <w:tcW w:w="524" w:type="dxa"/>
                                <w:vAlign w:val="center"/>
                                <w:hideMark/>
                              </w:tcPr>
                              <w:p w14:paraId="3DBA6FE5"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26</w:t>
                                </w:r>
                              </w:p>
                            </w:tc>
                            <w:tc>
                              <w:tcPr>
                                <w:tcW w:w="373" w:type="dxa"/>
                                <w:vAlign w:val="center"/>
                                <w:hideMark/>
                              </w:tcPr>
                              <w:p w14:paraId="34638706"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w:t>
                                </w:r>
                              </w:p>
                            </w:tc>
                            <w:tc>
                              <w:tcPr>
                                <w:tcW w:w="548" w:type="dxa"/>
                                <w:vAlign w:val="center"/>
                                <w:hideMark/>
                              </w:tcPr>
                              <w:p w14:paraId="693FBB0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1.4361</w:t>
                                </w:r>
                              </w:p>
                            </w:tc>
                            <w:tc>
                              <w:tcPr>
                                <w:tcW w:w="600" w:type="dxa"/>
                                <w:vAlign w:val="center"/>
                                <w:hideMark/>
                              </w:tcPr>
                              <w:p w14:paraId="4CF80C09"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1.6971</w:t>
                                </w:r>
                              </w:p>
                            </w:tc>
                            <w:tc>
                              <w:tcPr>
                                <w:tcW w:w="518" w:type="dxa"/>
                                <w:vAlign w:val="center"/>
                                <w:hideMark/>
                              </w:tcPr>
                              <w:p w14:paraId="62F28A16"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709.2</w:t>
                                </w:r>
                              </w:p>
                            </w:tc>
                            <w:tc>
                              <w:tcPr>
                                <w:tcW w:w="775" w:type="dxa"/>
                                <w:vAlign w:val="center"/>
                                <w:hideMark/>
                              </w:tcPr>
                              <w:p w14:paraId="0DA85F83"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0.004385</w:t>
                                </w:r>
                              </w:p>
                            </w:tc>
                            <w:tc>
                              <w:tcPr>
                                <w:tcW w:w="775" w:type="dxa"/>
                                <w:vAlign w:val="center"/>
                                <w:hideMark/>
                              </w:tcPr>
                              <w:p w14:paraId="0F64DF30"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0.014359</w:t>
                                </w:r>
                              </w:p>
                            </w:tc>
                          </w:tr>
                          <w:tr w:rsidR="00377B5B" w:rsidRPr="008B3388" w14:paraId="0CE80BF9" w14:textId="77777777" w:rsidTr="008B3388">
                            <w:trPr>
                              <w:trHeight w:val="36"/>
                            </w:trPr>
                            <w:tc>
                              <w:tcPr>
                                <w:tcW w:w="441" w:type="dxa"/>
                                <w:vAlign w:val="center"/>
                                <w:hideMark/>
                              </w:tcPr>
                              <w:p w14:paraId="55570AD5"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T6</w:t>
                                </w:r>
                              </w:p>
                            </w:tc>
                            <w:tc>
                              <w:tcPr>
                                <w:tcW w:w="373" w:type="dxa"/>
                                <w:vAlign w:val="center"/>
                                <w:hideMark/>
                              </w:tcPr>
                              <w:p w14:paraId="07477F33"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27</w:t>
                                </w:r>
                              </w:p>
                            </w:tc>
                            <w:tc>
                              <w:tcPr>
                                <w:tcW w:w="398" w:type="dxa"/>
                                <w:vAlign w:val="center"/>
                                <w:hideMark/>
                              </w:tcPr>
                              <w:p w14:paraId="5CE777A1"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4.5</w:t>
                                </w:r>
                              </w:p>
                            </w:tc>
                            <w:tc>
                              <w:tcPr>
                                <w:tcW w:w="549" w:type="dxa"/>
                                <w:vAlign w:val="center"/>
                                <w:hideMark/>
                              </w:tcPr>
                              <w:p w14:paraId="36E54CDB"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13</w:t>
                                </w:r>
                              </w:p>
                            </w:tc>
                            <w:tc>
                              <w:tcPr>
                                <w:tcW w:w="373" w:type="dxa"/>
                                <w:vAlign w:val="center"/>
                                <w:hideMark/>
                              </w:tcPr>
                              <w:p w14:paraId="15C24095"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12</w:t>
                                </w:r>
                              </w:p>
                            </w:tc>
                            <w:tc>
                              <w:tcPr>
                                <w:tcW w:w="524" w:type="dxa"/>
                                <w:vAlign w:val="center"/>
                                <w:hideMark/>
                              </w:tcPr>
                              <w:p w14:paraId="5834517E"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33</w:t>
                                </w:r>
                              </w:p>
                            </w:tc>
                            <w:tc>
                              <w:tcPr>
                                <w:tcW w:w="373" w:type="dxa"/>
                                <w:vAlign w:val="center"/>
                                <w:hideMark/>
                              </w:tcPr>
                              <w:p w14:paraId="6A2745E8"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w:t>
                                </w:r>
                              </w:p>
                            </w:tc>
                            <w:tc>
                              <w:tcPr>
                                <w:tcW w:w="548" w:type="dxa"/>
                                <w:vAlign w:val="center"/>
                                <w:hideMark/>
                              </w:tcPr>
                              <w:p w14:paraId="7FB1CE23"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600" w:type="dxa"/>
                                <w:vAlign w:val="center"/>
                                <w:hideMark/>
                              </w:tcPr>
                              <w:p w14:paraId="633E1464"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518" w:type="dxa"/>
                                <w:vAlign w:val="center"/>
                                <w:hideMark/>
                              </w:tcPr>
                              <w:p w14:paraId="5FA12DF2"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775" w:type="dxa"/>
                                <w:vAlign w:val="center"/>
                                <w:hideMark/>
                              </w:tcPr>
                              <w:p w14:paraId="456C9327"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0.004297</w:t>
                                </w:r>
                              </w:p>
                            </w:tc>
                            <w:tc>
                              <w:tcPr>
                                <w:tcW w:w="775" w:type="dxa"/>
                                <w:vAlign w:val="center"/>
                                <w:hideMark/>
                              </w:tcPr>
                              <w:p w14:paraId="71560AC5"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0.01469</w:t>
                                </w:r>
                              </w:p>
                            </w:tc>
                          </w:tr>
                          <w:tr w:rsidR="00377B5B" w:rsidRPr="008B3388" w14:paraId="5E8FD4C1" w14:textId="77777777" w:rsidTr="008B3388">
                            <w:trPr>
                              <w:trHeight w:val="36"/>
                            </w:trPr>
                            <w:tc>
                              <w:tcPr>
                                <w:tcW w:w="441" w:type="dxa"/>
                                <w:vAlign w:val="center"/>
                                <w:hideMark/>
                              </w:tcPr>
                              <w:p w14:paraId="3D201238"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T12</w:t>
                                </w:r>
                              </w:p>
                            </w:tc>
                            <w:tc>
                              <w:tcPr>
                                <w:tcW w:w="373" w:type="dxa"/>
                                <w:vAlign w:val="center"/>
                                <w:hideMark/>
                              </w:tcPr>
                              <w:p w14:paraId="1267C21E"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26</w:t>
                                </w:r>
                              </w:p>
                            </w:tc>
                            <w:tc>
                              <w:tcPr>
                                <w:tcW w:w="398" w:type="dxa"/>
                                <w:vAlign w:val="center"/>
                                <w:hideMark/>
                              </w:tcPr>
                              <w:p w14:paraId="318EAF39"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6</w:t>
                                </w:r>
                              </w:p>
                            </w:tc>
                            <w:tc>
                              <w:tcPr>
                                <w:tcW w:w="549" w:type="dxa"/>
                                <w:vAlign w:val="center"/>
                                <w:hideMark/>
                              </w:tcPr>
                              <w:p w14:paraId="49E4EBA2"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17</w:t>
                                </w:r>
                              </w:p>
                            </w:tc>
                            <w:tc>
                              <w:tcPr>
                                <w:tcW w:w="373" w:type="dxa"/>
                                <w:vAlign w:val="center"/>
                                <w:hideMark/>
                              </w:tcPr>
                              <w:p w14:paraId="6E307C17"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10</w:t>
                                </w:r>
                              </w:p>
                            </w:tc>
                            <w:tc>
                              <w:tcPr>
                                <w:tcW w:w="524" w:type="dxa"/>
                                <w:vAlign w:val="center"/>
                                <w:hideMark/>
                              </w:tcPr>
                              <w:p w14:paraId="5515812E"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33</w:t>
                                </w:r>
                              </w:p>
                            </w:tc>
                            <w:tc>
                              <w:tcPr>
                                <w:tcW w:w="373" w:type="dxa"/>
                                <w:vAlign w:val="center"/>
                                <w:hideMark/>
                              </w:tcPr>
                              <w:p w14:paraId="3509A13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w:t>
                                </w:r>
                              </w:p>
                            </w:tc>
                            <w:tc>
                              <w:tcPr>
                                <w:tcW w:w="548" w:type="dxa"/>
                                <w:vAlign w:val="center"/>
                                <w:hideMark/>
                              </w:tcPr>
                              <w:p w14:paraId="4D7BB811"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600" w:type="dxa"/>
                                <w:vAlign w:val="center"/>
                                <w:hideMark/>
                              </w:tcPr>
                              <w:p w14:paraId="1E513746"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518" w:type="dxa"/>
                                <w:vAlign w:val="center"/>
                                <w:hideMark/>
                              </w:tcPr>
                              <w:p w14:paraId="2CC23CC4"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w:t>
                                </w:r>
                              </w:p>
                            </w:tc>
                            <w:tc>
                              <w:tcPr>
                                <w:tcW w:w="775" w:type="dxa"/>
                                <w:vAlign w:val="center"/>
                                <w:hideMark/>
                              </w:tcPr>
                              <w:p w14:paraId="32A1F7DB"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0.00414</w:t>
                                </w:r>
                              </w:p>
                            </w:tc>
                            <w:tc>
                              <w:tcPr>
                                <w:tcW w:w="775" w:type="dxa"/>
                                <w:vAlign w:val="center"/>
                                <w:hideMark/>
                              </w:tcPr>
                              <w:p w14:paraId="0AAE5F6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0.014569</w:t>
                                </w:r>
                              </w:p>
                            </w:tc>
                          </w:tr>
                          <w:tr w:rsidR="00377B5B" w:rsidRPr="008B3388" w14:paraId="073B2FBB" w14:textId="77777777" w:rsidTr="008B3388">
                            <w:trPr>
                              <w:trHeight w:val="36"/>
                            </w:trPr>
                            <w:tc>
                              <w:tcPr>
                                <w:tcW w:w="441" w:type="dxa"/>
                                <w:vAlign w:val="center"/>
                                <w:hideMark/>
                              </w:tcPr>
                              <w:p w14:paraId="4EE1C921"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T24</w:t>
                                </w:r>
                              </w:p>
                            </w:tc>
                            <w:tc>
                              <w:tcPr>
                                <w:tcW w:w="373" w:type="dxa"/>
                                <w:vAlign w:val="center"/>
                                <w:hideMark/>
                              </w:tcPr>
                              <w:p w14:paraId="46EDC8BC"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28</w:t>
                                </w:r>
                              </w:p>
                            </w:tc>
                            <w:tc>
                              <w:tcPr>
                                <w:tcW w:w="398" w:type="dxa"/>
                                <w:vAlign w:val="center"/>
                                <w:hideMark/>
                              </w:tcPr>
                              <w:p w14:paraId="2B3AB4A8"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5.5</w:t>
                                </w:r>
                              </w:p>
                            </w:tc>
                            <w:tc>
                              <w:tcPr>
                                <w:tcW w:w="549" w:type="dxa"/>
                                <w:vAlign w:val="center"/>
                                <w:hideMark/>
                              </w:tcPr>
                              <w:p w14:paraId="06315B24"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20</w:t>
                                </w:r>
                              </w:p>
                            </w:tc>
                            <w:tc>
                              <w:tcPr>
                                <w:tcW w:w="373" w:type="dxa"/>
                                <w:vAlign w:val="center"/>
                                <w:hideMark/>
                              </w:tcPr>
                              <w:p w14:paraId="2E8219D8"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15</w:t>
                                </w:r>
                              </w:p>
                            </w:tc>
                            <w:tc>
                              <w:tcPr>
                                <w:tcW w:w="524" w:type="dxa"/>
                                <w:vAlign w:val="center"/>
                                <w:hideMark/>
                              </w:tcPr>
                              <w:p w14:paraId="50263BEC"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25</w:t>
                                </w:r>
                              </w:p>
                            </w:tc>
                            <w:tc>
                              <w:tcPr>
                                <w:tcW w:w="373" w:type="dxa"/>
                                <w:vAlign w:val="center"/>
                                <w:hideMark/>
                              </w:tcPr>
                              <w:p w14:paraId="65D5BF5F"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w:t>
                                </w:r>
                              </w:p>
                            </w:tc>
                            <w:tc>
                              <w:tcPr>
                                <w:tcW w:w="548" w:type="dxa"/>
                                <w:vAlign w:val="center"/>
                                <w:hideMark/>
                              </w:tcPr>
                              <w:p w14:paraId="541B9C44"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1.449</w:t>
                                </w:r>
                              </w:p>
                            </w:tc>
                            <w:tc>
                              <w:tcPr>
                                <w:tcW w:w="600" w:type="dxa"/>
                                <w:vAlign w:val="center"/>
                                <w:hideMark/>
                              </w:tcPr>
                              <w:p w14:paraId="4246C71A"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1.673</w:t>
                                </w:r>
                              </w:p>
                            </w:tc>
                            <w:tc>
                              <w:tcPr>
                                <w:tcW w:w="518" w:type="dxa"/>
                                <w:vAlign w:val="center"/>
                                <w:hideMark/>
                              </w:tcPr>
                              <w:p w14:paraId="30510797"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723.9</w:t>
                                </w:r>
                              </w:p>
                            </w:tc>
                            <w:tc>
                              <w:tcPr>
                                <w:tcW w:w="775" w:type="dxa"/>
                                <w:vAlign w:val="center"/>
                                <w:hideMark/>
                              </w:tcPr>
                              <w:p w14:paraId="2F9CE8D9"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0.00412</w:t>
                                </w:r>
                              </w:p>
                            </w:tc>
                            <w:tc>
                              <w:tcPr>
                                <w:tcW w:w="775" w:type="dxa"/>
                                <w:vAlign w:val="center"/>
                                <w:hideMark/>
                              </w:tcPr>
                              <w:p w14:paraId="319DA121" w14:textId="77777777" w:rsidR="00377B5B" w:rsidRPr="00523F8E" w:rsidRDefault="00377B5B" w:rsidP="008B3388">
                                <w:pPr>
                                  <w:jc w:val="right"/>
                                  <w:rPr>
                                    <w:rFonts w:ascii="Segoe UI" w:hAnsi="Segoe UI" w:cs="Segoe UI"/>
                                    <w:color w:val="000000"/>
                                    <w:sz w:val="14"/>
                                    <w:szCs w:val="14"/>
                                  </w:rPr>
                                </w:pPr>
                                <w:r w:rsidRPr="008B3388">
                                  <w:rPr>
                                    <w:rFonts w:ascii="Segoe UI" w:hAnsi="Segoe UI" w:cs="Segoe UI"/>
                                    <w:color w:val="000000"/>
                                    <w:sz w:val="14"/>
                                    <w:szCs w:val="14"/>
                                  </w:rPr>
                                  <w:t>0.014988</w:t>
                                </w:r>
                              </w:p>
                            </w:tc>
                          </w:tr>
                        </w:tbl>
                        <w:p w14:paraId="04A2CA04" w14:textId="77777777" w:rsidR="00377B5B" w:rsidRPr="008B3388" w:rsidRDefault="00377B5B" w:rsidP="00377B5B">
                          <w:pPr>
                            <w:spacing w:after="0" w:line="240" w:lineRule="auto"/>
                            <w:jc w:val="right"/>
                            <w:rPr>
                              <w:rFonts w:ascii="Segoe UI" w:hAnsi="Segoe UI" w:cs="Segoe UI"/>
                              <w:color w:val="000000"/>
                              <w:sz w:val="14"/>
                              <w:szCs w:val="14"/>
                            </w:rPr>
                          </w:pPr>
                        </w:p>
                      </w:txbxContent>
                    </v:textbox>
                  </v:shape>
                </v:group>
                <v:shape id="Text Box 61" o:spid="_x0000_s1114" type="#_x0000_t202" style="position:absolute;left:6654;top:12955;width:51064;height:7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" fillcolor="white [3201]" strokeweight=".5pt">
                  <v:textbox>
                    <w:txbxContent>
                      <w:p w14:paraId="742CADF4" w14:textId="2E97C544" w:rsidR="00377B5B" w:rsidRDefault="00377B5B" w:rsidP="00A46690">
                        <w:r w:rsidRPr="00814CC1">
                          <w:rPr>
                            <w:noProof/>
                            <w:sz w:val="20"/>
                            <w:szCs w:val="20"/>
                          </w:rPr>
                          <w:drawing>
                            <wp:inline distT="0" distB="0" distL="0" distR="0" wp14:anchorId="711A53D0" wp14:editId="1A0E3B3D">
                              <wp:extent cx="3723012" cy="621297"/>
                              <wp:effectExtent l="0" t="0" r="0" b="7620"/>
                              <wp:docPr id="47161257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14142" name="Picture 1" descr="A graph with blue lines&#10;&#10;AI-generated content may be incorrect."/>
                                      <pic:cNvPicPr/>
                                    </pic:nvPicPr>
                                    <pic:blipFill>
                                      <a:blip r:embed="rId43"/>
                                      <a:stretch>
                                        <a:fillRect/>
                                      </a:stretch>
                                    </pic:blipFill>
                                    <pic:spPr>
                                      <a:xfrm>
                                        <a:off x="0" y="0"/>
                                        <a:ext cx="3825183" cy="638347"/>
                                      </a:xfrm>
                                      <a:prstGeom prst="rect">
                                        <a:avLst/>
                                      </a:prstGeom>
                                      <a:ln>
                                        <a:noFill/>
                                      </a:ln>
                                    </pic:spPr>
                                  </pic:pic>
                                </a:graphicData>
                              </a:graphic>
                            </wp:inline>
                          </w:drawing>
                        </w:r>
                      </w:p>
                    </w:txbxContent>
                  </v:textbox>
                </v:shape>
              </v:group>
            </w:pict>
          </mc:Fallback>
        </mc:AlternateContent>
      </w:r>
      <w:r w:rsidR="0093461B">
        <w:rPr>
          <w:noProof/>
          <w:sz w:val="20"/>
          <w:szCs w:val="20"/>
        </w:rPr>
        <mc:AlternateContent>
          <mc:Choice Requires="wps">
            <w:drawing>
              <wp:anchor distT="0" distB="0" distL="114300" distR="114300" simplePos="0" relativeHeight="251974656" behindDoc="0" locked="0" layoutInCell="1" allowOverlap="1" wp14:anchorId="27B3D894" wp14:editId="20E5B7E0">
                <wp:simplePos x="0" y="0"/>
                <wp:positionH relativeFrom="column">
                  <wp:posOffset>0</wp:posOffset>
                </wp:positionH>
                <wp:positionV relativeFrom="paragraph">
                  <wp:posOffset>150812</wp:posOffset>
                </wp:positionV>
                <wp:extent cx="247650" cy="158750"/>
                <wp:effectExtent l="0" t="0" r="16510" b="12700"/>
                <wp:wrapNone/>
                <wp:docPr id="1328473086"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46157A43" w14:textId="45CAEE18" w:rsidR="0093461B" w:rsidRPr="00603F99" w:rsidRDefault="0093461B" w:rsidP="0093461B">
                            <w:pPr>
                              <w:jc w:val="center"/>
                              <w:rPr>
                                <w:sz w:val="16"/>
                                <w:szCs w:val="16"/>
                              </w:rPr>
                            </w:pPr>
                            <w:r>
                              <w:rPr>
                                <w:sz w:val="16"/>
                                <w:szCs w:val="16"/>
                              </w:rPr>
                              <w:t>14a</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3D894" id="_x0000_s1115" style="position:absolute;margin-left:0;margin-top:11.85pt;width:19.5pt;height:12.5pt;z-index:2519746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" fillcolor="white [3201]" strokecolor="black [3200]" strokeweight="1pt">
                <v:textbox inset="1.44pt,0,1.44pt,0">
                  <w:txbxContent>
                    <w:p w14:paraId="46157A43" w14:textId="45CAEE18" w:rsidR="0093461B" w:rsidRPr="00603F99" w:rsidRDefault="0093461B" w:rsidP="0093461B">
                      <w:pPr>
                        <w:jc w:val="center"/>
                        <w:rPr>
                          <w:sz w:val="16"/>
                          <w:szCs w:val="16"/>
                        </w:rPr>
                      </w:pPr>
                      <w:r>
                        <w:rPr>
                          <w:sz w:val="16"/>
                          <w:szCs w:val="16"/>
                        </w:rPr>
                        <w:t>14a</w:t>
                      </w:r>
                    </w:p>
                  </w:txbxContent>
                </v:textbox>
              </v:rect>
            </w:pict>
          </mc:Fallback>
        </mc:AlternateContent>
      </w:r>
    </w:p>
    <w:p w14:paraId="7277ADE6" w14:textId="4675477D" w:rsidR="00377B5B" w:rsidRDefault="00377B5B" w:rsidP="00377B5B">
      <w:pPr>
        <w:rPr>
          <w:sz w:val="20"/>
          <w:szCs w:val="20"/>
        </w:rPr>
      </w:pPr>
      <w:r>
        <w:rPr>
          <w:noProof/>
          <w:sz w:val="20"/>
          <w:szCs w:val="20"/>
        </w:rPr>
        <mc:AlternateContent>
          <mc:Choice Requires="wps">
            <w:drawing>
              <wp:anchor distT="0" distB="0" distL="114300" distR="114300" simplePos="0" relativeHeight="251911168" behindDoc="0" locked="0" layoutInCell="1" allowOverlap="1" wp14:anchorId="7D3BCA07" wp14:editId="35EDC3BB">
                <wp:simplePos x="0" y="0"/>
                <wp:positionH relativeFrom="column">
                  <wp:posOffset>2123488</wp:posOffset>
                </wp:positionH>
                <wp:positionV relativeFrom="paragraph">
                  <wp:posOffset>65941</wp:posOffset>
                </wp:positionV>
                <wp:extent cx="0" cy="424697"/>
                <wp:effectExtent l="0" t="0" r="38100" b="33020"/>
                <wp:wrapNone/>
                <wp:docPr id="1532258342" name="Straight Connector 60"/>
                <wp:cNvGraphicFramePr/>
                <a:graphic xmlns:a="http://schemas.openxmlformats.org/drawingml/2006/main">
                  <a:graphicData uri="http://schemas.microsoft.com/office/word/2010/wordprocessingShape">
                    <wps:wsp>
                      <wps:cNvCnPr/>
                      <wps:spPr>
                        <a:xfrm>
                          <a:off x="0" y="0"/>
                          <a:ext cx="0" cy="4246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154725" id="Straight Connector 60" o:spid="_x0000_s1026" style="position:absolute;z-index:251911168;visibility:visible;mso-wrap-style:square;mso-wrap-distance-left:9pt;mso-wrap-distance-top:0;mso-wrap-distance-right:9pt;mso-wrap-distance-bottom:0;mso-position-horizontal:absolute;mso-position-horizontal-relative:text;mso-position-vertical:absolute;mso-position-vertical-relative:text" from="167.2pt,5.2pt" to="167.2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" strokecolor="#156082 [3204]" strokeweight=".5pt">
                <v:stroke joinstyle="miter"/>
              </v:line>
            </w:pict>
          </mc:Fallback>
        </mc:AlternateContent>
      </w:r>
    </w:p>
    <w:p w14:paraId="7457449E" w14:textId="763CFB44" w:rsidR="00377B5B" w:rsidRDefault="00377B5B" w:rsidP="00377B5B">
      <w:pPr>
        <w:rPr>
          <w:sz w:val="20"/>
          <w:szCs w:val="20"/>
        </w:rPr>
      </w:pPr>
    </w:p>
    <w:p w14:paraId="52F0492C" w14:textId="7D3A0D3A" w:rsidR="00377B5B" w:rsidRDefault="00377B5B" w:rsidP="00377B5B">
      <w:pPr>
        <w:rPr>
          <w:sz w:val="20"/>
          <w:szCs w:val="20"/>
        </w:rPr>
      </w:pPr>
    </w:p>
    <w:p w14:paraId="67340CDA" w14:textId="1CB90163" w:rsidR="00377B5B" w:rsidRDefault="00377B5B" w:rsidP="00377B5B">
      <w:pPr>
        <w:rPr>
          <w:sz w:val="20"/>
          <w:szCs w:val="20"/>
        </w:rPr>
      </w:pPr>
    </w:p>
    <w:p w14:paraId="52DDE84D" w14:textId="58BBA1B5" w:rsidR="00377B5B" w:rsidRDefault="00853EE3" w:rsidP="00377B5B">
      <w:pPr>
        <w:rPr>
          <w:sz w:val="20"/>
          <w:szCs w:val="20"/>
        </w:rPr>
      </w:pPr>
      <w:r>
        <w:rPr>
          <w:noProof/>
          <w:sz w:val="20"/>
          <w:szCs w:val="20"/>
        </w:rPr>
        <mc:AlternateContent>
          <mc:Choice Requires="wps">
            <w:drawing>
              <wp:anchor distT="0" distB="0" distL="114300" distR="114300" simplePos="0" relativeHeight="252004352" behindDoc="0" locked="0" layoutInCell="1" allowOverlap="1" wp14:anchorId="543E5259" wp14:editId="160D5B70">
                <wp:simplePos x="0" y="0"/>
                <wp:positionH relativeFrom="column">
                  <wp:posOffset>4582571</wp:posOffset>
                </wp:positionH>
                <wp:positionV relativeFrom="paragraph">
                  <wp:posOffset>192523</wp:posOffset>
                </wp:positionV>
                <wp:extent cx="1088823" cy="332990"/>
                <wp:effectExtent l="0" t="0" r="16510" b="10160"/>
                <wp:wrapNone/>
                <wp:docPr id="1948178009" name="Text Box 70"/>
                <wp:cNvGraphicFramePr/>
                <a:graphic xmlns:a="http://schemas.openxmlformats.org/drawingml/2006/main">
                  <a:graphicData uri="http://schemas.microsoft.com/office/word/2010/wordprocessingShape">
                    <wps:wsp>
                      <wps:cNvSpPr txBox="1"/>
                      <wps:spPr>
                        <a:xfrm>
                          <a:off x="0" y="0"/>
                          <a:ext cx="1088823" cy="332990"/>
                        </a:xfrm>
                        <a:prstGeom prst="rect">
                          <a:avLst/>
                        </a:prstGeom>
                        <a:solidFill>
                          <a:schemeClr val="lt1"/>
                        </a:solidFill>
                        <a:ln w="6350">
                          <a:solidFill>
                            <a:prstClr val="black"/>
                          </a:solidFill>
                        </a:ln>
                      </wps:spPr>
                      <wps:txbx>
                        <w:txbxContent>
                          <w:p w14:paraId="46C70D07" w14:textId="3D1511CE" w:rsidR="00853EE3" w:rsidRDefault="00853EE3" w:rsidP="00853EE3">
                            <w:pPr>
                              <w:spacing w:after="0"/>
                              <w:jc w:val="both"/>
                              <w:rPr>
                                <w:sz w:val="14"/>
                                <w:szCs w:val="14"/>
                              </w:rPr>
                            </w:pPr>
                            <w:r w:rsidRPr="00442057">
                              <w:rPr>
                                <w:sz w:val="14"/>
                                <w:szCs w:val="14"/>
                              </w:rPr>
                              <w:t>Referenced from Fig.</w:t>
                            </w:r>
                            <w:r>
                              <w:rPr>
                                <w:sz w:val="14"/>
                                <w:szCs w:val="14"/>
                              </w:rPr>
                              <w:t xml:space="preserve"> </w:t>
                            </w:r>
                            <w:r w:rsidRPr="00442057">
                              <w:rPr>
                                <w:sz w:val="14"/>
                                <w:szCs w:val="14"/>
                              </w:rPr>
                              <w:t>3</w:t>
                            </w:r>
                            <w:r>
                              <w:rPr>
                                <w:sz w:val="14"/>
                                <w:szCs w:val="14"/>
                              </w:rPr>
                              <w:t>k</w:t>
                            </w:r>
                          </w:p>
                          <w:p w14:paraId="5D4BAEBE" w14:textId="77777777" w:rsidR="00853EE3" w:rsidRPr="00442057" w:rsidRDefault="00853EE3" w:rsidP="00853EE3">
                            <w:pPr>
                              <w:spacing w:after="0"/>
                              <w:rPr>
                                <w:sz w:val="14"/>
                                <w:szCs w:val="14"/>
                              </w:rPr>
                            </w:pPr>
                            <w:r>
                              <w:rPr>
                                <w:sz w:val="14"/>
                                <w:szCs w:val="14"/>
                              </w:rPr>
                              <w:t>(</w:t>
                            </w:r>
                            <w:r w:rsidRPr="00E1340A">
                              <w:rPr>
                                <w:sz w:val="14"/>
                                <w:szCs w:val="14"/>
                              </w:rPr>
                              <w:t>Eslami et al., 2023</w:t>
                            </w:r>
                            <w:r>
                              <w:rPr>
                                <w:sz w:val="14"/>
                                <w:szCs w:val="14"/>
                              </w:rPr>
                              <w:t>)</w:t>
                            </w:r>
                          </w:p>
                          <w:p w14:paraId="3B7B89C3" w14:textId="77777777" w:rsidR="00853EE3" w:rsidRPr="00442057" w:rsidRDefault="00853EE3" w:rsidP="00853EE3">
                            <w:pPr>
                              <w:jc w:val="both"/>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E5259" id="Text Box 70" o:spid="_x0000_s1116" type="#_x0000_t202" style="position:absolute;margin-left:360.85pt;margin-top:15.15pt;width:85.75pt;height:26.2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" fillcolor="white [3201]" strokeweight=".5pt">
                <v:textbox>
                  <w:txbxContent>
                    <w:p w14:paraId="46C70D07" w14:textId="3D1511CE" w:rsidR="00853EE3" w:rsidRDefault="00853EE3" w:rsidP="00853EE3">
                      <w:pPr>
                        <w:spacing w:after="0"/>
                        <w:jc w:val="both"/>
                        <w:rPr>
                          <w:sz w:val="14"/>
                          <w:szCs w:val="14"/>
                        </w:rPr>
                      </w:pPr>
                      <w:r w:rsidRPr="00442057">
                        <w:rPr>
                          <w:sz w:val="14"/>
                          <w:szCs w:val="14"/>
                        </w:rPr>
                        <w:t>Referenced from Fig.</w:t>
                      </w:r>
                      <w:r>
                        <w:rPr>
                          <w:sz w:val="14"/>
                          <w:szCs w:val="14"/>
                        </w:rPr>
                        <w:t xml:space="preserve"> </w:t>
                      </w:r>
                      <w:r w:rsidRPr="00442057">
                        <w:rPr>
                          <w:sz w:val="14"/>
                          <w:szCs w:val="14"/>
                        </w:rPr>
                        <w:t>3</w:t>
                      </w:r>
                      <w:r>
                        <w:rPr>
                          <w:sz w:val="14"/>
                          <w:szCs w:val="14"/>
                        </w:rPr>
                        <w:t>k</w:t>
                      </w:r>
                    </w:p>
                    <w:p w14:paraId="5D4BAEBE" w14:textId="77777777" w:rsidR="00853EE3" w:rsidRPr="00442057" w:rsidRDefault="00853EE3" w:rsidP="00853EE3">
                      <w:pPr>
                        <w:spacing w:after="0"/>
                        <w:rPr>
                          <w:sz w:val="14"/>
                          <w:szCs w:val="14"/>
                        </w:rPr>
                      </w:pPr>
                      <w:r>
                        <w:rPr>
                          <w:sz w:val="14"/>
                          <w:szCs w:val="14"/>
                        </w:rPr>
                        <w:t>(</w:t>
                      </w:r>
                      <w:r w:rsidRPr="00E1340A">
                        <w:rPr>
                          <w:sz w:val="14"/>
                          <w:szCs w:val="14"/>
                        </w:rPr>
                        <w:t>Eslami et al., 2023</w:t>
                      </w:r>
                      <w:r>
                        <w:rPr>
                          <w:sz w:val="14"/>
                          <w:szCs w:val="14"/>
                        </w:rPr>
                        <w:t>)</w:t>
                      </w:r>
                    </w:p>
                    <w:p w14:paraId="3B7B89C3" w14:textId="77777777" w:rsidR="00853EE3" w:rsidRPr="00442057" w:rsidRDefault="00853EE3" w:rsidP="00853EE3">
                      <w:pPr>
                        <w:jc w:val="both"/>
                        <w:rPr>
                          <w:sz w:val="14"/>
                          <w:szCs w:val="14"/>
                        </w:rPr>
                      </w:pPr>
                    </w:p>
                  </w:txbxContent>
                </v:textbox>
              </v:shape>
            </w:pict>
          </mc:Fallback>
        </mc:AlternateContent>
      </w:r>
    </w:p>
    <w:p w14:paraId="2625BB66" w14:textId="0A2BD39F" w:rsidR="00377B5B" w:rsidRDefault="00377B5B" w:rsidP="00377B5B">
      <w:pPr>
        <w:rPr>
          <w:sz w:val="20"/>
          <w:szCs w:val="20"/>
        </w:rPr>
      </w:pPr>
    </w:p>
    <w:p w14:paraId="0D9540D7" w14:textId="5D79CF38" w:rsidR="00377B5B" w:rsidRDefault="00337A87" w:rsidP="00377B5B">
      <w:pPr>
        <w:rPr>
          <w:sz w:val="20"/>
          <w:szCs w:val="20"/>
        </w:rPr>
      </w:pPr>
      <w:r>
        <w:rPr>
          <w:noProof/>
          <w:sz w:val="20"/>
          <w:szCs w:val="20"/>
        </w:rPr>
        <mc:AlternateContent>
          <mc:Choice Requires="wpg">
            <w:drawing>
              <wp:anchor distT="0" distB="0" distL="114300" distR="114300" simplePos="0" relativeHeight="251913216" behindDoc="0" locked="0" layoutInCell="1" allowOverlap="1" wp14:anchorId="34951652" wp14:editId="20712329">
                <wp:simplePos x="0" y="0"/>
                <wp:positionH relativeFrom="column">
                  <wp:posOffset>0</wp:posOffset>
                </wp:positionH>
                <wp:positionV relativeFrom="paragraph">
                  <wp:posOffset>231195</wp:posOffset>
                </wp:positionV>
                <wp:extent cx="6438265" cy="2110105"/>
                <wp:effectExtent l="0" t="0" r="19685" b="23495"/>
                <wp:wrapNone/>
                <wp:docPr id="1391678507" name="Group 63"/>
                <wp:cNvGraphicFramePr/>
                <a:graphic xmlns:a="http://schemas.openxmlformats.org/drawingml/2006/main">
                  <a:graphicData uri="http://schemas.microsoft.com/office/word/2010/wordprocessingGroup">
                    <wpg:wgp>
                      <wpg:cNvGrpSpPr/>
                      <wpg:grpSpPr>
                        <a:xfrm>
                          <a:off x="0" y="0"/>
                          <a:ext cx="6438265" cy="2110105"/>
                          <a:chOff x="0" y="0"/>
                          <a:chExt cx="6438265" cy="2110487"/>
                        </a:xfrm>
                      </wpg:grpSpPr>
                      <wpg:grpSp>
                        <wpg:cNvPr id="1093386364" name="Group 71"/>
                        <wpg:cNvGrpSpPr/>
                        <wpg:grpSpPr>
                          <a:xfrm>
                            <a:off x="0" y="0"/>
                            <a:ext cx="6438265" cy="2110487"/>
                            <a:chOff x="0" y="0"/>
                            <a:chExt cx="5873750" cy="1292860"/>
                          </a:xfrm>
                        </wpg:grpSpPr>
                        <wps:wsp>
                          <wps:cNvPr id="561060245" name="Text Box 67"/>
                          <wps:cNvSpPr txBox="1"/>
                          <wps:spPr>
                            <a:xfrm>
                              <a:off x="0" y="0"/>
                              <a:ext cx="5873750" cy="1292860"/>
                            </a:xfrm>
                            <a:prstGeom prst="rect">
                              <a:avLst/>
                            </a:prstGeom>
                            <a:solidFill>
                              <a:schemeClr val="lt1"/>
                            </a:solidFill>
                            <a:ln w="6350">
                              <a:solidFill>
                                <a:prstClr val="black"/>
                              </a:solidFill>
                            </a:ln>
                          </wps:spPr>
                          <wps:txbx>
                            <w:txbxContent>
                              <w:p w14:paraId="2F03638F" w14:textId="10E19631" w:rsidR="00377B5B" w:rsidRDefault="002877CA" w:rsidP="00377B5B">
                                <w:r>
                                  <w:rPr>
                                    <w:noProof/>
                                    <w:sz w:val="20"/>
                                    <w:szCs w:val="20"/>
                                  </w:rPr>
                                  <w:drawing>
                                    <wp:inline distT="0" distB="0" distL="0" distR="0" wp14:anchorId="1ED5860F" wp14:editId="3427411B">
                                      <wp:extent cx="2002790" cy="1158738"/>
                                      <wp:effectExtent l="19050" t="19050" r="16510" b="22860"/>
                                      <wp:docPr id="58244956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18359" cy="1167746"/>
                                              </a:xfrm>
                                              <a:prstGeom prst="rect">
                                                <a:avLst/>
                                              </a:prstGeom>
                                              <a:noFill/>
                                              <a:ln>
                                                <a:solidFill>
                                                  <a:schemeClr val="accent1"/>
                                                </a:solidFill>
                                              </a:ln>
                                            </pic:spPr>
                                          </pic:pic>
                                        </a:graphicData>
                                      </a:graphic>
                                    </wp:inline>
                                  </w:drawing>
                                </w:r>
                              </w:p>
                              <w:p w14:paraId="300F3AF8" w14:textId="77777777" w:rsidR="00377B5B" w:rsidRDefault="00377B5B" w:rsidP="00377B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1079335" name="Text Box 65"/>
                          <wps:cNvSpPr txBox="1"/>
                          <wps:spPr>
                            <a:xfrm>
                              <a:off x="2040505" y="4721"/>
                              <a:ext cx="3832615" cy="845111"/>
                            </a:xfrm>
                            <a:prstGeom prst="rect">
                              <a:avLst/>
                            </a:prstGeom>
                            <a:solidFill>
                              <a:schemeClr val="lt1"/>
                            </a:solidFill>
                            <a:ln w="6350">
                              <a:noFill/>
                            </a:ln>
                          </wps:spPr>
                          <wps:txbx>
                            <w:txbxContent>
                              <w:tbl>
                                <w:tblPr>
                                  <w:tblStyle w:val="TableGrid"/>
                                  <w:tblW w:w="6247" w:type="dxa"/>
                                  <w:tblInd w:w="-5" w:type="dxa"/>
                                  <w:tblLook w:val="04A0" w:firstRow="1" w:lastRow="0" w:firstColumn="1" w:lastColumn="0" w:noHBand="0" w:noVBand="1"/>
                                </w:tblPr>
                                <w:tblGrid>
                                  <w:gridCol w:w="441"/>
                                  <w:gridCol w:w="373"/>
                                  <w:gridCol w:w="398"/>
                                  <w:gridCol w:w="373"/>
                                  <w:gridCol w:w="373"/>
                                  <w:gridCol w:w="524"/>
                                  <w:gridCol w:w="373"/>
                                  <w:gridCol w:w="624"/>
                                  <w:gridCol w:w="700"/>
                                  <w:gridCol w:w="549"/>
                                  <w:gridCol w:w="775"/>
                                  <w:gridCol w:w="775"/>
                                </w:tblGrid>
                                <w:tr w:rsidR="00377B5B" w14:paraId="329A0C79" w14:textId="77777777" w:rsidTr="00726031">
                                  <w:trPr>
                                    <w:cantSplit/>
                                    <w:trHeight w:val="1087"/>
                                  </w:trPr>
                                  <w:tc>
                                    <w:tcPr>
                                      <w:tcW w:w="441" w:type="dxa"/>
                                      <w:textDirection w:val="btLr"/>
                                    </w:tcPr>
                                    <w:p w14:paraId="3FD14B34"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5B3EEFCB"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188219C9" w14:textId="77777777" w:rsidR="00377B5B" w:rsidRPr="003677BD" w:rsidRDefault="00377B5B" w:rsidP="00406DDE">
                                      <w:pPr>
                                        <w:ind w:left="113" w:right="113"/>
                                        <w:rPr>
                                          <w:sz w:val="12"/>
                                          <w:szCs w:val="12"/>
                                        </w:rPr>
                                      </w:pPr>
                                      <w:r w:rsidRPr="003677BD">
                                        <w:rPr>
                                          <w:b/>
                                          <w:bCs/>
                                          <w:sz w:val="12"/>
                                          <w:szCs w:val="12"/>
                                        </w:rPr>
                                        <w:t>CDRSB</w:t>
                                      </w:r>
                                    </w:p>
                                  </w:tc>
                                  <w:tc>
                                    <w:tcPr>
                                      <w:tcW w:w="418" w:type="dxa"/>
                                      <w:textDirection w:val="btLr"/>
                                    </w:tcPr>
                                    <w:p w14:paraId="52240218"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4A7136E6"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7453E9C5" w14:textId="77777777" w:rsidR="00377B5B" w:rsidRPr="003677BD" w:rsidRDefault="00377B5B" w:rsidP="00406DDE">
                                      <w:pPr>
                                        <w:ind w:left="113" w:right="113"/>
                                        <w:rPr>
                                          <w:b/>
                                          <w:bCs/>
                                          <w:sz w:val="12"/>
                                          <w:szCs w:val="12"/>
                                        </w:rPr>
                                      </w:pPr>
                                      <w:r w:rsidRPr="003677BD">
                                        <w:rPr>
                                          <w:b/>
                                          <w:bCs/>
                                          <w:sz w:val="12"/>
                                          <w:szCs w:val="12"/>
                                        </w:rPr>
                                        <w:t>RAVLT</w:t>
                                      </w:r>
                                    </w:p>
                                    <w:p w14:paraId="523C3110"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6A330E73" w14:textId="77777777" w:rsidR="00377B5B" w:rsidRPr="003677BD" w:rsidRDefault="00377B5B" w:rsidP="00406DDE">
                                      <w:pPr>
                                        <w:ind w:left="113" w:right="113"/>
                                        <w:rPr>
                                          <w:sz w:val="12"/>
                                          <w:szCs w:val="12"/>
                                        </w:rPr>
                                      </w:pPr>
                                      <w:r w:rsidRPr="003677BD">
                                        <w:rPr>
                                          <w:b/>
                                          <w:bCs/>
                                          <w:sz w:val="12"/>
                                          <w:szCs w:val="12"/>
                                        </w:rPr>
                                        <w:t>APOE4</w:t>
                                      </w:r>
                                    </w:p>
                                  </w:tc>
                                  <w:tc>
                                    <w:tcPr>
                                      <w:tcW w:w="624" w:type="dxa"/>
                                      <w:textDirection w:val="btLr"/>
                                    </w:tcPr>
                                    <w:p w14:paraId="43BE313C" w14:textId="77777777" w:rsidR="00377B5B" w:rsidRPr="003677BD" w:rsidRDefault="00377B5B" w:rsidP="00406DDE">
                                      <w:pPr>
                                        <w:ind w:left="113" w:right="113"/>
                                        <w:rPr>
                                          <w:sz w:val="12"/>
                                          <w:szCs w:val="12"/>
                                        </w:rPr>
                                      </w:pPr>
                                      <w:r w:rsidRPr="003677BD">
                                        <w:rPr>
                                          <w:b/>
                                          <w:bCs/>
                                          <w:sz w:val="12"/>
                                          <w:szCs w:val="12"/>
                                        </w:rPr>
                                        <w:t>FDG</w:t>
                                      </w:r>
                                    </w:p>
                                  </w:tc>
                                  <w:tc>
                                    <w:tcPr>
                                      <w:tcW w:w="624" w:type="dxa"/>
                                      <w:textDirection w:val="btLr"/>
                                    </w:tcPr>
                                    <w:p w14:paraId="7273B45E" w14:textId="77777777" w:rsidR="00377B5B" w:rsidRPr="003677BD" w:rsidRDefault="00377B5B" w:rsidP="00406DDE">
                                      <w:pPr>
                                        <w:ind w:left="113" w:right="113"/>
                                        <w:rPr>
                                          <w:sz w:val="12"/>
                                          <w:szCs w:val="12"/>
                                        </w:rPr>
                                      </w:pPr>
                                      <w:r w:rsidRPr="003677BD">
                                        <w:rPr>
                                          <w:b/>
                                          <w:bCs/>
                                          <w:sz w:val="12"/>
                                          <w:szCs w:val="12"/>
                                        </w:rPr>
                                        <w:t>AV45</w:t>
                                      </w:r>
                                    </w:p>
                                  </w:tc>
                                  <w:tc>
                                    <w:tcPr>
                                      <w:tcW w:w="549" w:type="dxa"/>
                                      <w:textDirection w:val="btLr"/>
                                    </w:tcPr>
                                    <w:p w14:paraId="5BDB77BA"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0D8D04E6" w14:textId="77777777" w:rsidR="00377B5B" w:rsidRPr="003677BD" w:rsidRDefault="00377B5B" w:rsidP="00406DDE">
                                      <w:pPr>
                                        <w:ind w:left="113" w:right="113"/>
                                        <w:rPr>
                                          <w:b/>
                                          <w:bCs/>
                                          <w:sz w:val="12"/>
                                          <w:szCs w:val="12"/>
                                        </w:rPr>
                                      </w:pPr>
                                      <w:r w:rsidRPr="003677BD">
                                        <w:rPr>
                                          <w:b/>
                                          <w:bCs/>
                                          <w:sz w:val="12"/>
                                          <w:szCs w:val="12"/>
                                        </w:rPr>
                                        <w:t>Normalized</w:t>
                                      </w:r>
                                    </w:p>
                                    <w:p w14:paraId="7601955D"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35CBF843" w14:textId="77777777" w:rsidR="00377B5B" w:rsidRPr="003677BD" w:rsidRDefault="00377B5B" w:rsidP="00406DDE">
                                      <w:pPr>
                                        <w:ind w:left="113" w:right="113"/>
                                        <w:rPr>
                                          <w:b/>
                                          <w:bCs/>
                                          <w:sz w:val="12"/>
                                          <w:szCs w:val="12"/>
                                        </w:rPr>
                                      </w:pPr>
                                      <w:r w:rsidRPr="003677BD">
                                        <w:rPr>
                                          <w:b/>
                                          <w:bCs/>
                                          <w:sz w:val="12"/>
                                          <w:szCs w:val="12"/>
                                        </w:rPr>
                                        <w:t>Normalized</w:t>
                                      </w:r>
                                    </w:p>
                                    <w:p w14:paraId="6CFFF655"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0B47D94C" w14:textId="77777777" w:rsidTr="00726031">
                                  <w:trPr>
                                    <w:trHeight w:val="36"/>
                                  </w:trPr>
                                  <w:tc>
                                    <w:tcPr>
                                      <w:tcW w:w="441" w:type="dxa"/>
                                      <w:vAlign w:val="center"/>
                                      <w:hideMark/>
                                    </w:tcPr>
                                    <w:p w14:paraId="5ADD3F8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T0</w:t>
                                      </w:r>
                                    </w:p>
                                  </w:tc>
                                  <w:tc>
                                    <w:tcPr>
                                      <w:tcW w:w="373" w:type="dxa"/>
                                      <w:vAlign w:val="center"/>
                                      <w:hideMark/>
                                    </w:tcPr>
                                    <w:p w14:paraId="74DAA8AE"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28</w:t>
                                      </w:r>
                                    </w:p>
                                  </w:tc>
                                  <w:tc>
                                    <w:tcPr>
                                      <w:tcW w:w="398" w:type="dxa"/>
                                      <w:vAlign w:val="center"/>
                                      <w:hideMark/>
                                    </w:tcPr>
                                    <w:p w14:paraId="0386137A"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5.5</w:t>
                                      </w:r>
                                    </w:p>
                                  </w:tc>
                                  <w:tc>
                                    <w:tcPr>
                                      <w:tcW w:w="418" w:type="dxa"/>
                                      <w:vAlign w:val="center"/>
                                      <w:hideMark/>
                                    </w:tcPr>
                                    <w:p w14:paraId="49A5D0F6"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24</w:t>
                                      </w:r>
                                    </w:p>
                                  </w:tc>
                                  <w:tc>
                                    <w:tcPr>
                                      <w:tcW w:w="373" w:type="dxa"/>
                                      <w:vAlign w:val="center"/>
                                      <w:hideMark/>
                                    </w:tcPr>
                                    <w:p w14:paraId="794E5C8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4</w:t>
                                      </w:r>
                                    </w:p>
                                  </w:tc>
                                  <w:tc>
                                    <w:tcPr>
                                      <w:tcW w:w="524" w:type="dxa"/>
                                      <w:vAlign w:val="center"/>
                                      <w:hideMark/>
                                    </w:tcPr>
                                    <w:p w14:paraId="4E41C911"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29</w:t>
                                      </w:r>
                                    </w:p>
                                  </w:tc>
                                  <w:tc>
                                    <w:tcPr>
                                      <w:tcW w:w="373" w:type="dxa"/>
                                      <w:vAlign w:val="center"/>
                                      <w:hideMark/>
                                    </w:tcPr>
                                    <w:p w14:paraId="4CCB7967"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w:t>
                                      </w:r>
                                    </w:p>
                                  </w:tc>
                                  <w:tc>
                                    <w:tcPr>
                                      <w:tcW w:w="624" w:type="dxa"/>
                                      <w:vAlign w:val="center"/>
                                      <w:hideMark/>
                                    </w:tcPr>
                                    <w:p w14:paraId="34FD314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1.3668</w:t>
                                      </w:r>
                                    </w:p>
                                  </w:tc>
                                  <w:tc>
                                    <w:tcPr>
                                      <w:tcW w:w="624" w:type="dxa"/>
                                      <w:vAlign w:val="center"/>
                                      <w:hideMark/>
                                    </w:tcPr>
                                    <w:p w14:paraId="7058F20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0.92036</w:t>
                                      </w:r>
                                    </w:p>
                                  </w:tc>
                                  <w:tc>
                                    <w:tcPr>
                                      <w:tcW w:w="549" w:type="dxa"/>
                                      <w:vAlign w:val="center"/>
                                      <w:hideMark/>
                                    </w:tcPr>
                                    <w:p w14:paraId="1F49999D"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819.6</w:t>
                                      </w:r>
                                    </w:p>
                                  </w:tc>
                                  <w:tc>
                                    <w:tcPr>
                                      <w:tcW w:w="775" w:type="dxa"/>
                                      <w:vAlign w:val="center"/>
                                      <w:hideMark/>
                                    </w:tcPr>
                                    <w:p w14:paraId="6596CFC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0.00319</w:t>
                                      </w:r>
                                    </w:p>
                                  </w:tc>
                                  <w:tc>
                                    <w:tcPr>
                                      <w:tcW w:w="775" w:type="dxa"/>
                                      <w:vAlign w:val="center"/>
                                      <w:hideMark/>
                                    </w:tcPr>
                                    <w:p w14:paraId="65AF25BE"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0.055722</w:t>
                                      </w:r>
                                    </w:p>
                                  </w:tc>
                                </w:tr>
                                <w:tr w:rsidR="00377B5B" w:rsidRPr="008B3388" w14:paraId="2AAD3BEE" w14:textId="77777777" w:rsidTr="00726031">
                                  <w:trPr>
                                    <w:trHeight w:val="36"/>
                                  </w:trPr>
                                  <w:tc>
                                    <w:tcPr>
                                      <w:tcW w:w="441" w:type="dxa"/>
                                      <w:vAlign w:val="center"/>
                                      <w:hideMark/>
                                    </w:tcPr>
                                    <w:p w14:paraId="5E67E1F8"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T6</w:t>
                                      </w:r>
                                    </w:p>
                                  </w:tc>
                                  <w:tc>
                                    <w:tcPr>
                                      <w:tcW w:w="373" w:type="dxa"/>
                                      <w:vAlign w:val="center"/>
                                      <w:hideMark/>
                                    </w:tcPr>
                                    <w:p w14:paraId="5254CB1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27</w:t>
                                      </w:r>
                                    </w:p>
                                  </w:tc>
                                  <w:tc>
                                    <w:tcPr>
                                      <w:tcW w:w="398" w:type="dxa"/>
                                      <w:vAlign w:val="center"/>
                                      <w:hideMark/>
                                    </w:tcPr>
                                    <w:p w14:paraId="1A0150E9"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w:t>
                                      </w:r>
                                    </w:p>
                                  </w:tc>
                                  <w:tc>
                                    <w:tcPr>
                                      <w:tcW w:w="418" w:type="dxa"/>
                                      <w:vAlign w:val="center"/>
                                      <w:hideMark/>
                                    </w:tcPr>
                                    <w:p w14:paraId="3F89BCA8"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18</w:t>
                                      </w:r>
                                    </w:p>
                                  </w:tc>
                                  <w:tc>
                                    <w:tcPr>
                                      <w:tcW w:w="373" w:type="dxa"/>
                                      <w:vAlign w:val="center"/>
                                      <w:hideMark/>
                                    </w:tcPr>
                                    <w:p w14:paraId="221753D9"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5</w:t>
                                      </w:r>
                                    </w:p>
                                  </w:tc>
                                  <w:tc>
                                    <w:tcPr>
                                      <w:tcW w:w="524" w:type="dxa"/>
                                      <w:vAlign w:val="center"/>
                                      <w:hideMark/>
                                    </w:tcPr>
                                    <w:p w14:paraId="73F86500"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20</w:t>
                                      </w:r>
                                    </w:p>
                                  </w:tc>
                                  <w:tc>
                                    <w:tcPr>
                                      <w:tcW w:w="373" w:type="dxa"/>
                                      <w:vAlign w:val="center"/>
                                      <w:hideMark/>
                                    </w:tcPr>
                                    <w:p w14:paraId="1B47A18B"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w:t>
                                      </w:r>
                                    </w:p>
                                  </w:tc>
                                  <w:tc>
                                    <w:tcPr>
                                      <w:tcW w:w="624" w:type="dxa"/>
                                      <w:vAlign w:val="center"/>
                                      <w:hideMark/>
                                    </w:tcPr>
                                    <w:p w14:paraId="260D24BE"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624" w:type="dxa"/>
                                      <w:vAlign w:val="center"/>
                                      <w:hideMark/>
                                    </w:tcPr>
                                    <w:p w14:paraId="61475F4B"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549" w:type="dxa"/>
                                      <w:vAlign w:val="center"/>
                                      <w:hideMark/>
                                    </w:tcPr>
                                    <w:p w14:paraId="0A1FAB06"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775" w:type="dxa"/>
                                      <w:vAlign w:val="center"/>
                                      <w:hideMark/>
                                    </w:tcPr>
                                    <w:p w14:paraId="7BF0B26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775" w:type="dxa"/>
                                      <w:vAlign w:val="center"/>
                                      <w:hideMark/>
                                    </w:tcPr>
                                    <w:p w14:paraId="5BFA4170"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0.057259</w:t>
                                      </w:r>
                                    </w:p>
                                  </w:tc>
                                </w:tr>
                                <w:tr w:rsidR="00377B5B" w:rsidRPr="008B3388" w14:paraId="01C67B3C" w14:textId="77777777" w:rsidTr="00726031">
                                  <w:trPr>
                                    <w:trHeight w:val="36"/>
                                  </w:trPr>
                                  <w:tc>
                                    <w:tcPr>
                                      <w:tcW w:w="441" w:type="dxa"/>
                                      <w:vAlign w:val="center"/>
                                      <w:hideMark/>
                                    </w:tcPr>
                                    <w:p w14:paraId="52E0F5E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T12</w:t>
                                      </w:r>
                                    </w:p>
                                  </w:tc>
                                  <w:tc>
                                    <w:tcPr>
                                      <w:tcW w:w="373" w:type="dxa"/>
                                      <w:vAlign w:val="center"/>
                                      <w:hideMark/>
                                    </w:tcPr>
                                    <w:p w14:paraId="1B473E1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29</w:t>
                                      </w:r>
                                    </w:p>
                                  </w:tc>
                                  <w:tc>
                                    <w:tcPr>
                                      <w:tcW w:w="398" w:type="dxa"/>
                                      <w:vAlign w:val="center"/>
                                      <w:hideMark/>
                                    </w:tcPr>
                                    <w:p w14:paraId="1726E782"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2.5</w:t>
                                      </w:r>
                                    </w:p>
                                  </w:tc>
                                  <w:tc>
                                    <w:tcPr>
                                      <w:tcW w:w="418" w:type="dxa"/>
                                      <w:vAlign w:val="center"/>
                                      <w:hideMark/>
                                    </w:tcPr>
                                    <w:p w14:paraId="4A8C1B33"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16</w:t>
                                      </w:r>
                                    </w:p>
                                  </w:tc>
                                  <w:tc>
                                    <w:tcPr>
                                      <w:tcW w:w="373" w:type="dxa"/>
                                      <w:vAlign w:val="center"/>
                                      <w:hideMark/>
                                    </w:tcPr>
                                    <w:p w14:paraId="7BFC5D79"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6</w:t>
                                      </w:r>
                                    </w:p>
                                  </w:tc>
                                  <w:tc>
                                    <w:tcPr>
                                      <w:tcW w:w="524" w:type="dxa"/>
                                      <w:vAlign w:val="center"/>
                                      <w:hideMark/>
                                    </w:tcPr>
                                    <w:p w14:paraId="1B9AE50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29</w:t>
                                      </w:r>
                                    </w:p>
                                  </w:tc>
                                  <w:tc>
                                    <w:tcPr>
                                      <w:tcW w:w="373" w:type="dxa"/>
                                      <w:vAlign w:val="center"/>
                                      <w:hideMark/>
                                    </w:tcPr>
                                    <w:p w14:paraId="2050A040"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w:t>
                                      </w:r>
                                    </w:p>
                                  </w:tc>
                                  <w:tc>
                                    <w:tcPr>
                                      <w:tcW w:w="624" w:type="dxa"/>
                                      <w:vAlign w:val="center"/>
                                      <w:hideMark/>
                                    </w:tcPr>
                                    <w:p w14:paraId="502069E7"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624" w:type="dxa"/>
                                      <w:vAlign w:val="center"/>
                                      <w:hideMark/>
                                    </w:tcPr>
                                    <w:p w14:paraId="068B94AB"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549" w:type="dxa"/>
                                      <w:vAlign w:val="center"/>
                                      <w:hideMark/>
                                    </w:tcPr>
                                    <w:p w14:paraId="33D31E1E"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775" w:type="dxa"/>
                                      <w:vAlign w:val="center"/>
                                      <w:hideMark/>
                                    </w:tcPr>
                                    <w:p w14:paraId="45372F01"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0.003113</w:t>
                                      </w:r>
                                    </w:p>
                                  </w:tc>
                                  <w:tc>
                                    <w:tcPr>
                                      <w:tcW w:w="775" w:type="dxa"/>
                                      <w:vAlign w:val="center"/>
                                      <w:hideMark/>
                                    </w:tcPr>
                                    <w:p w14:paraId="7113057D"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0.056479</w:t>
                                      </w:r>
                                    </w:p>
                                  </w:tc>
                                </w:tr>
                                <w:tr w:rsidR="00377B5B" w:rsidRPr="008B3388" w14:paraId="11660A3B" w14:textId="77777777" w:rsidTr="00726031">
                                  <w:trPr>
                                    <w:trHeight w:val="36"/>
                                  </w:trPr>
                                  <w:tc>
                                    <w:tcPr>
                                      <w:tcW w:w="441" w:type="dxa"/>
                                      <w:vAlign w:val="center"/>
                                      <w:hideMark/>
                                    </w:tcPr>
                                    <w:p w14:paraId="367252C9"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T24</w:t>
                                      </w:r>
                                    </w:p>
                                  </w:tc>
                                  <w:tc>
                                    <w:tcPr>
                                      <w:tcW w:w="373" w:type="dxa"/>
                                      <w:vAlign w:val="center"/>
                                      <w:hideMark/>
                                    </w:tcPr>
                                    <w:p w14:paraId="5ADEC662"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26</w:t>
                                      </w:r>
                                    </w:p>
                                  </w:tc>
                                  <w:tc>
                                    <w:tcPr>
                                      <w:tcW w:w="398" w:type="dxa"/>
                                      <w:vAlign w:val="center"/>
                                      <w:hideMark/>
                                    </w:tcPr>
                                    <w:p w14:paraId="2F6D748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2.5</w:t>
                                      </w:r>
                                    </w:p>
                                  </w:tc>
                                  <w:tc>
                                    <w:tcPr>
                                      <w:tcW w:w="418" w:type="dxa"/>
                                      <w:vAlign w:val="center"/>
                                      <w:hideMark/>
                                    </w:tcPr>
                                    <w:p w14:paraId="151BE0C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22</w:t>
                                      </w:r>
                                    </w:p>
                                  </w:tc>
                                  <w:tc>
                                    <w:tcPr>
                                      <w:tcW w:w="373" w:type="dxa"/>
                                      <w:vAlign w:val="center"/>
                                      <w:hideMark/>
                                    </w:tcPr>
                                    <w:p w14:paraId="698A9FD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3</w:t>
                                      </w:r>
                                    </w:p>
                                  </w:tc>
                                  <w:tc>
                                    <w:tcPr>
                                      <w:tcW w:w="524" w:type="dxa"/>
                                      <w:vAlign w:val="center"/>
                                      <w:hideMark/>
                                    </w:tcPr>
                                    <w:p w14:paraId="0623A0E7"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22</w:t>
                                      </w:r>
                                    </w:p>
                                  </w:tc>
                                  <w:tc>
                                    <w:tcPr>
                                      <w:tcW w:w="373" w:type="dxa"/>
                                      <w:vAlign w:val="center"/>
                                      <w:hideMark/>
                                    </w:tcPr>
                                    <w:p w14:paraId="1FE07990"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w:t>
                                      </w:r>
                                    </w:p>
                                  </w:tc>
                                  <w:tc>
                                    <w:tcPr>
                                      <w:tcW w:w="624" w:type="dxa"/>
                                      <w:vAlign w:val="center"/>
                                      <w:hideMark/>
                                    </w:tcPr>
                                    <w:p w14:paraId="01A4534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1.3053</w:t>
                                      </w:r>
                                    </w:p>
                                  </w:tc>
                                  <w:tc>
                                    <w:tcPr>
                                      <w:tcW w:w="624" w:type="dxa"/>
                                      <w:vAlign w:val="center"/>
                                      <w:hideMark/>
                                    </w:tcPr>
                                    <w:p w14:paraId="181B3C42"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0.89138</w:t>
                                      </w:r>
                                    </w:p>
                                  </w:tc>
                                  <w:tc>
                                    <w:tcPr>
                                      <w:tcW w:w="549" w:type="dxa"/>
                                      <w:vAlign w:val="center"/>
                                      <w:hideMark/>
                                    </w:tcPr>
                                    <w:p w14:paraId="67E380A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840.4</w:t>
                                      </w:r>
                                    </w:p>
                                  </w:tc>
                                  <w:tc>
                                    <w:tcPr>
                                      <w:tcW w:w="775" w:type="dxa"/>
                                      <w:vAlign w:val="center"/>
                                      <w:hideMark/>
                                    </w:tcPr>
                                    <w:p w14:paraId="1DCC43E1"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775" w:type="dxa"/>
                                      <w:vAlign w:val="center"/>
                                      <w:hideMark/>
                                    </w:tcPr>
                                    <w:p w14:paraId="4054D46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r>
                              </w:tbl>
                              <w:p w14:paraId="12A3287E" w14:textId="77777777" w:rsidR="00377B5B" w:rsidRPr="008B3388" w:rsidRDefault="00377B5B" w:rsidP="00377B5B">
                                <w:pPr>
                                  <w:spacing w:after="0" w:line="240" w:lineRule="auto"/>
                                  <w:jc w:val="right"/>
                                  <w:rPr>
                                    <w:rFonts w:ascii="Segoe UI" w:hAnsi="Segoe UI" w:cs="Segoe UI"/>
                                    <w:color w:val="000000"/>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15928637" name="Text Box 61"/>
                        <wps:cNvSpPr txBox="1"/>
                        <wps:spPr>
                          <a:xfrm>
                            <a:off x="665480" y="1295761"/>
                            <a:ext cx="5106340" cy="771390"/>
                          </a:xfrm>
                          <a:prstGeom prst="rect">
                            <a:avLst/>
                          </a:prstGeom>
                          <a:solidFill>
                            <a:schemeClr val="lt1"/>
                          </a:solidFill>
                          <a:ln w="6350">
                            <a:solidFill>
                              <a:prstClr val="black"/>
                            </a:solidFill>
                          </a:ln>
                        </wps:spPr>
                        <wps:txbx>
                          <w:txbxContent>
                            <w:p w14:paraId="18551FF3" w14:textId="77777777" w:rsidR="00377B5B" w:rsidRDefault="00377B5B" w:rsidP="00442057">
                              <w:r w:rsidRPr="00EF79E0">
                                <w:rPr>
                                  <w:noProof/>
                                  <w:sz w:val="20"/>
                                  <w:szCs w:val="20"/>
                                </w:rPr>
                                <w:drawing>
                                  <wp:inline distT="0" distB="0" distL="0" distR="0" wp14:anchorId="14B76D45" wp14:editId="5BE7A830">
                                    <wp:extent cx="3736975" cy="643590"/>
                                    <wp:effectExtent l="0" t="0" r="0" b="4445"/>
                                    <wp:docPr id="201219676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96768" name="Picture 1" descr="A graph with blue lines&#10;&#10;AI-generated content may be incorrect."/>
                                            <pic:cNvPicPr/>
                                          </pic:nvPicPr>
                                          <pic:blipFill>
                                            <a:blip r:embed="rId45"/>
                                            <a:stretch>
                                              <a:fillRect/>
                                            </a:stretch>
                                          </pic:blipFill>
                                          <pic:spPr>
                                            <a:xfrm>
                                              <a:off x="0" y="0"/>
                                              <a:ext cx="3736975" cy="6435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4951652" id="_x0000_s1117" style="position:absolute;margin-left:0;margin-top:18.2pt;width:506.95pt;height:166.15pt;z-index:251913216" coordsize="64382,21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">
                <v:group id="_x0000_s1118" style="position:absolute;width:64382;height:21104" coordsize="58737,1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">
                  <v:shape id="Text Box 67" o:spid="_x0000_s1119"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" fillcolor="white [3201]" strokeweight=".5pt">
                    <v:textbox>
                      <w:txbxContent>
                        <w:p w14:paraId="2F03638F" w14:textId="10E19631" w:rsidR="00377B5B" w:rsidRDefault="002877CA" w:rsidP="00377B5B">
                          <w:r>
                            <w:rPr>
                              <w:noProof/>
                              <w:sz w:val="20"/>
                              <w:szCs w:val="20"/>
                            </w:rPr>
                            <w:drawing>
                              <wp:inline distT="0" distB="0" distL="0" distR="0" wp14:anchorId="1ED5860F" wp14:editId="3427411B">
                                <wp:extent cx="2002790" cy="1158738"/>
                                <wp:effectExtent l="19050" t="19050" r="16510" b="22860"/>
                                <wp:docPr id="58244956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18359" cy="1167746"/>
                                        </a:xfrm>
                                        <a:prstGeom prst="rect">
                                          <a:avLst/>
                                        </a:prstGeom>
                                        <a:noFill/>
                                        <a:ln>
                                          <a:solidFill>
                                            <a:schemeClr val="accent1"/>
                                          </a:solidFill>
                                        </a:ln>
                                      </pic:spPr>
                                    </pic:pic>
                                  </a:graphicData>
                                </a:graphic>
                              </wp:inline>
                            </w:drawing>
                          </w:r>
                        </w:p>
                        <w:p w14:paraId="300F3AF8" w14:textId="77777777" w:rsidR="00377B5B" w:rsidRDefault="00377B5B" w:rsidP="00377B5B"/>
                      </w:txbxContent>
                    </v:textbox>
                  </v:shape>
                  <v:shape id="Text Box 65" o:spid="_x0000_s1120" type="#_x0000_t202" style="position:absolute;left:20405;top:47;width:38326;height:8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" fillcolor="white [3201]" stroked="f" strokeweight=".5pt">
                    <v:textbox>
                      <w:txbxContent>
                        <w:tbl>
                          <w:tblPr>
                            <w:tblStyle w:val="TableGrid"/>
                            <w:tblW w:w="6247" w:type="dxa"/>
                            <w:tblInd w:w="-5" w:type="dxa"/>
                            <w:tblLook w:val="04A0" w:firstRow="1" w:lastRow="0" w:firstColumn="1" w:lastColumn="0" w:noHBand="0" w:noVBand="1"/>
                          </w:tblPr>
                          <w:tblGrid>
                            <w:gridCol w:w="441"/>
                            <w:gridCol w:w="373"/>
                            <w:gridCol w:w="398"/>
                            <w:gridCol w:w="373"/>
                            <w:gridCol w:w="373"/>
                            <w:gridCol w:w="524"/>
                            <w:gridCol w:w="373"/>
                            <w:gridCol w:w="624"/>
                            <w:gridCol w:w="700"/>
                            <w:gridCol w:w="549"/>
                            <w:gridCol w:w="775"/>
                            <w:gridCol w:w="775"/>
                          </w:tblGrid>
                          <w:tr w:rsidR="00377B5B" w14:paraId="329A0C79" w14:textId="77777777" w:rsidTr="00726031">
                            <w:trPr>
                              <w:cantSplit/>
                              <w:trHeight w:val="1087"/>
                            </w:trPr>
                            <w:tc>
                              <w:tcPr>
                                <w:tcW w:w="441" w:type="dxa"/>
                                <w:textDirection w:val="btLr"/>
                              </w:tcPr>
                              <w:p w14:paraId="3FD14B34"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5B3EEFCB"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188219C9" w14:textId="77777777" w:rsidR="00377B5B" w:rsidRPr="003677BD" w:rsidRDefault="00377B5B" w:rsidP="00406DDE">
                                <w:pPr>
                                  <w:ind w:left="113" w:right="113"/>
                                  <w:rPr>
                                    <w:sz w:val="12"/>
                                    <w:szCs w:val="12"/>
                                  </w:rPr>
                                </w:pPr>
                                <w:r w:rsidRPr="003677BD">
                                  <w:rPr>
                                    <w:b/>
                                    <w:bCs/>
                                    <w:sz w:val="12"/>
                                    <w:szCs w:val="12"/>
                                  </w:rPr>
                                  <w:t>CDRSB</w:t>
                                </w:r>
                              </w:p>
                            </w:tc>
                            <w:tc>
                              <w:tcPr>
                                <w:tcW w:w="418" w:type="dxa"/>
                                <w:textDirection w:val="btLr"/>
                              </w:tcPr>
                              <w:p w14:paraId="52240218"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4A7136E6"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7453E9C5" w14:textId="77777777" w:rsidR="00377B5B" w:rsidRPr="003677BD" w:rsidRDefault="00377B5B" w:rsidP="00406DDE">
                                <w:pPr>
                                  <w:ind w:left="113" w:right="113"/>
                                  <w:rPr>
                                    <w:b/>
                                    <w:bCs/>
                                    <w:sz w:val="12"/>
                                    <w:szCs w:val="12"/>
                                  </w:rPr>
                                </w:pPr>
                                <w:r w:rsidRPr="003677BD">
                                  <w:rPr>
                                    <w:b/>
                                    <w:bCs/>
                                    <w:sz w:val="12"/>
                                    <w:szCs w:val="12"/>
                                  </w:rPr>
                                  <w:t>RAVLT</w:t>
                                </w:r>
                              </w:p>
                              <w:p w14:paraId="523C3110"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6A330E73" w14:textId="77777777" w:rsidR="00377B5B" w:rsidRPr="003677BD" w:rsidRDefault="00377B5B" w:rsidP="00406DDE">
                                <w:pPr>
                                  <w:ind w:left="113" w:right="113"/>
                                  <w:rPr>
                                    <w:sz w:val="12"/>
                                    <w:szCs w:val="12"/>
                                  </w:rPr>
                                </w:pPr>
                                <w:r w:rsidRPr="003677BD">
                                  <w:rPr>
                                    <w:b/>
                                    <w:bCs/>
                                    <w:sz w:val="12"/>
                                    <w:szCs w:val="12"/>
                                  </w:rPr>
                                  <w:t>APOE4</w:t>
                                </w:r>
                              </w:p>
                            </w:tc>
                            <w:tc>
                              <w:tcPr>
                                <w:tcW w:w="624" w:type="dxa"/>
                                <w:textDirection w:val="btLr"/>
                              </w:tcPr>
                              <w:p w14:paraId="43BE313C" w14:textId="77777777" w:rsidR="00377B5B" w:rsidRPr="003677BD" w:rsidRDefault="00377B5B" w:rsidP="00406DDE">
                                <w:pPr>
                                  <w:ind w:left="113" w:right="113"/>
                                  <w:rPr>
                                    <w:sz w:val="12"/>
                                    <w:szCs w:val="12"/>
                                  </w:rPr>
                                </w:pPr>
                                <w:r w:rsidRPr="003677BD">
                                  <w:rPr>
                                    <w:b/>
                                    <w:bCs/>
                                    <w:sz w:val="12"/>
                                    <w:szCs w:val="12"/>
                                  </w:rPr>
                                  <w:t>FDG</w:t>
                                </w:r>
                              </w:p>
                            </w:tc>
                            <w:tc>
                              <w:tcPr>
                                <w:tcW w:w="624" w:type="dxa"/>
                                <w:textDirection w:val="btLr"/>
                              </w:tcPr>
                              <w:p w14:paraId="7273B45E" w14:textId="77777777" w:rsidR="00377B5B" w:rsidRPr="003677BD" w:rsidRDefault="00377B5B" w:rsidP="00406DDE">
                                <w:pPr>
                                  <w:ind w:left="113" w:right="113"/>
                                  <w:rPr>
                                    <w:sz w:val="12"/>
                                    <w:szCs w:val="12"/>
                                  </w:rPr>
                                </w:pPr>
                                <w:r w:rsidRPr="003677BD">
                                  <w:rPr>
                                    <w:b/>
                                    <w:bCs/>
                                    <w:sz w:val="12"/>
                                    <w:szCs w:val="12"/>
                                  </w:rPr>
                                  <w:t>AV45</w:t>
                                </w:r>
                              </w:p>
                            </w:tc>
                            <w:tc>
                              <w:tcPr>
                                <w:tcW w:w="549" w:type="dxa"/>
                                <w:textDirection w:val="btLr"/>
                              </w:tcPr>
                              <w:p w14:paraId="5BDB77BA"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0D8D04E6" w14:textId="77777777" w:rsidR="00377B5B" w:rsidRPr="003677BD" w:rsidRDefault="00377B5B" w:rsidP="00406DDE">
                                <w:pPr>
                                  <w:ind w:left="113" w:right="113"/>
                                  <w:rPr>
                                    <w:b/>
                                    <w:bCs/>
                                    <w:sz w:val="12"/>
                                    <w:szCs w:val="12"/>
                                  </w:rPr>
                                </w:pPr>
                                <w:r w:rsidRPr="003677BD">
                                  <w:rPr>
                                    <w:b/>
                                    <w:bCs/>
                                    <w:sz w:val="12"/>
                                    <w:szCs w:val="12"/>
                                  </w:rPr>
                                  <w:t>Normalized</w:t>
                                </w:r>
                              </w:p>
                              <w:p w14:paraId="7601955D"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35CBF843" w14:textId="77777777" w:rsidR="00377B5B" w:rsidRPr="003677BD" w:rsidRDefault="00377B5B" w:rsidP="00406DDE">
                                <w:pPr>
                                  <w:ind w:left="113" w:right="113"/>
                                  <w:rPr>
                                    <w:b/>
                                    <w:bCs/>
                                    <w:sz w:val="12"/>
                                    <w:szCs w:val="12"/>
                                  </w:rPr>
                                </w:pPr>
                                <w:r w:rsidRPr="003677BD">
                                  <w:rPr>
                                    <w:b/>
                                    <w:bCs/>
                                    <w:sz w:val="12"/>
                                    <w:szCs w:val="12"/>
                                  </w:rPr>
                                  <w:t>Normalized</w:t>
                                </w:r>
                              </w:p>
                              <w:p w14:paraId="6CFFF655"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0B47D94C" w14:textId="77777777" w:rsidTr="00726031">
                            <w:trPr>
                              <w:trHeight w:val="36"/>
                            </w:trPr>
                            <w:tc>
                              <w:tcPr>
                                <w:tcW w:w="441" w:type="dxa"/>
                                <w:vAlign w:val="center"/>
                                <w:hideMark/>
                              </w:tcPr>
                              <w:p w14:paraId="5ADD3F8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T0</w:t>
                                </w:r>
                              </w:p>
                            </w:tc>
                            <w:tc>
                              <w:tcPr>
                                <w:tcW w:w="373" w:type="dxa"/>
                                <w:vAlign w:val="center"/>
                                <w:hideMark/>
                              </w:tcPr>
                              <w:p w14:paraId="74DAA8AE"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28</w:t>
                                </w:r>
                              </w:p>
                            </w:tc>
                            <w:tc>
                              <w:tcPr>
                                <w:tcW w:w="398" w:type="dxa"/>
                                <w:vAlign w:val="center"/>
                                <w:hideMark/>
                              </w:tcPr>
                              <w:p w14:paraId="0386137A"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5.5</w:t>
                                </w:r>
                              </w:p>
                            </w:tc>
                            <w:tc>
                              <w:tcPr>
                                <w:tcW w:w="418" w:type="dxa"/>
                                <w:vAlign w:val="center"/>
                                <w:hideMark/>
                              </w:tcPr>
                              <w:p w14:paraId="49A5D0F6"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24</w:t>
                                </w:r>
                              </w:p>
                            </w:tc>
                            <w:tc>
                              <w:tcPr>
                                <w:tcW w:w="373" w:type="dxa"/>
                                <w:vAlign w:val="center"/>
                                <w:hideMark/>
                              </w:tcPr>
                              <w:p w14:paraId="794E5C8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4</w:t>
                                </w:r>
                              </w:p>
                            </w:tc>
                            <w:tc>
                              <w:tcPr>
                                <w:tcW w:w="524" w:type="dxa"/>
                                <w:vAlign w:val="center"/>
                                <w:hideMark/>
                              </w:tcPr>
                              <w:p w14:paraId="4E41C911"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29</w:t>
                                </w:r>
                              </w:p>
                            </w:tc>
                            <w:tc>
                              <w:tcPr>
                                <w:tcW w:w="373" w:type="dxa"/>
                                <w:vAlign w:val="center"/>
                                <w:hideMark/>
                              </w:tcPr>
                              <w:p w14:paraId="4CCB7967"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w:t>
                                </w:r>
                              </w:p>
                            </w:tc>
                            <w:tc>
                              <w:tcPr>
                                <w:tcW w:w="624" w:type="dxa"/>
                                <w:vAlign w:val="center"/>
                                <w:hideMark/>
                              </w:tcPr>
                              <w:p w14:paraId="34FD314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1.3668</w:t>
                                </w:r>
                              </w:p>
                            </w:tc>
                            <w:tc>
                              <w:tcPr>
                                <w:tcW w:w="624" w:type="dxa"/>
                                <w:vAlign w:val="center"/>
                                <w:hideMark/>
                              </w:tcPr>
                              <w:p w14:paraId="7058F20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0.92036</w:t>
                                </w:r>
                              </w:p>
                            </w:tc>
                            <w:tc>
                              <w:tcPr>
                                <w:tcW w:w="549" w:type="dxa"/>
                                <w:vAlign w:val="center"/>
                                <w:hideMark/>
                              </w:tcPr>
                              <w:p w14:paraId="1F49999D"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819.6</w:t>
                                </w:r>
                              </w:p>
                            </w:tc>
                            <w:tc>
                              <w:tcPr>
                                <w:tcW w:w="775" w:type="dxa"/>
                                <w:vAlign w:val="center"/>
                                <w:hideMark/>
                              </w:tcPr>
                              <w:p w14:paraId="6596CFC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0.00319</w:t>
                                </w:r>
                              </w:p>
                            </w:tc>
                            <w:tc>
                              <w:tcPr>
                                <w:tcW w:w="775" w:type="dxa"/>
                                <w:vAlign w:val="center"/>
                                <w:hideMark/>
                              </w:tcPr>
                              <w:p w14:paraId="65AF25BE"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0.055722</w:t>
                                </w:r>
                              </w:p>
                            </w:tc>
                          </w:tr>
                          <w:tr w:rsidR="00377B5B" w:rsidRPr="008B3388" w14:paraId="2AAD3BEE" w14:textId="77777777" w:rsidTr="00726031">
                            <w:trPr>
                              <w:trHeight w:val="36"/>
                            </w:trPr>
                            <w:tc>
                              <w:tcPr>
                                <w:tcW w:w="441" w:type="dxa"/>
                                <w:vAlign w:val="center"/>
                                <w:hideMark/>
                              </w:tcPr>
                              <w:p w14:paraId="5E67E1F8"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T6</w:t>
                                </w:r>
                              </w:p>
                            </w:tc>
                            <w:tc>
                              <w:tcPr>
                                <w:tcW w:w="373" w:type="dxa"/>
                                <w:vAlign w:val="center"/>
                                <w:hideMark/>
                              </w:tcPr>
                              <w:p w14:paraId="5254CB1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27</w:t>
                                </w:r>
                              </w:p>
                            </w:tc>
                            <w:tc>
                              <w:tcPr>
                                <w:tcW w:w="398" w:type="dxa"/>
                                <w:vAlign w:val="center"/>
                                <w:hideMark/>
                              </w:tcPr>
                              <w:p w14:paraId="1A0150E9"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w:t>
                                </w:r>
                              </w:p>
                            </w:tc>
                            <w:tc>
                              <w:tcPr>
                                <w:tcW w:w="418" w:type="dxa"/>
                                <w:vAlign w:val="center"/>
                                <w:hideMark/>
                              </w:tcPr>
                              <w:p w14:paraId="3F89BCA8"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18</w:t>
                                </w:r>
                              </w:p>
                            </w:tc>
                            <w:tc>
                              <w:tcPr>
                                <w:tcW w:w="373" w:type="dxa"/>
                                <w:vAlign w:val="center"/>
                                <w:hideMark/>
                              </w:tcPr>
                              <w:p w14:paraId="221753D9"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5</w:t>
                                </w:r>
                              </w:p>
                            </w:tc>
                            <w:tc>
                              <w:tcPr>
                                <w:tcW w:w="524" w:type="dxa"/>
                                <w:vAlign w:val="center"/>
                                <w:hideMark/>
                              </w:tcPr>
                              <w:p w14:paraId="73F86500"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20</w:t>
                                </w:r>
                              </w:p>
                            </w:tc>
                            <w:tc>
                              <w:tcPr>
                                <w:tcW w:w="373" w:type="dxa"/>
                                <w:vAlign w:val="center"/>
                                <w:hideMark/>
                              </w:tcPr>
                              <w:p w14:paraId="1B47A18B"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w:t>
                                </w:r>
                              </w:p>
                            </w:tc>
                            <w:tc>
                              <w:tcPr>
                                <w:tcW w:w="624" w:type="dxa"/>
                                <w:vAlign w:val="center"/>
                                <w:hideMark/>
                              </w:tcPr>
                              <w:p w14:paraId="260D24BE"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624" w:type="dxa"/>
                                <w:vAlign w:val="center"/>
                                <w:hideMark/>
                              </w:tcPr>
                              <w:p w14:paraId="61475F4B"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549" w:type="dxa"/>
                                <w:vAlign w:val="center"/>
                                <w:hideMark/>
                              </w:tcPr>
                              <w:p w14:paraId="0A1FAB06"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775" w:type="dxa"/>
                                <w:vAlign w:val="center"/>
                                <w:hideMark/>
                              </w:tcPr>
                              <w:p w14:paraId="7BF0B26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775" w:type="dxa"/>
                                <w:vAlign w:val="center"/>
                                <w:hideMark/>
                              </w:tcPr>
                              <w:p w14:paraId="5BFA4170"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0.057259</w:t>
                                </w:r>
                              </w:p>
                            </w:tc>
                          </w:tr>
                          <w:tr w:rsidR="00377B5B" w:rsidRPr="008B3388" w14:paraId="01C67B3C" w14:textId="77777777" w:rsidTr="00726031">
                            <w:trPr>
                              <w:trHeight w:val="36"/>
                            </w:trPr>
                            <w:tc>
                              <w:tcPr>
                                <w:tcW w:w="441" w:type="dxa"/>
                                <w:vAlign w:val="center"/>
                                <w:hideMark/>
                              </w:tcPr>
                              <w:p w14:paraId="52E0F5E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T12</w:t>
                                </w:r>
                              </w:p>
                            </w:tc>
                            <w:tc>
                              <w:tcPr>
                                <w:tcW w:w="373" w:type="dxa"/>
                                <w:vAlign w:val="center"/>
                                <w:hideMark/>
                              </w:tcPr>
                              <w:p w14:paraId="1B473E1F"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29</w:t>
                                </w:r>
                              </w:p>
                            </w:tc>
                            <w:tc>
                              <w:tcPr>
                                <w:tcW w:w="398" w:type="dxa"/>
                                <w:vAlign w:val="center"/>
                                <w:hideMark/>
                              </w:tcPr>
                              <w:p w14:paraId="1726E782"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2.5</w:t>
                                </w:r>
                              </w:p>
                            </w:tc>
                            <w:tc>
                              <w:tcPr>
                                <w:tcW w:w="418" w:type="dxa"/>
                                <w:vAlign w:val="center"/>
                                <w:hideMark/>
                              </w:tcPr>
                              <w:p w14:paraId="4A8C1B33"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16</w:t>
                                </w:r>
                              </w:p>
                            </w:tc>
                            <w:tc>
                              <w:tcPr>
                                <w:tcW w:w="373" w:type="dxa"/>
                                <w:vAlign w:val="center"/>
                                <w:hideMark/>
                              </w:tcPr>
                              <w:p w14:paraId="7BFC5D79"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6</w:t>
                                </w:r>
                              </w:p>
                            </w:tc>
                            <w:tc>
                              <w:tcPr>
                                <w:tcW w:w="524" w:type="dxa"/>
                                <w:vAlign w:val="center"/>
                                <w:hideMark/>
                              </w:tcPr>
                              <w:p w14:paraId="1B9AE50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29</w:t>
                                </w:r>
                              </w:p>
                            </w:tc>
                            <w:tc>
                              <w:tcPr>
                                <w:tcW w:w="373" w:type="dxa"/>
                                <w:vAlign w:val="center"/>
                                <w:hideMark/>
                              </w:tcPr>
                              <w:p w14:paraId="2050A040"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w:t>
                                </w:r>
                              </w:p>
                            </w:tc>
                            <w:tc>
                              <w:tcPr>
                                <w:tcW w:w="624" w:type="dxa"/>
                                <w:vAlign w:val="center"/>
                                <w:hideMark/>
                              </w:tcPr>
                              <w:p w14:paraId="502069E7"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624" w:type="dxa"/>
                                <w:vAlign w:val="center"/>
                                <w:hideMark/>
                              </w:tcPr>
                              <w:p w14:paraId="068B94AB"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549" w:type="dxa"/>
                                <w:vAlign w:val="center"/>
                                <w:hideMark/>
                              </w:tcPr>
                              <w:p w14:paraId="33D31E1E"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775" w:type="dxa"/>
                                <w:vAlign w:val="center"/>
                                <w:hideMark/>
                              </w:tcPr>
                              <w:p w14:paraId="45372F01"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0.003113</w:t>
                                </w:r>
                              </w:p>
                            </w:tc>
                            <w:tc>
                              <w:tcPr>
                                <w:tcW w:w="775" w:type="dxa"/>
                                <w:vAlign w:val="center"/>
                                <w:hideMark/>
                              </w:tcPr>
                              <w:p w14:paraId="7113057D"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0.056479</w:t>
                                </w:r>
                              </w:p>
                            </w:tc>
                          </w:tr>
                          <w:tr w:rsidR="00377B5B" w:rsidRPr="008B3388" w14:paraId="11660A3B" w14:textId="77777777" w:rsidTr="00726031">
                            <w:trPr>
                              <w:trHeight w:val="36"/>
                            </w:trPr>
                            <w:tc>
                              <w:tcPr>
                                <w:tcW w:w="441" w:type="dxa"/>
                                <w:vAlign w:val="center"/>
                                <w:hideMark/>
                              </w:tcPr>
                              <w:p w14:paraId="367252C9"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T24</w:t>
                                </w:r>
                              </w:p>
                            </w:tc>
                            <w:tc>
                              <w:tcPr>
                                <w:tcW w:w="373" w:type="dxa"/>
                                <w:vAlign w:val="center"/>
                                <w:hideMark/>
                              </w:tcPr>
                              <w:p w14:paraId="5ADEC662"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26</w:t>
                                </w:r>
                              </w:p>
                            </w:tc>
                            <w:tc>
                              <w:tcPr>
                                <w:tcW w:w="398" w:type="dxa"/>
                                <w:vAlign w:val="center"/>
                                <w:hideMark/>
                              </w:tcPr>
                              <w:p w14:paraId="2F6D748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2.5</w:t>
                                </w:r>
                              </w:p>
                            </w:tc>
                            <w:tc>
                              <w:tcPr>
                                <w:tcW w:w="418" w:type="dxa"/>
                                <w:vAlign w:val="center"/>
                                <w:hideMark/>
                              </w:tcPr>
                              <w:p w14:paraId="151BE0C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22</w:t>
                                </w:r>
                              </w:p>
                            </w:tc>
                            <w:tc>
                              <w:tcPr>
                                <w:tcW w:w="373" w:type="dxa"/>
                                <w:vAlign w:val="center"/>
                                <w:hideMark/>
                              </w:tcPr>
                              <w:p w14:paraId="698A9FD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3</w:t>
                                </w:r>
                              </w:p>
                            </w:tc>
                            <w:tc>
                              <w:tcPr>
                                <w:tcW w:w="524" w:type="dxa"/>
                                <w:vAlign w:val="center"/>
                                <w:hideMark/>
                              </w:tcPr>
                              <w:p w14:paraId="0623A0E7"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22</w:t>
                                </w:r>
                              </w:p>
                            </w:tc>
                            <w:tc>
                              <w:tcPr>
                                <w:tcW w:w="373" w:type="dxa"/>
                                <w:vAlign w:val="center"/>
                                <w:hideMark/>
                              </w:tcPr>
                              <w:p w14:paraId="1FE07990"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w:t>
                                </w:r>
                              </w:p>
                            </w:tc>
                            <w:tc>
                              <w:tcPr>
                                <w:tcW w:w="624" w:type="dxa"/>
                                <w:vAlign w:val="center"/>
                                <w:hideMark/>
                              </w:tcPr>
                              <w:p w14:paraId="01A45345"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1.3053</w:t>
                                </w:r>
                              </w:p>
                            </w:tc>
                            <w:tc>
                              <w:tcPr>
                                <w:tcW w:w="624" w:type="dxa"/>
                                <w:vAlign w:val="center"/>
                                <w:hideMark/>
                              </w:tcPr>
                              <w:p w14:paraId="181B3C42"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0.89138</w:t>
                                </w:r>
                              </w:p>
                            </w:tc>
                            <w:tc>
                              <w:tcPr>
                                <w:tcW w:w="549" w:type="dxa"/>
                                <w:vAlign w:val="center"/>
                                <w:hideMark/>
                              </w:tcPr>
                              <w:p w14:paraId="67E380A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840.4</w:t>
                                </w:r>
                              </w:p>
                            </w:tc>
                            <w:tc>
                              <w:tcPr>
                                <w:tcW w:w="775" w:type="dxa"/>
                                <w:vAlign w:val="center"/>
                                <w:hideMark/>
                              </w:tcPr>
                              <w:p w14:paraId="1DCC43E1"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c>
                              <w:tcPr>
                                <w:tcW w:w="775" w:type="dxa"/>
                                <w:vAlign w:val="center"/>
                                <w:hideMark/>
                              </w:tcPr>
                              <w:p w14:paraId="4054D46C" w14:textId="77777777" w:rsidR="00377B5B" w:rsidRPr="00523F8E" w:rsidRDefault="00377B5B" w:rsidP="00726031">
                                <w:pPr>
                                  <w:jc w:val="right"/>
                                  <w:rPr>
                                    <w:rFonts w:ascii="Segoe UI" w:hAnsi="Segoe UI" w:cs="Segoe UI"/>
                                    <w:color w:val="000000"/>
                                    <w:sz w:val="14"/>
                                    <w:szCs w:val="14"/>
                                  </w:rPr>
                                </w:pPr>
                                <w:r w:rsidRPr="00726031">
                                  <w:rPr>
                                    <w:rFonts w:ascii="Segoe UI" w:hAnsi="Segoe UI" w:cs="Segoe UI"/>
                                    <w:color w:val="000000"/>
                                    <w:sz w:val="14"/>
                                    <w:szCs w:val="14"/>
                                  </w:rPr>
                                  <w:t>-</w:t>
                                </w:r>
                              </w:p>
                            </w:tc>
                          </w:tr>
                        </w:tbl>
                        <w:p w14:paraId="12A3287E" w14:textId="77777777" w:rsidR="00377B5B" w:rsidRPr="008B3388" w:rsidRDefault="00377B5B" w:rsidP="00377B5B">
                          <w:pPr>
                            <w:spacing w:after="0" w:line="240" w:lineRule="auto"/>
                            <w:jc w:val="right"/>
                            <w:rPr>
                              <w:rFonts w:ascii="Segoe UI" w:hAnsi="Segoe UI" w:cs="Segoe UI"/>
                              <w:color w:val="000000"/>
                              <w:sz w:val="14"/>
                              <w:szCs w:val="14"/>
                            </w:rPr>
                          </w:pPr>
                        </w:p>
                      </w:txbxContent>
                    </v:textbox>
                  </v:shape>
                </v:group>
                <v:shape id="Text Box 61" o:spid="_x0000_s1121" type="#_x0000_t202" style="position:absolute;left:6654;top:12957;width:51064;height:7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" fillcolor="white [3201]" strokeweight=".5pt">
                  <v:textbox>
                    <w:txbxContent>
                      <w:p w14:paraId="18551FF3" w14:textId="77777777" w:rsidR="00377B5B" w:rsidRDefault="00377B5B" w:rsidP="00442057">
                        <w:r w:rsidRPr="00EF79E0">
                          <w:rPr>
                            <w:noProof/>
                            <w:sz w:val="20"/>
                            <w:szCs w:val="20"/>
                          </w:rPr>
                          <w:drawing>
                            <wp:inline distT="0" distB="0" distL="0" distR="0" wp14:anchorId="14B76D45" wp14:editId="5BE7A830">
                              <wp:extent cx="3736975" cy="643590"/>
                              <wp:effectExtent l="0" t="0" r="0" b="4445"/>
                              <wp:docPr id="201219676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96768" name="Picture 1" descr="A graph with blue lines&#10;&#10;AI-generated content may be incorrect."/>
                                      <pic:cNvPicPr/>
                                    </pic:nvPicPr>
                                    <pic:blipFill>
                                      <a:blip r:embed="rId45"/>
                                      <a:stretch>
                                        <a:fillRect/>
                                      </a:stretch>
                                    </pic:blipFill>
                                    <pic:spPr>
                                      <a:xfrm>
                                        <a:off x="0" y="0"/>
                                        <a:ext cx="3736975" cy="643590"/>
                                      </a:xfrm>
                                      <a:prstGeom prst="rect">
                                        <a:avLst/>
                                      </a:prstGeom>
                                    </pic:spPr>
                                  </pic:pic>
                                </a:graphicData>
                              </a:graphic>
                            </wp:inline>
                          </w:drawing>
                        </w:r>
                      </w:p>
                    </w:txbxContent>
                  </v:textbox>
                </v:shape>
              </v:group>
            </w:pict>
          </mc:Fallback>
        </mc:AlternateContent>
      </w:r>
    </w:p>
    <w:p w14:paraId="31E54043" w14:textId="28D13575" w:rsidR="00377B5B" w:rsidRDefault="0093461B" w:rsidP="00377B5B">
      <w:pPr>
        <w:rPr>
          <w:sz w:val="20"/>
          <w:szCs w:val="20"/>
        </w:rPr>
      </w:pPr>
      <w:r>
        <w:rPr>
          <w:noProof/>
          <w:sz w:val="20"/>
          <w:szCs w:val="20"/>
        </w:rPr>
        <mc:AlternateContent>
          <mc:Choice Requires="wps">
            <w:drawing>
              <wp:anchor distT="0" distB="0" distL="114300" distR="114300" simplePos="0" relativeHeight="251976704" behindDoc="0" locked="0" layoutInCell="1" allowOverlap="1" wp14:anchorId="78B92F01" wp14:editId="24709494">
                <wp:simplePos x="0" y="0"/>
                <wp:positionH relativeFrom="column">
                  <wp:posOffset>0</wp:posOffset>
                </wp:positionH>
                <wp:positionV relativeFrom="paragraph">
                  <wp:posOffset>11112</wp:posOffset>
                </wp:positionV>
                <wp:extent cx="247650" cy="158750"/>
                <wp:effectExtent l="0" t="0" r="13335" b="12700"/>
                <wp:wrapNone/>
                <wp:docPr id="924154342"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5379371D" w14:textId="7E0D50E3" w:rsidR="0093461B" w:rsidRPr="00603F99" w:rsidRDefault="0093461B" w:rsidP="0093461B">
                            <w:pPr>
                              <w:jc w:val="center"/>
                              <w:rPr>
                                <w:sz w:val="16"/>
                                <w:szCs w:val="16"/>
                              </w:rPr>
                            </w:pPr>
                            <w:r>
                              <w:rPr>
                                <w:sz w:val="16"/>
                                <w:szCs w:val="16"/>
                              </w:rPr>
                              <w:t>14</w:t>
                            </w:r>
                            <w:r w:rsidR="003C777E">
                              <w:rPr>
                                <w:sz w:val="16"/>
                                <w:szCs w:val="16"/>
                              </w:rPr>
                              <w:t>b</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92F01" id="_x0000_s1122" style="position:absolute;margin-left:0;margin-top:.85pt;width:19.5pt;height:12.5pt;z-index:251976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" fillcolor="white [3201]" strokecolor="black [3200]" strokeweight="1pt">
                <v:textbox inset="1.44pt,0,1.44pt,0">
                  <w:txbxContent>
                    <w:p w14:paraId="5379371D" w14:textId="7E0D50E3" w:rsidR="0093461B" w:rsidRPr="00603F99" w:rsidRDefault="0093461B" w:rsidP="0093461B">
                      <w:pPr>
                        <w:jc w:val="center"/>
                        <w:rPr>
                          <w:sz w:val="16"/>
                          <w:szCs w:val="16"/>
                        </w:rPr>
                      </w:pPr>
                      <w:r>
                        <w:rPr>
                          <w:sz w:val="16"/>
                          <w:szCs w:val="16"/>
                        </w:rPr>
                        <w:t>14</w:t>
                      </w:r>
                      <w:r w:rsidR="003C777E">
                        <w:rPr>
                          <w:sz w:val="16"/>
                          <w:szCs w:val="16"/>
                        </w:rPr>
                        <w:t>b</w:t>
                      </w:r>
                    </w:p>
                  </w:txbxContent>
                </v:textbox>
              </v:rect>
            </w:pict>
          </mc:Fallback>
        </mc:AlternateContent>
      </w:r>
    </w:p>
    <w:p w14:paraId="42DF211B" w14:textId="5570AC4E" w:rsidR="00377B5B" w:rsidRDefault="00377B5B" w:rsidP="00377B5B">
      <w:pPr>
        <w:rPr>
          <w:sz w:val="20"/>
          <w:szCs w:val="20"/>
        </w:rPr>
      </w:pPr>
    </w:p>
    <w:p w14:paraId="0505EFB0" w14:textId="02DD9216" w:rsidR="00377B5B" w:rsidRDefault="00377B5B" w:rsidP="00377B5B">
      <w:pPr>
        <w:rPr>
          <w:sz w:val="20"/>
          <w:szCs w:val="20"/>
        </w:rPr>
      </w:pPr>
    </w:p>
    <w:p w14:paraId="4FC8F579" w14:textId="2F49C101" w:rsidR="00377B5B" w:rsidRDefault="00377B5B" w:rsidP="00377B5B">
      <w:pPr>
        <w:rPr>
          <w:sz w:val="20"/>
          <w:szCs w:val="20"/>
        </w:rPr>
      </w:pPr>
    </w:p>
    <w:p w14:paraId="6B7E082F" w14:textId="51F7BABB" w:rsidR="00377B5B" w:rsidRDefault="00377B5B" w:rsidP="00377B5B">
      <w:pPr>
        <w:rPr>
          <w:sz w:val="20"/>
          <w:szCs w:val="20"/>
        </w:rPr>
      </w:pPr>
    </w:p>
    <w:p w14:paraId="13AC1378" w14:textId="2A8C55F4" w:rsidR="00337A87" w:rsidRDefault="00E1340A" w:rsidP="00377B5B">
      <w:pPr>
        <w:rPr>
          <w:sz w:val="20"/>
          <w:szCs w:val="20"/>
        </w:rPr>
      </w:pPr>
      <w:r>
        <w:rPr>
          <w:noProof/>
          <w:sz w:val="20"/>
          <w:szCs w:val="20"/>
        </w:rPr>
        <mc:AlternateContent>
          <mc:Choice Requires="wps">
            <w:drawing>
              <wp:anchor distT="0" distB="0" distL="114300" distR="114300" simplePos="0" relativeHeight="251988992" behindDoc="0" locked="0" layoutInCell="1" allowOverlap="1" wp14:anchorId="0D6B7AF4" wp14:editId="4EE67AC6">
                <wp:simplePos x="0" y="0"/>
                <wp:positionH relativeFrom="column">
                  <wp:posOffset>4581525</wp:posOffset>
                </wp:positionH>
                <wp:positionV relativeFrom="paragraph">
                  <wp:posOffset>20562</wp:posOffset>
                </wp:positionV>
                <wp:extent cx="1088823" cy="332990"/>
                <wp:effectExtent l="0" t="0" r="16510" b="10160"/>
                <wp:wrapNone/>
                <wp:docPr id="1533668477" name="Text Box 70"/>
                <wp:cNvGraphicFramePr/>
                <a:graphic xmlns:a="http://schemas.openxmlformats.org/drawingml/2006/main">
                  <a:graphicData uri="http://schemas.microsoft.com/office/word/2010/wordprocessingShape">
                    <wps:wsp>
                      <wps:cNvSpPr txBox="1"/>
                      <wps:spPr>
                        <a:xfrm>
                          <a:off x="0" y="0"/>
                          <a:ext cx="1088823" cy="332990"/>
                        </a:xfrm>
                        <a:prstGeom prst="rect">
                          <a:avLst/>
                        </a:prstGeom>
                        <a:solidFill>
                          <a:schemeClr val="lt1"/>
                        </a:solidFill>
                        <a:ln w="6350">
                          <a:solidFill>
                            <a:prstClr val="black"/>
                          </a:solidFill>
                        </a:ln>
                      </wps:spPr>
                      <wps:txbx>
                        <w:txbxContent>
                          <w:p w14:paraId="7AE6521E" w14:textId="04D70DAE" w:rsidR="00442057" w:rsidRDefault="00442057" w:rsidP="00E1340A">
                            <w:pPr>
                              <w:spacing w:after="0"/>
                              <w:jc w:val="both"/>
                              <w:rPr>
                                <w:sz w:val="14"/>
                                <w:szCs w:val="14"/>
                              </w:rPr>
                            </w:pPr>
                            <w:r w:rsidRPr="00442057">
                              <w:rPr>
                                <w:sz w:val="14"/>
                                <w:szCs w:val="14"/>
                              </w:rPr>
                              <w:t>Referenced from Fig.</w:t>
                            </w:r>
                            <w:r w:rsidR="00E1340A">
                              <w:rPr>
                                <w:sz w:val="14"/>
                                <w:szCs w:val="14"/>
                              </w:rPr>
                              <w:t xml:space="preserve"> </w:t>
                            </w:r>
                            <w:r w:rsidRPr="00442057">
                              <w:rPr>
                                <w:sz w:val="14"/>
                                <w:szCs w:val="14"/>
                              </w:rPr>
                              <w:t>3</w:t>
                            </w:r>
                            <w:r w:rsidR="00327A0D">
                              <w:rPr>
                                <w:sz w:val="14"/>
                                <w:szCs w:val="14"/>
                              </w:rPr>
                              <w:t>l</w:t>
                            </w:r>
                          </w:p>
                          <w:p w14:paraId="4A54D101" w14:textId="77777777" w:rsidR="00E1340A" w:rsidRPr="00442057" w:rsidRDefault="00E1340A" w:rsidP="00E1340A">
                            <w:pPr>
                              <w:spacing w:after="0"/>
                              <w:rPr>
                                <w:sz w:val="14"/>
                                <w:szCs w:val="14"/>
                              </w:rPr>
                            </w:pPr>
                            <w:r>
                              <w:rPr>
                                <w:sz w:val="14"/>
                                <w:szCs w:val="14"/>
                              </w:rPr>
                              <w:t>(</w:t>
                            </w:r>
                            <w:r w:rsidRPr="00E1340A">
                              <w:rPr>
                                <w:sz w:val="14"/>
                                <w:szCs w:val="14"/>
                              </w:rPr>
                              <w:t>Eslami et al., 2023</w:t>
                            </w:r>
                            <w:r>
                              <w:rPr>
                                <w:sz w:val="14"/>
                                <w:szCs w:val="14"/>
                              </w:rPr>
                              <w:t>)</w:t>
                            </w:r>
                          </w:p>
                          <w:p w14:paraId="768AEA8B" w14:textId="77777777" w:rsidR="00E1340A" w:rsidRPr="00442057" w:rsidRDefault="00E1340A" w:rsidP="00327A0D">
                            <w:pPr>
                              <w:jc w:val="both"/>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B7AF4" id="_x0000_s1123" type="#_x0000_t202" style="position:absolute;margin-left:360.75pt;margin-top:1.6pt;width:85.75pt;height:26.2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" fillcolor="white [3201]" strokeweight=".5pt">
                <v:textbox>
                  <w:txbxContent>
                    <w:p w14:paraId="7AE6521E" w14:textId="04D70DAE" w:rsidR="00442057" w:rsidRDefault="00442057" w:rsidP="00E1340A">
                      <w:pPr>
                        <w:spacing w:after="0"/>
                        <w:jc w:val="both"/>
                        <w:rPr>
                          <w:sz w:val="14"/>
                          <w:szCs w:val="14"/>
                        </w:rPr>
                      </w:pPr>
                      <w:r w:rsidRPr="00442057">
                        <w:rPr>
                          <w:sz w:val="14"/>
                          <w:szCs w:val="14"/>
                        </w:rPr>
                        <w:t>Referenced from Fig.</w:t>
                      </w:r>
                      <w:r w:rsidR="00E1340A">
                        <w:rPr>
                          <w:sz w:val="14"/>
                          <w:szCs w:val="14"/>
                        </w:rPr>
                        <w:t xml:space="preserve"> </w:t>
                      </w:r>
                      <w:r w:rsidRPr="00442057">
                        <w:rPr>
                          <w:sz w:val="14"/>
                          <w:szCs w:val="14"/>
                        </w:rPr>
                        <w:t>3</w:t>
                      </w:r>
                      <w:r w:rsidR="00327A0D">
                        <w:rPr>
                          <w:sz w:val="14"/>
                          <w:szCs w:val="14"/>
                        </w:rPr>
                        <w:t>l</w:t>
                      </w:r>
                    </w:p>
                    <w:p w14:paraId="4A54D101" w14:textId="77777777" w:rsidR="00E1340A" w:rsidRPr="00442057" w:rsidRDefault="00E1340A" w:rsidP="00E1340A">
                      <w:pPr>
                        <w:spacing w:after="0"/>
                        <w:rPr>
                          <w:sz w:val="14"/>
                          <w:szCs w:val="14"/>
                        </w:rPr>
                      </w:pPr>
                      <w:r>
                        <w:rPr>
                          <w:sz w:val="14"/>
                          <w:szCs w:val="14"/>
                        </w:rPr>
                        <w:t>(</w:t>
                      </w:r>
                      <w:r w:rsidRPr="00E1340A">
                        <w:rPr>
                          <w:sz w:val="14"/>
                          <w:szCs w:val="14"/>
                        </w:rPr>
                        <w:t>Eslami et al., 2023</w:t>
                      </w:r>
                      <w:r>
                        <w:rPr>
                          <w:sz w:val="14"/>
                          <w:szCs w:val="14"/>
                        </w:rPr>
                        <w:t>)</w:t>
                      </w:r>
                    </w:p>
                    <w:p w14:paraId="768AEA8B" w14:textId="77777777" w:rsidR="00E1340A" w:rsidRPr="00442057" w:rsidRDefault="00E1340A" w:rsidP="00327A0D">
                      <w:pPr>
                        <w:jc w:val="both"/>
                        <w:rPr>
                          <w:sz w:val="14"/>
                          <w:szCs w:val="14"/>
                        </w:rPr>
                      </w:pPr>
                    </w:p>
                  </w:txbxContent>
                </v:textbox>
              </v:shape>
            </w:pict>
          </mc:Fallback>
        </mc:AlternateContent>
      </w:r>
    </w:p>
    <w:p w14:paraId="7E72791C" w14:textId="0EF5F1D1" w:rsidR="00377B5B" w:rsidRDefault="00D55815" w:rsidP="00377B5B">
      <w:pPr>
        <w:rPr>
          <w:sz w:val="20"/>
          <w:szCs w:val="20"/>
        </w:rPr>
      </w:pPr>
      <w:r>
        <w:rPr>
          <w:noProof/>
          <w:sz w:val="20"/>
          <w:szCs w:val="20"/>
        </w:rPr>
        <w:lastRenderedPageBreak/>
        <mc:AlternateContent>
          <mc:Choice Requires="wpg">
            <w:drawing>
              <wp:anchor distT="0" distB="0" distL="114300" distR="114300" simplePos="0" relativeHeight="251914240" behindDoc="0" locked="0" layoutInCell="1" allowOverlap="1" wp14:anchorId="73F5A173" wp14:editId="0838769D">
                <wp:simplePos x="0" y="0"/>
                <wp:positionH relativeFrom="column">
                  <wp:posOffset>0</wp:posOffset>
                </wp:positionH>
                <wp:positionV relativeFrom="paragraph">
                  <wp:posOffset>0</wp:posOffset>
                </wp:positionV>
                <wp:extent cx="6438265" cy="2110105"/>
                <wp:effectExtent l="0" t="0" r="19685" b="23495"/>
                <wp:wrapNone/>
                <wp:docPr id="1526548452" name="Group 63"/>
                <wp:cNvGraphicFramePr/>
                <a:graphic xmlns:a="http://schemas.openxmlformats.org/drawingml/2006/main">
                  <a:graphicData uri="http://schemas.microsoft.com/office/word/2010/wordprocessingGroup">
                    <wpg:wgp>
                      <wpg:cNvGrpSpPr/>
                      <wpg:grpSpPr>
                        <a:xfrm>
                          <a:off x="0" y="0"/>
                          <a:ext cx="6438265" cy="2110105"/>
                          <a:chOff x="0" y="0"/>
                          <a:chExt cx="6438265" cy="2110487"/>
                        </a:xfrm>
                      </wpg:grpSpPr>
                      <wpg:grpSp>
                        <wpg:cNvPr id="1455360292" name="Group 71"/>
                        <wpg:cNvGrpSpPr/>
                        <wpg:grpSpPr>
                          <a:xfrm>
                            <a:off x="0" y="0"/>
                            <a:ext cx="6438265" cy="2110487"/>
                            <a:chOff x="0" y="0"/>
                            <a:chExt cx="5873750" cy="1292860"/>
                          </a:xfrm>
                        </wpg:grpSpPr>
                        <wps:wsp>
                          <wps:cNvPr id="1216499740" name="Text Box 67"/>
                          <wps:cNvSpPr txBox="1"/>
                          <wps:spPr>
                            <a:xfrm>
                              <a:off x="0" y="0"/>
                              <a:ext cx="5873750" cy="1292860"/>
                            </a:xfrm>
                            <a:prstGeom prst="rect">
                              <a:avLst/>
                            </a:prstGeom>
                            <a:solidFill>
                              <a:schemeClr val="lt1"/>
                            </a:solidFill>
                            <a:ln w="6350">
                              <a:solidFill>
                                <a:prstClr val="black"/>
                              </a:solidFill>
                            </a:ln>
                          </wps:spPr>
                          <wps:txbx>
                            <w:txbxContent>
                              <w:p w14:paraId="612C1526" w14:textId="7ADAE755" w:rsidR="00377B5B" w:rsidRDefault="00182B5F" w:rsidP="00377B5B">
                                <w:r>
                                  <w:rPr>
                                    <w:noProof/>
                                    <w:sz w:val="20"/>
                                    <w:szCs w:val="20"/>
                                  </w:rPr>
                                  <w:drawing>
                                    <wp:inline distT="0" distB="0" distL="0" distR="0" wp14:anchorId="2991CB17" wp14:editId="4DBB3F16">
                                      <wp:extent cx="2061440" cy="1192671"/>
                                      <wp:effectExtent l="19050" t="19050" r="15240" b="26670"/>
                                      <wp:docPr id="144812970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76099" cy="1201152"/>
                                              </a:xfrm>
                                              <a:prstGeom prst="rect">
                                                <a:avLst/>
                                              </a:prstGeom>
                                              <a:noFill/>
                                              <a:ln>
                                                <a:solidFill>
                                                  <a:schemeClr val="accent1"/>
                                                </a:solidFill>
                                              </a:ln>
                                            </pic:spPr>
                                          </pic:pic>
                                        </a:graphicData>
                                      </a:graphic>
                                    </wp:inline>
                                  </w:drawing>
                                </w:r>
                              </w:p>
                              <w:p w14:paraId="7334393B" w14:textId="01067E64" w:rsidR="00377B5B" w:rsidRDefault="00377B5B" w:rsidP="00377B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2922002" name="Text Box 65"/>
                          <wps:cNvSpPr txBox="1"/>
                          <wps:spPr>
                            <a:xfrm>
                              <a:off x="2040505" y="4721"/>
                              <a:ext cx="3832615" cy="845111"/>
                            </a:xfrm>
                            <a:prstGeom prst="rect">
                              <a:avLst/>
                            </a:prstGeom>
                            <a:solidFill>
                              <a:schemeClr val="lt1"/>
                            </a:solidFill>
                            <a:ln w="6350">
                              <a:noFill/>
                            </a:ln>
                          </wps:spPr>
                          <wps:txbx>
                            <w:txbxContent>
                              <w:tbl>
                                <w:tblPr>
                                  <w:tblStyle w:val="TableGrid"/>
                                  <w:tblW w:w="6278" w:type="dxa"/>
                                  <w:tblInd w:w="-5" w:type="dxa"/>
                                  <w:tblLook w:val="04A0" w:firstRow="1" w:lastRow="0" w:firstColumn="1" w:lastColumn="0" w:noHBand="0" w:noVBand="1"/>
                                </w:tblPr>
                                <w:tblGrid>
                                  <w:gridCol w:w="441"/>
                                  <w:gridCol w:w="373"/>
                                  <w:gridCol w:w="382"/>
                                  <w:gridCol w:w="373"/>
                                  <w:gridCol w:w="373"/>
                                  <w:gridCol w:w="524"/>
                                  <w:gridCol w:w="373"/>
                                  <w:gridCol w:w="624"/>
                                  <w:gridCol w:w="651"/>
                                  <w:gridCol w:w="614"/>
                                  <w:gridCol w:w="775"/>
                                  <w:gridCol w:w="775"/>
                                </w:tblGrid>
                                <w:tr w:rsidR="00377B5B" w14:paraId="41227838" w14:textId="77777777" w:rsidTr="001672C1">
                                  <w:trPr>
                                    <w:cantSplit/>
                                    <w:trHeight w:val="1087"/>
                                  </w:trPr>
                                  <w:tc>
                                    <w:tcPr>
                                      <w:tcW w:w="441" w:type="dxa"/>
                                      <w:textDirection w:val="btLr"/>
                                    </w:tcPr>
                                    <w:p w14:paraId="0B2C64A2"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411D4E2D"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1C4CFE73" w14:textId="77777777" w:rsidR="00377B5B" w:rsidRPr="003677BD" w:rsidRDefault="00377B5B" w:rsidP="00406DDE">
                                      <w:pPr>
                                        <w:ind w:left="113" w:right="113"/>
                                        <w:rPr>
                                          <w:sz w:val="12"/>
                                          <w:szCs w:val="12"/>
                                        </w:rPr>
                                      </w:pPr>
                                      <w:r w:rsidRPr="003677BD">
                                        <w:rPr>
                                          <w:b/>
                                          <w:bCs/>
                                          <w:sz w:val="12"/>
                                          <w:szCs w:val="12"/>
                                        </w:rPr>
                                        <w:t>CDRSB</w:t>
                                      </w:r>
                                    </w:p>
                                  </w:tc>
                                  <w:tc>
                                    <w:tcPr>
                                      <w:tcW w:w="373" w:type="dxa"/>
                                      <w:textDirection w:val="btLr"/>
                                    </w:tcPr>
                                    <w:p w14:paraId="50CA3D0C"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7994C2D5"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5B035E89" w14:textId="77777777" w:rsidR="00377B5B" w:rsidRPr="003677BD" w:rsidRDefault="00377B5B" w:rsidP="00406DDE">
                                      <w:pPr>
                                        <w:ind w:left="113" w:right="113"/>
                                        <w:rPr>
                                          <w:b/>
                                          <w:bCs/>
                                          <w:sz w:val="12"/>
                                          <w:szCs w:val="12"/>
                                        </w:rPr>
                                      </w:pPr>
                                      <w:r w:rsidRPr="003677BD">
                                        <w:rPr>
                                          <w:b/>
                                          <w:bCs/>
                                          <w:sz w:val="12"/>
                                          <w:szCs w:val="12"/>
                                        </w:rPr>
                                        <w:t>RAVLT</w:t>
                                      </w:r>
                                    </w:p>
                                    <w:p w14:paraId="2B4EA309"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02D14E04" w14:textId="77777777" w:rsidR="00377B5B" w:rsidRPr="003677BD" w:rsidRDefault="00377B5B" w:rsidP="00406DDE">
                                      <w:pPr>
                                        <w:ind w:left="113" w:right="113"/>
                                        <w:rPr>
                                          <w:sz w:val="12"/>
                                          <w:szCs w:val="12"/>
                                        </w:rPr>
                                      </w:pPr>
                                      <w:r w:rsidRPr="003677BD">
                                        <w:rPr>
                                          <w:b/>
                                          <w:bCs/>
                                          <w:sz w:val="12"/>
                                          <w:szCs w:val="12"/>
                                        </w:rPr>
                                        <w:t>APOE4</w:t>
                                      </w:r>
                                    </w:p>
                                  </w:tc>
                                  <w:tc>
                                    <w:tcPr>
                                      <w:tcW w:w="624" w:type="dxa"/>
                                      <w:textDirection w:val="btLr"/>
                                    </w:tcPr>
                                    <w:p w14:paraId="32AA9658" w14:textId="77777777" w:rsidR="00377B5B" w:rsidRPr="003677BD" w:rsidRDefault="00377B5B" w:rsidP="00406DDE">
                                      <w:pPr>
                                        <w:ind w:left="113" w:right="113"/>
                                        <w:rPr>
                                          <w:sz w:val="12"/>
                                          <w:szCs w:val="12"/>
                                        </w:rPr>
                                      </w:pPr>
                                      <w:r w:rsidRPr="003677BD">
                                        <w:rPr>
                                          <w:b/>
                                          <w:bCs/>
                                          <w:sz w:val="12"/>
                                          <w:szCs w:val="12"/>
                                        </w:rPr>
                                        <w:t>FDG</w:t>
                                      </w:r>
                                    </w:p>
                                  </w:tc>
                                  <w:tc>
                                    <w:tcPr>
                                      <w:tcW w:w="700" w:type="dxa"/>
                                      <w:textDirection w:val="btLr"/>
                                    </w:tcPr>
                                    <w:p w14:paraId="55566BDC" w14:textId="77777777" w:rsidR="00377B5B" w:rsidRPr="003677BD" w:rsidRDefault="00377B5B" w:rsidP="00406DDE">
                                      <w:pPr>
                                        <w:ind w:left="113" w:right="113"/>
                                        <w:rPr>
                                          <w:sz w:val="12"/>
                                          <w:szCs w:val="12"/>
                                        </w:rPr>
                                      </w:pPr>
                                      <w:r w:rsidRPr="003677BD">
                                        <w:rPr>
                                          <w:b/>
                                          <w:bCs/>
                                          <w:sz w:val="12"/>
                                          <w:szCs w:val="12"/>
                                        </w:rPr>
                                        <w:t>AV45</w:t>
                                      </w:r>
                                    </w:p>
                                  </w:tc>
                                  <w:tc>
                                    <w:tcPr>
                                      <w:tcW w:w="549" w:type="dxa"/>
                                      <w:textDirection w:val="btLr"/>
                                    </w:tcPr>
                                    <w:p w14:paraId="6F74C91C"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6E54307A" w14:textId="77777777" w:rsidR="00377B5B" w:rsidRPr="003677BD" w:rsidRDefault="00377B5B" w:rsidP="00406DDE">
                                      <w:pPr>
                                        <w:ind w:left="113" w:right="113"/>
                                        <w:rPr>
                                          <w:b/>
                                          <w:bCs/>
                                          <w:sz w:val="12"/>
                                          <w:szCs w:val="12"/>
                                        </w:rPr>
                                      </w:pPr>
                                      <w:r w:rsidRPr="003677BD">
                                        <w:rPr>
                                          <w:b/>
                                          <w:bCs/>
                                          <w:sz w:val="12"/>
                                          <w:szCs w:val="12"/>
                                        </w:rPr>
                                        <w:t>Normalized</w:t>
                                      </w:r>
                                    </w:p>
                                    <w:p w14:paraId="2ED4BB85"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322AB941" w14:textId="77777777" w:rsidR="00377B5B" w:rsidRPr="003677BD" w:rsidRDefault="00377B5B" w:rsidP="00406DDE">
                                      <w:pPr>
                                        <w:ind w:left="113" w:right="113"/>
                                        <w:rPr>
                                          <w:b/>
                                          <w:bCs/>
                                          <w:sz w:val="12"/>
                                          <w:szCs w:val="12"/>
                                        </w:rPr>
                                      </w:pPr>
                                      <w:r w:rsidRPr="003677BD">
                                        <w:rPr>
                                          <w:b/>
                                          <w:bCs/>
                                          <w:sz w:val="12"/>
                                          <w:szCs w:val="12"/>
                                        </w:rPr>
                                        <w:t>Normalized</w:t>
                                      </w:r>
                                    </w:p>
                                    <w:p w14:paraId="2C11C795"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190D8834" w14:textId="77777777" w:rsidTr="001672C1">
                                  <w:trPr>
                                    <w:trHeight w:val="36"/>
                                  </w:trPr>
                                  <w:tc>
                                    <w:tcPr>
                                      <w:tcW w:w="441" w:type="dxa"/>
                                      <w:vAlign w:val="center"/>
                                      <w:hideMark/>
                                    </w:tcPr>
                                    <w:p w14:paraId="626AD50F"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T0</w:t>
                                      </w:r>
                                    </w:p>
                                  </w:tc>
                                  <w:tc>
                                    <w:tcPr>
                                      <w:tcW w:w="373" w:type="dxa"/>
                                      <w:vAlign w:val="center"/>
                                      <w:hideMark/>
                                    </w:tcPr>
                                    <w:p w14:paraId="377C7CB0"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28</w:t>
                                      </w:r>
                                    </w:p>
                                  </w:tc>
                                  <w:tc>
                                    <w:tcPr>
                                      <w:tcW w:w="398" w:type="dxa"/>
                                      <w:vAlign w:val="center"/>
                                      <w:hideMark/>
                                    </w:tcPr>
                                    <w:p w14:paraId="3DC8366B"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373" w:type="dxa"/>
                                      <w:vAlign w:val="center"/>
                                      <w:hideMark/>
                                    </w:tcPr>
                                    <w:p w14:paraId="44DC6F7A"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8</w:t>
                                      </w:r>
                                    </w:p>
                                  </w:tc>
                                  <w:tc>
                                    <w:tcPr>
                                      <w:tcW w:w="373" w:type="dxa"/>
                                      <w:vAlign w:val="center"/>
                                      <w:hideMark/>
                                    </w:tcPr>
                                    <w:p w14:paraId="57AD7588"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524" w:type="dxa"/>
                                      <w:vAlign w:val="center"/>
                                      <w:hideMark/>
                                    </w:tcPr>
                                    <w:p w14:paraId="3482D6EC"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52</w:t>
                                      </w:r>
                                    </w:p>
                                  </w:tc>
                                  <w:tc>
                                    <w:tcPr>
                                      <w:tcW w:w="373" w:type="dxa"/>
                                      <w:vAlign w:val="center"/>
                                      <w:hideMark/>
                                    </w:tcPr>
                                    <w:p w14:paraId="1A7BE085"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624" w:type="dxa"/>
                                      <w:vAlign w:val="center"/>
                                      <w:hideMark/>
                                    </w:tcPr>
                                    <w:p w14:paraId="1D611E6B"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1.4879</w:t>
                                      </w:r>
                                    </w:p>
                                  </w:tc>
                                  <w:tc>
                                    <w:tcPr>
                                      <w:tcW w:w="700" w:type="dxa"/>
                                      <w:vAlign w:val="center"/>
                                      <w:hideMark/>
                                    </w:tcPr>
                                    <w:p w14:paraId="31D8A904"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1.3756</w:t>
                                      </w:r>
                                    </w:p>
                                  </w:tc>
                                  <w:tc>
                                    <w:tcPr>
                                      <w:tcW w:w="549" w:type="dxa"/>
                                      <w:vAlign w:val="center"/>
                                      <w:hideMark/>
                                    </w:tcPr>
                                    <w:p w14:paraId="5FD8D67E"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&gt;1700</w:t>
                                      </w:r>
                                    </w:p>
                                  </w:tc>
                                  <w:tc>
                                    <w:tcPr>
                                      <w:tcW w:w="775" w:type="dxa"/>
                                      <w:vAlign w:val="center"/>
                                      <w:hideMark/>
                                    </w:tcPr>
                                    <w:p w14:paraId="1CA98A0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0.004604</w:t>
                                      </w:r>
                                    </w:p>
                                  </w:tc>
                                  <w:tc>
                                    <w:tcPr>
                                      <w:tcW w:w="775" w:type="dxa"/>
                                      <w:vAlign w:val="center"/>
                                      <w:hideMark/>
                                    </w:tcPr>
                                    <w:p w14:paraId="2F20D16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0.010878</w:t>
                                      </w:r>
                                    </w:p>
                                  </w:tc>
                                </w:tr>
                                <w:tr w:rsidR="00377B5B" w:rsidRPr="008B3388" w14:paraId="701B458D" w14:textId="77777777" w:rsidTr="001672C1">
                                  <w:trPr>
                                    <w:trHeight w:val="36"/>
                                  </w:trPr>
                                  <w:tc>
                                    <w:tcPr>
                                      <w:tcW w:w="441" w:type="dxa"/>
                                      <w:vAlign w:val="center"/>
                                      <w:hideMark/>
                                    </w:tcPr>
                                    <w:p w14:paraId="372EE01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T6</w:t>
                                      </w:r>
                                    </w:p>
                                  </w:tc>
                                  <w:tc>
                                    <w:tcPr>
                                      <w:tcW w:w="373" w:type="dxa"/>
                                      <w:vAlign w:val="center"/>
                                      <w:hideMark/>
                                    </w:tcPr>
                                    <w:p w14:paraId="1C5700B0"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30</w:t>
                                      </w:r>
                                    </w:p>
                                  </w:tc>
                                  <w:tc>
                                    <w:tcPr>
                                      <w:tcW w:w="398" w:type="dxa"/>
                                      <w:vAlign w:val="center"/>
                                      <w:hideMark/>
                                    </w:tcPr>
                                    <w:p w14:paraId="50C213DD"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373" w:type="dxa"/>
                                      <w:vAlign w:val="center"/>
                                      <w:hideMark/>
                                    </w:tcPr>
                                    <w:p w14:paraId="4080DA67"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3</w:t>
                                      </w:r>
                                    </w:p>
                                  </w:tc>
                                  <w:tc>
                                    <w:tcPr>
                                      <w:tcW w:w="373" w:type="dxa"/>
                                      <w:vAlign w:val="center"/>
                                      <w:hideMark/>
                                    </w:tcPr>
                                    <w:p w14:paraId="2A478872"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524" w:type="dxa"/>
                                      <w:vAlign w:val="center"/>
                                      <w:hideMark/>
                                    </w:tcPr>
                                    <w:p w14:paraId="154A4DE4"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48</w:t>
                                      </w:r>
                                    </w:p>
                                  </w:tc>
                                  <w:tc>
                                    <w:tcPr>
                                      <w:tcW w:w="373" w:type="dxa"/>
                                      <w:vAlign w:val="center"/>
                                      <w:hideMark/>
                                    </w:tcPr>
                                    <w:p w14:paraId="5E9ADA7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624" w:type="dxa"/>
                                      <w:vAlign w:val="center"/>
                                      <w:hideMark/>
                                    </w:tcPr>
                                    <w:p w14:paraId="75BB579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00" w:type="dxa"/>
                                      <w:vAlign w:val="center"/>
                                      <w:hideMark/>
                                    </w:tcPr>
                                    <w:p w14:paraId="2F1B8E8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549" w:type="dxa"/>
                                      <w:vAlign w:val="center"/>
                                      <w:hideMark/>
                                    </w:tcPr>
                                    <w:p w14:paraId="4F3788B7"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75" w:type="dxa"/>
                                      <w:vAlign w:val="center"/>
                                      <w:hideMark/>
                                    </w:tcPr>
                                    <w:p w14:paraId="2084ACC0"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0.004768</w:t>
                                      </w:r>
                                    </w:p>
                                  </w:tc>
                                  <w:tc>
                                    <w:tcPr>
                                      <w:tcW w:w="775" w:type="dxa"/>
                                      <w:vAlign w:val="center"/>
                                      <w:hideMark/>
                                    </w:tcPr>
                                    <w:p w14:paraId="1CE3F42E"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r>
                                <w:tr w:rsidR="00377B5B" w:rsidRPr="008B3388" w14:paraId="651739FE" w14:textId="77777777" w:rsidTr="001672C1">
                                  <w:trPr>
                                    <w:trHeight w:val="36"/>
                                  </w:trPr>
                                  <w:tc>
                                    <w:tcPr>
                                      <w:tcW w:w="441" w:type="dxa"/>
                                      <w:vAlign w:val="center"/>
                                      <w:hideMark/>
                                    </w:tcPr>
                                    <w:p w14:paraId="61481EF1"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T12</w:t>
                                      </w:r>
                                    </w:p>
                                  </w:tc>
                                  <w:tc>
                                    <w:tcPr>
                                      <w:tcW w:w="373" w:type="dxa"/>
                                      <w:vAlign w:val="center"/>
                                      <w:hideMark/>
                                    </w:tcPr>
                                    <w:p w14:paraId="26D7F2F9"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28</w:t>
                                      </w:r>
                                    </w:p>
                                  </w:tc>
                                  <w:tc>
                                    <w:tcPr>
                                      <w:tcW w:w="398" w:type="dxa"/>
                                      <w:vAlign w:val="center"/>
                                      <w:hideMark/>
                                    </w:tcPr>
                                    <w:p w14:paraId="4590F1C1"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373" w:type="dxa"/>
                                      <w:vAlign w:val="center"/>
                                      <w:hideMark/>
                                    </w:tcPr>
                                    <w:p w14:paraId="649754E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6</w:t>
                                      </w:r>
                                    </w:p>
                                  </w:tc>
                                  <w:tc>
                                    <w:tcPr>
                                      <w:tcW w:w="373" w:type="dxa"/>
                                      <w:vAlign w:val="center"/>
                                      <w:hideMark/>
                                    </w:tcPr>
                                    <w:p w14:paraId="1CA0E8F4"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524" w:type="dxa"/>
                                      <w:vAlign w:val="center"/>
                                      <w:hideMark/>
                                    </w:tcPr>
                                    <w:p w14:paraId="6415939B"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51</w:t>
                                      </w:r>
                                    </w:p>
                                  </w:tc>
                                  <w:tc>
                                    <w:tcPr>
                                      <w:tcW w:w="373" w:type="dxa"/>
                                      <w:vAlign w:val="center"/>
                                      <w:hideMark/>
                                    </w:tcPr>
                                    <w:p w14:paraId="2ACC9FA4"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624" w:type="dxa"/>
                                      <w:vAlign w:val="center"/>
                                      <w:hideMark/>
                                    </w:tcPr>
                                    <w:p w14:paraId="07151380"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00" w:type="dxa"/>
                                      <w:vAlign w:val="center"/>
                                      <w:hideMark/>
                                    </w:tcPr>
                                    <w:p w14:paraId="4E99BC7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549" w:type="dxa"/>
                                      <w:vAlign w:val="center"/>
                                      <w:hideMark/>
                                    </w:tcPr>
                                    <w:p w14:paraId="7ADFE61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75" w:type="dxa"/>
                                      <w:vAlign w:val="center"/>
                                      <w:hideMark/>
                                    </w:tcPr>
                                    <w:p w14:paraId="7A8AD76B"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0.004579</w:t>
                                      </w:r>
                                    </w:p>
                                  </w:tc>
                                  <w:tc>
                                    <w:tcPr>
                                      <w:tcW w:w="775" w:type="dxa"/>
                                      <w:vAlign w:val="center"/>
                                      <w:hideMark/>
                                    </w:tcPr>
                                    <w:p w14:paraId="3B7726C5"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0.012127</w:t>
                                      </w:r>
                                    </w:p>
                                  </w:tc>
                                </w:tr>
                                <w:tr w:rsidR="00377B5B" w:rsidRPr="008B3388" w14:paraId="6D2B36DA" w14:textId="77777777" w:rsidTr="001672C1">
                                  <w:trPr>
                                    <w:trHeight w:val="36"/>
                                  </w:trPr>
                                  <w:tc>
                                    <w:tcPr>
                                      <w:tcW w:w="441" w:type="dxa"/>
                                      <w:vAlign w:val="center"/>
                                      <w:hideMark/>
                                    </w:tcPr>
                                    <w:p w14:paraId="4718AABA"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T24</w:t>
                                      </w:r>
                                    </w:p>
                                  </w:tc>
                                  <w:tc>
                                    <w:tcPr>
                                      <w:tcW w:w="373" w:type="dxa"/>
                                      <w:vAlign w:val="center"/>
                                      <w:hideMark/>
                                    </w:tcPr>
                                    <w:p w14:paraId="185A792A"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30</w:t>
                                      </w:r>
                                    </w:p>
                                  </w:tc>
                                  <w:tc>
                                    <w:tcPr>
                                      <w:tcW w:w="398" w:type="dxa"/>
                                      <w:vAlign w:val="center"/>
                                      <w:hideMark/>
                                    </w:tcPr>
                                    <w:p w14:paraId="61E700B2"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373" w:type="dxa"/>
                                      <w:vAlign w:val="center"/>
                                      <w:hideMark/>
                                    </w:tcPr>
                                    <w:p w14:paraId="76128E98"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5</w:t>
                                      </w:r>
                                    </w:p>
                                  </w:tc>
                                  <w:tc>
                                    <w:tcPr>
                                      <w:tcW w:w="373" w:type="dxa"/>
                                      <w:vAlign w:val="center"/>
                                      <w:hideMark/>
                                    </w:tcPr>
                                    <w:p w14:paraId="40F54691"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524" w:type="dxa"/>
                                      <w:vAlign w:val="center"/>
                                      <w:hideMark/>
                                    </w:tcPr>
                                    <w:p w14:paraId="1CA11181"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63</w:t>
                                      </w:r>
                                    </w:p>
                                  </w:tc>
                                  <w:tc>
                                    <w:tcPr>
                                      <w:tcW w:w="373" w:type="dxa"/>
                                      <w:vAlign w:val="center"/>
                                      <w:hideMark/>
                                    </w:tcPr>
                                    <w:p w14:paraId="6A2939C2"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624" w:type="dxa"/>
                                      <w:vAlign w:val="center"/>
                                      <w:hideMark/>
                                    </w:tcPr>
                                    <w:p w14:paraId="4A99B4A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00" w:type="dxa"/>
                                      <w:vAlign w:val="center"/>
                                      <w:hideMark/>
                                    </w:tcPr>
                                    <w:p w14:paraId="05B410BC"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549" w:type="dxa"/>
                                      <w:vAlign w:val="center"/>
                                      <w:hideMark/>
                                    </w:tcPr>
                                    <w:p w14:paraId="67F2BA4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75" w:type="dxa"/>
                                      <w:vAlign w:val="center"/>
                                      <w:hideMark/>
                                    </w:tcPr>
                                    <w:p w14:paraId="65E07E7E"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0.0044</w:t>
                                      </w:r>
                                    </w:p>
                                  </w:tc>
                                  <w:tc>
                                    <w:tcPr>
                                      <w:tcW w:w="775" w:type="dxa"/>
                                      <w:vAlign w:val="center"/>
                                      <w:hideMark/>
                                    </w:tcPr>
                                    <w:p w14:paraId="7061A60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0.012128</w:t>
                                      </w:r>
                                    </w:p>
                                  </w:tc>
                                </w:tr>
                              </w:tbl>
                              <w:p w14:paraId="2DE44102" w14:textId="77777777" w:rsidR="00377B5B" w:rsidRPr="008B3388" w:rsidRDefault="00377B5B" w:rsidP="00377B5B">
                                <w:pPr>
                                  <w:spacing w:after="0" w:line="240" w:lineRule="auto"/>
                                  <w:jc w:val="right"/>
                                  <w:rPr>
                                    <w:rFonts w:ascii="Segoe UI" w:hAnsi="Segoe UI" w:cs="Segoe UI"/>
                                    <w:color w:val="000000"/>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24545786" name="Text Box 61"/>
                        <wps:cNvSpPr txBox="1"/>
                        <wps:spPr>
                          <a:xfrm>
                            <a:off x="665480" y="1295526"/>
                            <a:ext cx="5106339" cy="771390"/>
                          </a:xfrm>
                          <a:prstGeom prst="rect">
                            <a:avLst/>
                          </a:prstGeom>
                          <a:solidFill>
                            <a:schemeClr val="lt1"/>
                          </a:solidFill>
                          <a:ln w="6350">
                            <a:solidFill>
                              <a:prstClr val="black"/>
                            </a:solidFill>
                          </a:ln>
                        </wps:spPr>
                        <wps:txbx>
                          <w:txbxContent>
                            <w:p w14:paraId="289EAE4A" w14:textId="77777777" w:rsidR="00377B5B" w:rsidRDefault="00377B5B" w:rsidP="00D55815">
                              <w:r w:rsidRPr="00651B7D">
                                <w:rPr>
                                  <w:noProof/>
                                  <w:sz w:val="20"/>
                                  <w:szCs w:val="20"/>
                                </w:rPr>
                                <w:drawing>
                                  <wp:inline distT="0" distB="0" distL="0" distR="0" wp14:anchorId="6A910813" wp14:editId="58EFADC6">
                                    <wp:extent cx="3515932" cy="666750"/>
                                    <wp:effectExtent l="0" t="0" r="8890" b="0"/>
                                    <wp:docPr id="162531863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18637" name="Picture 1" descr="A white background with black and white clouds&#10;&#10;AI-generated content may be incorrect."/>
                                            <pic:cNvPicPr/>
                                          </pic:nvPicPr>
                                          <pic:blipFill>
                                            <a:blip r:embed="rId47"/>
                                            <a:stretch>
                                              <a:fillRect/>
                                            </a:stretch>
                                          </pic:blipFill>
                                          <pic:spPr>
                                            <a:xfrm>
                                              <a:off x="0" y="0"/>
                                              <a:ext cx="3546289" cy="6725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3F5A173" id="_x0000_s1124" style="position:absolute;margin-left:0;margin-top:0;width:506.95pt;height:166.15pt;z-index:251914240;mso-height-relative:margin" coordsize="64382,21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">
                <v:group id="_x0000_s1125" style="position:absolute;width:64382;height:21104" coordsize="58737,1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">
                  <v:shape id="Text Box 67" o:spid="_x0000_s1126"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" fillcolor="white [3201]" strokeweight=".5pt">
                    <v:textbox>
                      <w:txbxContent>
                        <w:p w14:paraId="612C1526" w14:textId="7ADAE755" w:rsidR="00377B5B" w:rsidRDefault="00182B5F" w:rsidP="00377B5B">
                          <w:r>
                            <w:rPr>
                              <w:noProof/>
                              <w:sz w:val="20"/>
                              <w:szCs w:val="20"/>
                            </w:rPr>
                            <w:drawing>
                              <wp:inline distT="0" distB="0" distL="0" distR="0" wp14:anchorId="2991CB17" wp14:editId="4DBB3F16">
                                <wp:extent cx="2061440" cy="1192671"/>
                                <wp:effectExtent l="19050" t="19050" r="15240" b="26670"/>
                                <wp:docPr id="144812970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76099" cy="1201152"/>
                                        </a:xfrm>
                                        <a:prstGeom prst="rect">
                                          <a:avLst/>
                                        </a:prstGeom>
                                        <a:noFill/>
                                        <a:ln>
                                          <a:solidFill>
                                            <a:schemeClr val="accent1"/>
                                          </a:solidFill>
                                        </a:ln>
                                      </pic:spPr>
                                    </pic:pic>
                                  </a:graphicData>
                                </a:graphic>
                              </wp:inline>
                            </w:drawing>
                          </w:r>
                        </w:p>
                        <w:p w14:paraId="7334393B" w14:textId="01067E64" w:rsidR="00377B5B" w:rsidRDefault="00377B5B" w:rsidP="00377B5B"/>
                      </w:txbxContent>
                    </v:textbox>
                  </v:shape>
                  <v:shape id="Text Box 65" o:spid="_x0000_s1127" type="#_x0000_t202" style="position:absolute;left:20405;top:47;width:38326;height:8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" fillcolor="white [3201]" stroked="f" strokeweight=".5pt">
                    <v:textbox>
                      <w:txbxContent>
                        <w:tbl>
                          <w:tblPr>
                            <w:tblStyle w:val="TableGrid"/>
                            <w:tblW w:w="6278" w:type="dxa"/>
                            <w:tblInd w:w="-5" w:type="dxa"/>
                            <w:tblLook w:val="04A0" w:firstRow="1" w:lastRow="0" w:firstColumn="1" w:lastColumn="0" w:noHBand="0" w:noVBand="1"/>
                          </w:tblPr>
                          <w:tblGrid>
                            <w:gridCol w:w="441"/>
                            <w:gridCol w:w="373"/>
                            <w:gridCol w:w="382"/>
                            <w:gridCol w:w="373"/>
                            <w:gridCol w:w="373"/>
                            <w:gridCol w:w="524"/>
                            <w:gridCol w:w="373"/>
                            <w:gridCol w:w="624"/>
                            <w:gridCol w:w="651"/>
                            <w:gridCol w:w="614"/>
                            <w:gridCol w:w="775"/>
                            <w:gridCol w:w="775"/>
                          </w:tblGrid>
                          <w:tr w:rsidR="00377B5B" w14:paraId="41227838" w14:textId="77777777" w:rsidTr="001672C1">
                            <w:trPr>
                              <w:cantSplit/>
                              <w:trHeight w:val="1087"/>
                            </w:trPr>
                            <w:tc>
                              <w:tcPr>
                                <w:tcW w:w="441" w:type="dxa"/>
                                <w:textDirection w:val="btLr"/>
                              </w:tcPr>
                              <w:p w14:paraId="0B2C64A2"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411D4E2D" w14:textId="77777777" w:rsidR="00377B5B" w:rsidRPr="003677BD" w:rsidRDefault="00377B5B" w:rsidP="00406DDE">
                                <w:pPr>
                                  <w:ind w:left="113" w:right="113"/>
                                  <w:rPr>
                                    <w:sz w:val="12"/>
                                    <w:szCs w:val="12"/>
                                  </w:rPr>
                                </w:pPr>
                                <w:r w:rsidRPr="003677BD">
                                  <w:rPr>
                                    <w:b/>
                                    <w:bCs/>
                                    <w:sz w:val="12"/>
                                    <w:szCs w:val="12"/>
                                  </w:rPr>
                                  <w:t>MMSE</w:t>
                                </w:r>
                              </w:p>
                            </w:tc>
                            <w:tc>
                              <w:tcPr>
                                <w:tcW w:w="398" w:type="dxa"/>
                                <w:textDirection w:val="btLr"/>
                              </w:tcPr>
                              <w:p w14:paraId="1C4CFE73" w14:textId="77777777" w:rsidR="00377B5B" w:rsidRPr="003677BD" w:rsidRDefault="00377B5B" w:rsidP="00406DDE">
                                <w:pPr>
                                  <w:ind w:left="113" w:right="113"/>
                                  <w:rPr>
                                    <w:sz w:val="12"/>
                                    <w:szCs w:val="12"/>
                                  </w:rPr>
                                </w:pPr>
                                <w:r w:rsidRPr="003677BD">
                                  <w:rPr>
                                    <w:b/>
                                    <w:bCs/>
                                    <w:sz w:val="12"/>
                                    <w:szCs w:val="12"/>
                                  </w:rPr>
                                  <w:t>CDRSB</w:t>
                                </w:r>
                              </w:p>
                            </w:tc>
                            <w:tc>
                              <w:tcPr>
                                <w:tcW w:w="373" w:type="dxa"/>
                                <w:textDirection w:val="btLr"/>
                              </w:tcPr>
                              <w:p w14:paraId="50CA3D0C"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7994C2D5"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5B035E89" w14:textId="77777777" w:rsidR="00377B5B" w:rsidRPr="003677BD" w:rsidRDefault="00377B5B" w:rsidP="00406DDE">
                                <w:pPr>
                                  <w:ind w:left="113" w:right="113"/>
                                  <w:rPr>
                                    <w:b/>
                                    <w:bCs/>
                                    <w:sz w:val="12"/>
                                    <w:szCs w:val="12"/>
                                  </w:rPr>
                                </w:pPr>
                                <w:r w:rsidRPr="003677BD">
                                  <w:rPr>
                                    <w:b/>
                                    <w:bCs/>
                                    <w:sz w:val="12"/>
                                    <w:szCs w:val="12"/>
                                  </w:rPr>
                                  <w:t>RAVLT</w:t>
                                </w:r>
                              </w:p>
                              <w:p w14:paraId="2B4EA309"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02D14E04" w14:textId="77777777" w:rsidR="00377B5B" w:rsidRPr="003677BD" w:rsidRDefault="00377B5B" w:rsidP="00406DDE">
                                <w:pPr>
                                  <w:ind w:left="113" w:right="113"/>
                                  <w:rPr>
                                    <w:sz w:val="12"/>
                                    <w:szCs w:val="12"/>
                                  </w:rPr>
                                </w:pPr>
                                <w:r w:rsidRPr="003677BD">
                                  <w:rPr>
                                    <w:b/>
                                    <w:bCs/>
                                    <w:sz w:val="12"/>
                                    <w:szCs w:val="12"/>
                                  </w:rPr>
                                  <w:t>APOE4</w:t>
                                </w:r>
                              </w:p>
                            </w:tc>
                            <w:tc>
                              <w:tcPr>
                                <w:tcW w:w="624" w:type="dxa"/>
                                <w:textDirection w:val="btLr"/>
                              </w:tcPr>
                              <w:p w14:paraId="32AA9658" w14:textId="77777777" w:rsidR="00377B5B" w:rsidRPr="003677BD" w:rsidRDefault="00377B5B" w:rsidP="00406DDE">
                                <w:pPr>
                                  <w:ind w:left="113" w:right="113"/>
                                  <w:rPr>
                                    <w:sz w:val="12"/>
                                    <w:szCs w:val="12"/>
                                  </w:rPr>
                                </w:pPr>
                                <w:r w:rsidRPr="003677BD">
                                  <w:rPr>
                                    <w:b/>
                                    <w:bCs/>
                                    <w:sz w:val="12"/>
                                    <w:szCs w:val="12"/>
                                  </w:rPr>
                                  <w:t>FDG</w:t>
                                </w:r>
                              </w:p>
                            </w:tc>
                            <w:tc>
                              <w:tcPr>
                                <w:tcW w:w="700" w:type="dxa"/>
                                <w:textDirection w:val="btLr"/>
                              </w:tcPr>
                              <w:p w14:paraId="55566BDC" w14:textId="77777777" w:rsidR="00377B5B" w:rsidRPr="003677BD" w:rsidRDefault="00377B5B" w:rsidP="00406DDE">
                                <w:pPr>
                                  <w:ind w:left="113" w:right="113"/>
                                  <w:rPr>
                                    <w:sz w:val="12"/>
                                    <w:szCs w:val="12"/>
                                  </w:rPr>
                                </w:pPr>
                                <w:r w:rsidRPr="003677BD">
                                  <w:rPr>
                                    <w:b/>
                                    <w:bCs/>
                                    <w:sz w:val="12"/>
                                    <w:szCs w:val="12"/>
                                  </w:rPr>
                                  <w:t>AV45</w:t>
                                </w:r>
                              </w:p>
                            </w:tc>
                            <w:tc>
                              <w:tcPr>
                                <w:tcW w:w="549" w:type="dxa"/>
                                <w:textDirection w:val="btLr"/>
                              </w:tcPr>
                              <w:p w14:paraId="6F74C91C"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6E54307A" w14:textId="77777777" w:rsidR="00377B5B" w:rsidRPr="003677BD" w:rsidRDefault="00377B5B" w:rsidP="00406DDE">
                                <w:pPr>
                                  <w:ind w:left="113" w:right="113"/>
                                  <w:rPr>
                                    <w:b/>
                                    <w:bCs/>
                                    <w:sz w:val="12"/>
                                    <w:szCs w:val="12"/>
                                  </w:rPr>
                                </w:pPr>
                                <w:r w:rsidRPr="003677BD">
                                  <w:rPr>
                                    <w:b/>
                                    <w:bCs/>
                                    <w:sz w:val="12"/>
                                    <w:szCs w:val="12"/>
                                  </w:rPr>
                                  <w:t>Normalized</w:t>
                                </w:r>
                              </w:p>
                              <w:p w14:paraId="2ED4BB85"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322AB941" w14:textId="77777777" w:rsidR="00377B5B" w:rsidRPr="003677BD" w:rsidRDefault="00377B5B" w:rsidP="00406DDE">
                                <w:pPr>
                                  <w:ind w:left="113" w:right="113"/>
                                  <w:rPr>
                                    <w:b/>
                                    <w:bCs/>
                                    <w:sz w:val="12"/>
                                    <w:szCs w:val="12"/>
                                  </w:rPr>
                                </w:pPr>
                                <w:r w:rsidRPr="003677BD">
                                  <w:rPr>
                                    <w:b/>
                                    <w:bCs/>
                                    <w:sz w:val="12"/>
                                    <w:szCs w:val="12"/>
                                  </w:rPr>
                                  <w:t>Normalized</w:t>
                                </w:r>
                              </w:p>
                              <w:p w14:paraId="2C11C795"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190D8834" w14:textId="77777777" w:rsidTr="001672C1">
                            <w:trPr>
                              <w:trHeight w:val="36"/>
                            </w:trPr>
                            <w:tc>
                              <w:tcPr>
                                <w:tcW w:w="441" w:type="dxa"/>
                                <w:vAlign w:val="center"/>
                                <w:hideMark/>
                              </w:tcPr>
                              <w:p w14:paraId="626AD50F"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T0</w:t>
                                </w:r>
                              </w:p>
                            </w:tc>
                            <w:tc>
                              <w:tcPr>
                                <w:tcW w:w="373" w:type="dxa"/>
                                <w:vAlign w:val="center"/>
                                <w:hideMark/>
                              </w:tcPr>
                              <w:p w14:paraId="377C7CB0"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28</w:t>
                                </w:r>
                              </w:p>
                            </w:tc>
                            <w:tc>
                              <w:tcPr>
                                <w:tcW w:w="398" w:type="dxa"/>
                                <w:vAlign w:val="center"/>
                                <w:hideMark/>
                              </w:tcPr>
                              <w:p w14:paraId="3DC8366B"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373" w:type="dxa"/>
                                <w:vAlign w:val="center"/>
                                <w:hideMark/>
                              </w:tcPr>
                              <w:p w14:paraId="44DC6F7A"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8</w:t>
                                </w:r>
                              </w:p>
                            </w:tc>
                            <w:tc>
                              <w:tcPr>
                                <w:tcW w:w="373" w:type="dxa"/>
                                <w:vAlign w:val="center"/>
                                <w:hideMark/>
                              </w:tcPr>
                              <w:p w14:paraId="57AD7588"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524" w:type="dxa"/>
                                <w:vAlign w:val="center"/>
                                <w:hideMark/>
                              </w:tcPr>
                              <w:p w14:paraId="3482D6EC"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52</w:t>
                                </w:r>
                              </w:p>
                            </w:tc>
                            <w:tc>
                              <w:tcPr>
                                <w:tcW w:w="373" w:type="dxa"/>
                                <w:vAlign w:val="center"/>
                                <w:hideMark/>
                              </w:tcPr>
                              <w:p w14:paraId="1A7BE085"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624" w:type="dxa"/>
                                <w:vAlign w:val="center"/>
                                <w:hideMark/>
                              </w:tcPr>
                              <w:p w14:paraId="1D611E6B"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1.4879</w:t>
                                </w:r>
                              </w:p>
                            </w:tc>
                            <w:tc>
                              <w:tcPr>
                                <w:tcW w:w="700" w:type="dxa"/>
                                <w:vAlign w:val="center"/>
                                <w:hideMark/>
                              </w:tcPr>
                              <w:p w14:paraId="31D8A904"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1.3756</w:t>
                                </w:r>
                              </w:p>
                            </w:tc>
                            <w:tc>
                              <w:tcPr>
                                <w:tcW w:w="549" w:type="dxa"/>
                                <w:vAlign w:val="center"/>
                                <w:hideMark/>
                              </w:tcPr>
                              <w:p w14:paraId="5FD8D67E"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&gt;1700</w:t>
                                </w:r>
                              </w:p>
                            </w:tc>
                            <w:tc>
                              <w:tcPr>
                                <w:tcW w:w="775" w:type="dxa"/>
                                <w:vAlign w:val="center"/>
                                <w:hideMark/>
                              </w:tcPr>
                              <w:p w14:paraId="1CA98A0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0.004604</w:t>
                                </w:r>
                              </w:p>
                            </w:tc>
                            <w:tc>
                              <w:tcPr>
                                <w:tcW w:w="775" w:type="dxa"/>
                                <w:vAlign w:val="center"/>
                                <w:hideMark/>
                              </w:tcPr>
                              <w:p w14:paraId="2F20D16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0.010878</w:t>
                                </w:r>
                              </w:p>
                            </w:tc>
                          </w:tr>
                          <w:tr w:rsidR="00377B5B" w:rsidRPr="008B3388" w14:paraId="701B458D" w14:textId="77777777" w:rsidTr="001672C1">
                            <w:trPr>
                              <w:trHeight w:val="36"/>
                            </w:trPr>
                            <w:tc>
                              <w:tcPr>
                                <w:tcW w:w="441" w:type="dxa"/>
                                <w:vAlign w:val="center"/>
                                <w:hideMark/>
                              </w:tcPr>
                              <w:p w14:paraId="372EE01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T6</w:t>
                                </w:r>
                              </w:p>
                            </w:tc>
                            <w:tc>
                              <w:tcPr>
                                <w:tcW w:w="373" w:type="dxa"/>
                                <w:vAlign w:val="center"/>
                                <w:hideMark/>
                              </w:tcPr>
                              <w:p w14:paraId="1C5700B0"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30</w:t>
                                </w:r>
                              </w:p>
                            </w:tc>
                            <w:tc>
                              <w:tcPr>
                                <w:tcW w:w="398" w:type="dxa"/>
                                <w:vAlign w:val="center"/>
                                <w:hideMark/>
                              </w:tcPr>
                              <w:p w14:paraId="50C213DD"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373" w:type="dxa"/>
                                <w:vAlign w:val="center"/>
                                <w:hideMark/>
                              </w:tcPr>
                              <w:p w14:paraId="4080DA67"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3</w:t>
                                </w:r>
                              </w:p>
                            </w:tc>
                            <w:tc>
                              <w:tcPr>
                                <w:tcW w:w="373" w:type="dxa"/>
                                <w:vAlign w:val="center"/>
                                <w:hideMark/>
                              </w:tcPr>
                              <w:p w14:paraId="2A478872"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524" w:type="dxa"/>
                                <w:vAlign w:val="center"/>
                                <w:hideMark/>
                              </w:tcPr>
                              <w:p w14:paraId="154A4DE4"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48</w:t>
                                </w:r>
                              </w:p>
                            </w:tc>
                            <w:tc>
                              <w:tcPr>
                                <w:tcW w:w="373" w:type="dxa"/>
                                <w:vAlign w:val="center"/>
                                <w:hideMark/>
                              </w:tcPr>
                              <w:p w14:paraId="5E9ADA7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624" w:type="dxa"/>
                                <w:vAlign w:val="center"/>
                                <w:hideMark/>
                              </w:tcPr>
                              <w:p w14:paraId="75BB579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00" w:type="dxa"/>
                                <w:vAlign w:val="center"/>
                                <w:hideMark/>
                              </w:tcPr>
                              <w:p w14:paraId="2F1B8E8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549" w:type="dxa"/>
                                <w:vAlign w:val="center"/>
                                <w:hideMark/>
                              </w:tcPr>
                              <w:p w14:paraId="4F3788B7"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75" w:type="dxa"/>
                                <w:vAlign w:val="center"/>
                                <w:hideMark/>
                              </w:tcPr>
                              <w:p w14:paraId="2084ACC0"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0.004768</w:t>
                                </w:r>
                              </w:p>
                            </w:tc>
                            <w:tc>
                              <w:tcPr>
                                <w:tcW w:w="775" w:type="dxa"/>
                                <w:vAlign w:val="center"/>
                                <w:hideMark/>
                              </w:tcPr>
                              <w:p w14:paraId="1CE3F42E"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r>
                          <w:tr w:rsidR="00377B5B" w:rsidRPr="008B3388" w14:paraId="651739FE" w14:textId="77777777" w:rsidTr="001672C1">
                            <w:trPr>
                              <w:trHeight w:val="36"/>
                            </w:trPr>
                            <w:tc>
                              <w:tcPr>
                                <w:tcW w:w="441" w:type="dxa"/>
                                <w:vAlign w:val="center"/>
                                <w:hideMark/>
                              </w:tcPr>
                              <w:p w14:paraId="61481EF1"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T12</w:t>
                                </w:r>
                              </w:p>
                            </w:tc>
                            <w:tc>
                              <w:tcPr>
                                <w:tcW w:w="373" w:type="dxa"/>
                                <w:vAlign w:val="center"/>
                                <w:hideMark/>
                              </w:tcPr>
                              <w:p w14:paraId="26D7F2F9"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28</w:t>
                                </w:r>
                              </w:p>
                            </w:tc>
                            <w:tc>
                              <w:tcPr>
                                <w:tcW w:w="398" w:type="dxa"/>
                                <w:vAlign w:val="center"/>
                                <w:hideMark/>
                              </w:tcPr>
                              <w:p w14:paraId="4590F1C1"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373" w:type="dxa"/>
                                <w:vAlign w:val="center"/>
                                <w:hideMark/>
                              </w:tcPr>
                              <w:p w14:paraId="649754E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6</w:t>
                                </w:r>
                              </w:p>
                            </w:tc>
                            <w:tc>
                              <w:tcPr>
                                <w:tcW w:w="373" w:type="dxa"/>
                                <w:vAlign w:val="center"/>
                                <w:hideMark/>
                              </w:tcPr>
                              <w:p w14:paraId="1CA0E8F4"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524" w:type="dxa"/>
                                <w:vAlign w:val="center"/>
                                <w:hideMark/>
                              </w:tcPr>
                              <w:p w14:paraId="6415939B"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51</w:t>
                                </w:r>
                              </w:p>
                            </w:tc>
                            <w:tc>
                              <w:tcPr>
                                <w:tcW w:w="373" w:type="dxa"/>
                                <w:vAlign w:val="center"/>
                                <w:hideMark/>
                              </w:tcPr>
                              <w:p w14:paraId="2ACC9FA4"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624" w:type="dxa"/>
                                <w:vAlign w:val="center"/>
                                <w:hideMark/>
                              </w:tcPr>
                              <w:p w14:paraId="07151380"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00" w:type="dxa"/>
                                <w:vAlign w:val="center"/>
                                <w:hideMark/>
                              </w:tcPr>
                              <w:p w14:paraId="4E99BC7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549" w:type="dxa"/>
                                <w:vAlign w:val="center"/>
                                <w:hideMark/>
                              </w:tcPr>
                              <w:p w14:paraId="7ADFE61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75" w:type="dxa"/>
                                <w:vAlign w:val="center"/>
                                <w:hideMark/>
                              </w:tcPr>
                              <w:p w14:paraId="7A8AD76B"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0.004579</w:t>
                                </w:r>
                              </w:p>
                            </w:tc>
                            <w:tc>
                              <w:tcPr>
                                <w:tcW w:w="775" w:type="dxa"/>
                                <w:vAlign w:val="center"/>
                                <w:hideMark/>
                              </w:tcPr>
                              <w:p w14:paraId="3B7726C5"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0.012127</w:t>
                                </w:r>
                              </w:p>
                            </w:tc>
                          </w:tr>
                          <w:tr w:rsidR="00377B5B" w:rsidRPr="008B3388" w14:paraId="6D2B36DA" w14:textId="77777777" w:rsidTr="001672C1">
                            <w:trPr>
                              <w:trHeight w:val="36"/>
                            </w:trPr>
                            <w:tc>
                              <w:tcPr>
                                <w:tcW w:w="441" w:type="dxa"/>
                                <w:vAlign w:val="center"/>
                                <w:hideMark/>
                              </w:tcPr>
                              <w:p w14:paraId="4718AABA"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T24</w:t>
                                </w:r>
                              </w:p>
                            </w:tc>
                            <w:tc>
                              <w:tcPr>
                                <w:tcW w:w="373" w:type="dxa"/>
                                <w:vAlign w:val="center"/>
                                <w:hideMark/>
                              </w:tcPr>
                              <w:p w14:paraId="185A792A"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30</w:t>
                                </w:r>
                              </w:p>
                            </w:tc>
                            <w:tc>
                              <w:tcPr>
                                <w:tcW w:w="398" w:type="dxa"/>
                                <w:vAlign w:val="center"/>
                                <w:hideMark/>
                              </w:tcPr>
                              <w:p w14:paraId="61E700B2"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373" w:type="dxa"/>
                                <w:vAlign w:val="center"/>
                                <w:hideMark/>
                              </w:tcPr>
                              <w:p w14:paraId="76128E98"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5</w:t>
                                </w:r>
                              </w:p>
                            </w:tc>
                            <w:tc>
                              <w:tcPr>
                                <w:tcW w:w="373" w:type="dxa"/>
                                <w:vAlign w:val="center"/>
                                <w:hideMark/>
                              </w:tcPr>
                              <w:p w14:paraId="40F54691"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524" w:type="dxa"/>
                                <w:vAlign w:val="center"/>
                                <w:hideMark/>
                              </w:tcPr>
                              <w:p w14:paraId="1CA11181"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63</w:t>
                                </w:r>
                              </w:p>
                            </w:tc>
                            <w:tc>
                              <w:tcPr>
                                <w:tcW w:w="373" w:type="dxa"/>
                                <w:vAlign w:val="center"/>
                                <w:hideMark/>
                              </w:tcPr>
                              <w:p w14:paraId="6A2939C2"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w:t>
                                </w:r>
                              </w:p>
                            </w:tc>
                            <w:tc>
                              <w:tcPr>
                                <w:tcW w:w="624" w:type="dxa"/>
                                <w:vAlign w:val="center"/>
                                <w:hideMark/>
                              </w:tcPr>
                              <w:p w14:paraId="4A99B4A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00" w:type="dxa"/>
                                <w:vAlign w:val="center"/>
                                <w:hideMark/>
                              </w:tcPr>
                              <w:p w14:paraId="05B410BC"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549" w:type="dxa"/>
                                <w:vAlign w:val="center"/>
                                <w:hideMark/>
                              </w:tcPr>
                              <w:p w14:paraId="67F2BA43"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w:t>
                                </w:r>
                              </w:p>
                            </w:tc>
                            <w:tc>
                              <w:tcPr>
                                <w:tcW w:w="775" w:type="dxa"/>
                                <w:vAlign w:val="center"/>
                                <w:hideMark/>
                              </w:tcPr>
                              <w:p w14:paraId="65E07E7E"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0.0044</w:t>
                                </w:r>
                              </w:p>
                            </w:tc>
                            <w:tc>
                              <w:tcPr>
                                <w:tcW w:w="775" w:type="dxa"/>
                                <w:vAlign w:val="center"/>
                                <w:hideMark/>
                              </w:tcPr>
                              <w:p w14:paraId="7061A606" w14:textId="77777777" w:rsidR="00377B5B" w:rsidRPr="00523F8E" w:rsidRDefault="00377B5B" w:rsidP="001672C1">
                                <w:pPr>
                                  <w:jc w:val="right"/>
                                  <w:rPr>
                                    <w:rFonts w:ascii="Segoe UI" w:hAnsi="Segoe UI" w:cs="Segoe UI"/>
                                    <w:color w:val="000000"/>
                                    <w:sz w:val="14"/>
                                    <w:szCs w:val="14"/>
                                  </w:rPr>
                                </w:pPr>
                                <w:r w:rsidRPr="001672C1">
                                  <w:rPr>
                                    <w:rFonts w:ascii="Segoe UI" w:hAnsi="Segoe UI" w:cs="Segoe UI"/>
                                    <w:color w:val="000000"/>
                                    <w:sz w:val="14"/>
                                    <w:szCs w:val="14"/>
                                  </w:rPr>
                                  <w:t>0.012128</w:t>
                                </w:r>
                              </w:p>
                            </w:tc>
                          </w:tr>
                        </w:tbl>
                        <w:p w14:paraId="2DE44102" w14:textId="77777777" w:rsidR="00377B5B" w:rsidRPr="008B3388" w:rsidRDefault="00377B5B" w:rsidP="00377B5B">
                          <w:pPr>
                            <w:spacing w:after="0" w:line="240" w:lineRule="auto"/>
                            <w:jc w:val="right"/>
                            <w:rPr>
                              <w:rFonts w:ascii="Segoe UI" w:hAnsi="Segoe UI" w:cs="Segoe UI"/>
                              <w:color w:val="000000"/>
                              <w:sz w:val="14"/>
                              <w:szCs w:val="14"/>
                            </w:rPr>
                          </w:pPr>
                        </w:p>
                      </w:txbxContent>
                    </v:textbox>
                  </v:shape>
                </v:group>
                <v:shape id="Text Box 61" o:spid="_x0000_s1128" type="#_x0000_t202" style="position:absolute;left:6654;top:12955;width:51064;height:7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" fillcolor="white [3201]" strokeweight=".5pt">
                  <v:textbox>
                    <w:txbxContent>
                      <w:p w14:paraId="289EAE4A" w14:textId="77777777" w:rsidR="00377B5B" w:rsidRDefault="00377B5B" w:rsidP="00D55815">
                        <w:r w:rsidRPr="00651B7D">
                          <w:rPr>
                            <w:noProof/>
                            <w:sz w:val="20"/>
                            <w:szCs w:val="20"/>
                          </w:rPr>
                          <w:drawing>
                            <wp:inline distT="0" distB="0" distL="0" distR="0" wp14:anchorId="6A910813" wp14:editId="58EFADC6">
                              <wp:extent cx="3515932" cy="666750"/>
                              <wp:effectExtent l="0" t="0" r="8890" b="0"/>
                              <wp:docPr id="162531863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18637" name="Picture 1" descr="A white background with black and white clouds&#10;&#10;AI-generated content may be incorrect."/>
                                      <pic:cNvPicPr/>
                                    </pic:nvPicPr>
                                    <pic:blipFill>
                                      <a:blip r:embed="rId47"/>
                                      <a:stretch>
                                        <a:fillRect/>
                                      </a:stretch>
                                    </pic:blipFill>
                                    <pic:spPr>
                                      <a:xfrm>
                                        <a:off x="0" y="0"/>
                                        <a:ext cx="3546289" cy="672507"/>
                                      </a:xfrm>
                                      <a:prstGeom prst="rect">
                                        <a:avLst/>
                                      </a:prstGeom>
                                    </pic:spPr>
                                  </pic:pic>
                                </a:graphicData>
                              </a:graphic>
                            </wp:inline>
                          </w:drawing>
                        </w:r>
                      </w:p>
                    </w:txbxContent>
                  </v:textbox>
                </v:shape>
              </v:group>
            </w:pict>
          </mc:Fallback>
        </mc:AlternateContent>
      </w:r>
      <w:r w:rsidR="0093461B">
        <w:rPr>
          <w:noProof/>
          <w:sz w:val="20"/>
          <w:szCs w:val="20"/>
        </w:rPr>
        <mc:AlternateContent>
          <mc:Choice Requires="wps">
            <w:drawing>
              <wp:anchor distT="0" distB="0" distL="114300" distR="114300" simplePos="0" relativeHeight="251978752" behindDoc="0" locked="0" layoutInCell="1" allowOverlap="1" wp14:anchorId="629F228D" wp14:editId="0C4A8E6F">
                <wp:simplePos x="0" y="0"/>
                <wp:positionH relativeFrom="column">
                  <wp:posOffset>0</wp:posOffset>
                </wp:positionH>
                <wp:positionV relativeFrom="paragraph">
                  <wp:posOffset>57150</wp:posOffset>
                </wp:positionV>
                <wp:extent cx="247650" cy="158750"/>
                <wp:effectExtent l="0" t="0" r="16510" b="12700"/>
                <wp:wrapNone/>
                <wp:docPr id="353583884"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2DAA0358" w14:textId="712043D5" w:rsidR="0093461B" w:rsidRPr="00603F99" w:rsidRDefault="0093461B" w:rsidP="0093461B">
                            <w:pPr>
                              <w:jc w:val="center"/>
                              <w:rPr>
                                <w:sz w:val="16"/>
                                <w:szCs w:val="16"/>
                              </w:rPr>
                            </w:pPr>
                            <w:r>
                              <w:rPr>
                                <w:sz w:val="16"/>
                                <w:szCs w:val="16"/>
                              </w:rPr>
                              <w:t>14</w:t>
                            </w:r>
                            <w:r w:rsidR="003C777E">
                              <w:rPr>
                                <w:sz w:val="16"/>
                                <w:szCs w:val="16"/>
                              </w:rPr>
                              <w:t>c</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F228D" id="_x0000_s1129" style="position:absolute;margin-left:0;margin-top:4.5pt;width:19.5pt;height:12.5pt;z-index:25197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" fillcolor="white [3201]" strokecolor="black [3200]" strokeweight="1pt">
                <v:textbox inset="1.44pt,0,1.44pt,0">
                  <w:txbxContent>
                    <w:p w14:paraId="2DAA0358" w14:textId="712043D5" w:rsidR="0093461B" w:rsidRPr="00603F99" w:rsidRDefault="0093461B" w:rsidP="0093461B">
                      <w:pPr>
                        <w:jc w:val="center"/>
                        <w:rPr>
                          <w:sz w:val="16"/>
                          <w:szCs w:val="16"/>
                        </w:rPr>
                      </w:pPr>
                      <w:r>
                        <w:rPr>
                          <w:sz w:val="16"/>
                          <w:szCs w:val="16"/>
                        </w:rPr>
                        <w:t>14</w:t>
                      </w:r>
                      <w:r w:rsidR="003C777E">
                        <w:rPr>
                          <w:sz w:val="16"/>
                          <w:szCs w:val="16"/>
                        </w:rPr>
                        <w:t>c</w:t>
                      </w:r>
                    </w:p>
                  </w:txbxContent>
                </v:textbox>
              </v:rect>
            </w:pict>
          </mc:Fallback>
        </mc:AlternateContent>
      </w:r>
    </w:p>
    <w:p w14:paraId="089D280D" w14:textId="54F929AB" w:rsidR="00377B5B" w:rsidRDefault="00377B5B" w:rsidP="00377B5B">
      <w:pPr>
        <w:rPr>
          <w:sz w:val="20"/>
          <w:szCs w:val="20"/>
        </w:rPr>
      </w:pPr>
    </w:p>
    <w:p w14:paraId="10163E63" w14:textId="77777777" w:rsidR="00377B5B" w:rsidRDefault="00377B5B" w:rsidP="00377B5B">
      <w:pPr>
        <w:rPr>
          <w:sz w:val="20"/>
          <w:szCs w:val="20"/>
        </w:rPr>
      </w:pPr>
    </w:p>
    <w:p w14:paraId="40641044" w14:textId="77777777" w:rsidR="00377B5B" w:rsidRDefault="00377B5B" w:rsidP="00377B5B">
      <w:pPr>
        <w:rPr>
          <w:sz w:val="20"/>
          <w:szCs w:val="20"/>
        </w:rPr>
      </w:pPr>
    </w:p>
    <w:p w14:paraId="59D0D24C" w14:textId="0BB7816F" w:rsidR="00377B5B" w:rsidRDefault="00377B5B" w:rsidP="00377B5B">
      <w:pPr>
        <w:rPr>
          <w:sz w:val="20"/>
          <w:szCs w:val="20"/>
        </w:rPr>
      </w:pPr>
    </w:p>
    <w:p w14:paraId="7BEDD9D7" w14:textId="1D7E6631" w:rsidR="00C37727" w:rsidRDefault="00854992" w:rsidP="00377B5B">
      <w:pPr>
        <w:rPr>
          <w:sz w:val="20"/>
          <w:szCs w:val="20"/>
        </w:rPr>
      </w:pPr>
      <w:r>
        <w:rPr>
          <w:noProof/>
          <w:sz w:val="20"/>
          <w:szCs w:val="20"/>
        </w:rPr>
        <mc:AlternateContent>
          <mc:Choice Requires="wps">
            <w:drawing>
              <wp:anchor distT="0" distB="0" distL="114300" distR="114300" simplePos="0" relativeHeight="252010496" behindDoc="0" locked="0" layoutInCell="1" allowOverlap="1" wp14:anchorId="05C6ED6C" wp14:editId="32DD42A1">
                <wp:simplePos x="0" y="0"/>
                <wp:positionH relativeFrom="column">
                  <wp:posOffset>4540287</wp:posOffset>
                </wp:positionH>
                <wp:positionV relativeFrom="paragraph">
                  <wp:posOffset>52221</wp:posOffset>
                </wp:positionV>
                <wp:extent cx="1088823" cy="332990"/>
                <wp:effectExtent l="0" t="0" r="16510" b="10160"/>
                <wp:wrapNone/>
                <wp:docPr id="698144199" name="Text Box 70"/>
                <wp:cNvGraphicFramePr/>
                <a:graphic xmlns:a="http://schemas.openxmlformats.org/drawingml/2006/main">
                  <a:graphicData uri="http://schemas.microsoft.com/office/word/2010/wordprocessingShape">
                    <wps:wsp>
                      <wps:cNvSpPr txBox="1"/>
                      <wps:spPr>
                        <a:xfrm>
                          <a:off x="0" y="0"/>
                          <a:ext cx="1088823" cy="332990"/>
                        </a:xfrm>
                        <a:prstGeom prst="rect">
                          <a:avLst/>
                        </a:prstGeom>
                        <a:solidFill>
                          <a:schemeClr val="lt1"/>
                        </a:solidFill>
                        <a:ln w="6350">
                          <a:solidFill>
                            <a:prstClr val="black"/>
                          </a:solidFill>
                        </a:ln>
                      </wps:spPr>
                      <wps:txbx>
                        <w:txbxContent>
                          <w:p w14:paraId="731A2D54" w14:textId="60B09BB9" w:rsidR="00854992" w:rsidRDefault="00854992" w:rsidP="00854992">
                            <w:pPr>
                              <w:spacing w:after="0"/>
                              <w:jc w:val="both"/>
                              <w:rPr>
                                <w:sz w:val="14"/>
                                <w:szCs w:val="14"/>
                              </w:rPr>
                            </w:pPr>
                            <w:r w:rsidRPr="00442057">
                              <w:rPr>
                                <w:sz w:val="14"/>
                                <w:szCs w:val="14"/>
                              </w:rPr>
                              <w:t>Referenced from Fig.</w:t>
                            </w:r>
                            <w:r>
                              <w:rPr>
                                <w:sz w:val="14"/>
                                <w:szCs w:val="14"/>
                              </w:rPr>
                              <w:t xml:space="preserve"> </w:t>
                            </w:r>
                            <w:r w:rsidRPr="00442057">
                              <w:rPr>
                                <w:sz w:val="14"/>
                                <w:szCs w:val="14"/>
                              </w:rPr>
                              <w:t>3</w:t>
                            </w:r>
                            <w:r>
                              <w:rPr>
                                <w:sz w:val="14"/>
                                <w:szCs w:val="14"/>
                              </w:rPr>
                              <w:t>i</w:t>
                            </w:r>
                          </w:p>
                          <w:p w14:paraId="4E49EAFF" w14:textId="77777777" w:rsidR="00854992" w:rsidRPr="00442057" w:rsidRDefault="00854992" w:rsidP="00854992">
                            <w:pPr>
                              <w:spacing w:after="0"/>
                              <w:rPr>
                                <w:sz w:val="14"/>
                                <w:szCs w:val="14"/>
                              </w:rPr>
                            </w:pPr>
                            <w:r>
                              <w:rPr>
                                <w:sz w:val="14"/>
                                <w:szCs w:val="14"/>
                              </w:rPr>
                              <w:t>(</w:t>
                            </w:r>
                            <w:r w:rsidRPr="00E1340A">
                              <w:rPr>
                                <w:sz w:val="14"/>
                                <w:szCs w:val="14"/>
                              </w:rPr>
                              <w:t>Eslami et al., 2023</w:t>
                            </w:r>
                            <w:r>
                              <w:rPr>
                                <w:sz w:val="14"/>
                                <w:szCs w:val="14"/>
                              </w:rPr>
                              <w:t>)</w:t>
                            </w:r>
                          </w:p>
                          <w:p w14:paraId="04C91FAB" w14:textId="77777777" w:rsidR="00854992" w:rsidRPr="00442057" w:rsidRDefault="00854992" w:rsidP="00854992">
                            <w:pPr>
                              <w:jc w:val="both"/>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6ED6C" id="_x0000_s1130" type="#_x0000_t202" style="position:absolute;margin-left:357.5pt;margin-top:4.1pt;width:85.75pt;height:26.2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" fillcolor="white [3201]" strokeweight=".5pt">
                <v:textbox>
                  <w:txbxContent>
                    <w:p w14:paraId="731A2D54" w14:textId="60B09BB9" w:rsidR="00854992" w:rsidRDefault="00854992" w:rsidP="00854992">
                      <w:pPr>
                        <w:spacing w:after="0"/>
                        <w:jc w:val="both"/>
                        <w:rPr>
                          <w:sz w:val="14"/>
                          <w:szCs w:val="14"/>
                        </w:rPr>
                      </w:pPr>
                      <w:r w:rsidRPr="00442057">
                        <w:rPr>
                          <w:sz w:val="14"/>
                          <w:szCs w:val="14"/>
                        </w:rPr>
                        <w:t>Referenced from Fig.</w:t>
                      </w:r>
                      <w:r>
                        <w:rPr>
                          <w:sz w:val="14"/>
                          <w:szCs w:val="14"/>
                        </w:rPr>
                        <w:t xml:space="preserve"> </w:t>
                      </w:r>
                      <w:r w:rsidRPr="00442057">
                        <w:rPr>
                          <w:sz w:val="14"/>
                          <w:szCs w:val="14"/>
                        </w:rPr>
                        <w:t>3</w:t>
                      </w:r>
                      <w:r>
                        <w:rPr>
                          <w:sz w:val="14"/>
                          <w:szCs w:val="14"/>
                        </w:rPr>
                        <w:t>i</w:t>
                      </w:r>
                    </w:p>
                    <w:p w14:paraId="4E49EAFF" w14:textId="77777777" w:rsidR="00854992" w:rsidRPr="00442057" w:rsidRDefault="00854992" w:rsidP="00854992">
                      <w:pPr>
                        <w:spacing w:after="0"/>
                        <w:rPr>
                          <w:sz w:val="14"/>
                          <w:szCs w:val="14"/>
                        </w:rPr>
                      </w:pPr>
                      <w:r>
                        <w:rPr>
                          <w:sz w:val="14"/>
                          <w:szCs w:val="14"/>
                        </w:rPr>
                        <w:t>(</w:t>
                      </w:r>
                      <w:r w:rsidRPr="00E1340A">
                        <w:rPr>
                          <w:sz w:val="14"/>
                          <w:szCs w:val="14"/>
                        </w:rPr>
                        <w:t>Eslami et al., 2023</w:t>
                      </w:r>
                      <w:r>
                        <w:rPr>
                          <w:sz w:val="14"/>
                          <w:szCs w:val="14"/>
                        </w:rPr>
                        <w:t>)</w:t>
                      </w:r>
                    </w:p>
                    <w:p w14:paraId="04C91FAB" w14:textId="77777777" w:rsidR="00854992" w:rsidRPr="00442057" w:rsidRDefault="00854992" w:rsidP="00854992">
                      <w:pPr>
                        <w:jc w:val="both"/>
                        <w:rPr>
                          <w:sz w:val="14"/>
                          <w:szCs w:val="14"/>
                        </w:rPr>
                      </w:pPr>
                    </w:p>
                  </w:txbxContent>
                </v:textbox>
              </v:shape>
            </w:pict>
          </mc:Fallback>
        </mc:AlternateContent>
      </w:r>
    </w:p>
    <w:p w14:paraId="2B512DB9" w14:textId="628DC782" w:rsidR="00337A87" w:rsidRDefault="00337A87" w:rsidP="00377B5B">
      <w:pPr>
        <w:rPr>
          <w:sz w:val="20"/>
          <w:szCs w:val="20"/>
        </w:rPr>
      </w:pPr>
    </w:p>
    <w:p w14:paraId="7BC4A202" w14:textId="3D464A4C" w:rsidR="00377B5B" w:rsidRDefault="00E56A04" w:rsidP="00377B5B">
      <w:pPr>
        <w:rPr>
          <w:sz w:val="20"/>
          <w:szCs w:val="20"/>
        </w:rPr>
      </w:pPr>
      <w:r>
        <w:rPr>
          <w:noProof/>
          <w:sz w:val="20"/>
          <w:szCs w:val="20"/>
        </w:rPr>
        <mc:AlternateContent>
          <mc:Choice Requires="wpg">
            <w:drawing>
              <wp:anchor distT="0" distB="0" distL="114300" distR="114300" simplePos="0" relativeHeight="251915264" behindDoc="0" locked="0" layoutInCell="1" allowOverlap="1" wp14:anchorId="725DE14F" wp14:editId="4CB38A7B">
                <wp:simplePos x="0" y="0"/>
                <wp:positionH relativeFrom="column">
                  <wp:posOffset>0</wp:posOffset>
                </wp:positionH>
                <wp:positionV relativeFrom="paragraph">
                  <wp:posOffset>140434</wp:posOffset>
                </wp:positionV>
                <wp:extent cx="6438265" cy="2393950"/>
                <wp:effectExtent l="0" t="0" r="19685" b="25400"/>
                <wp:wrapNone/>
                <wp:docPr id="456918410" name="Group 63"/>
                <wp:cNvGraphicFramePr/>
                <a:graphic xmlns:a="http://schemas.openxmlformats.org/drawingml/2006/main">
                  <a:graphicData uri="http://schemas.microsoft.com/office/word/2010/wordprocessingGroup">
                    <wpg:wgp>
                      <wpg:cNvGrpSpPr/>
                      <wpg:grpSpPr>
                        <a:xfrm>
                          <a:off x="0" y="0"/>
                          <a:ext cx="6438265" cy="2393950"/>
                          <a:chOff x="0" y="2"/>
                          <a:chExt cx="6438265" cy="2046945"/>
                        </a:xfrm>
                      </wpg:grpSpPr>
                      <wpg:grpSp>
                        <wpg:cNvPr id="876900836" name="Group 71"/>
                        <wpg:cNvGrpSpPr/>
                        <wpg:grpSpPr>
                          <a:xfrm>
                            <a:off x="0" y="2"/>
                            <a:ext cx="6438265" cy="2046945"/>
                            <a:chOff x="0" y="1"/>
                            <a:chExt cx="5873750" cy="1253935"/>
                          </a:xfrm>
                        </wpg:grpSpPr>
                        <wps:wsp>
                          <wps:cNvPr id="982198320" name="Text Box 67"/>
                          <wps:cNvSpPr txBox="1"/>
                          <wps:spPr>
                            <a:xfrm>
                              <a:off x="0" y="1"/>
                              <a:ext cx="5873750" cy="1253935"/>
                            </a:xfrm>
                            <a:prstGeom prst="rect">
                              <a:avLst/>
                            </a:prstGeom>
                            <a:solidFill>
                              <a:schemeClr val="lt1"/>
                            </a:solidFill>
                            <a:ln w="6350">
                              <a:solidFill>
                                <a:prstClr val="black"/>
                              </a:solidFill>
                            </a:ln>
                          </wps:spPr>
                          <wps:txbx>
                            <w:txbxContent>
                              <w:p w14:paraId="7DEA5BD8" w14:textId="3F8784E5" w:rsidR="00377B5B" w:rsidRDefault="0040376F" w:rsidP="00377B5B">
                                <w:r>
                                  <w:rPr>
                                    <w:noProof/>
                                  </w:rPr>
                                  <w:drawing>
                                    <wp:inline distT="0" distB="0" distL="0" distR="0" wp14:anchorId="629E25F9" wp14:editId="6500A378">
                                      <wp:extent cx="2040072" cy="1181728"/>
                                      <wp:effectExtent l="19050" t="19050" r="17780" b="19050"/>
                                      <wp:docPr id="205227900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65850" cy="1196660"/>
                                              </a:xfrm>
                                              <a:prstGeom prst="rect">
                                                <a:avLst/>
                                              </a:prstGeom>
                                              <a:noFill/>
                                              <a:ln>
                                                <a:solidFill>
                                                  <a:schemeClr val="accent1"/>
                                                </a:solidFill>
                                              </a:ln>
                                            </pic:spPr>
                                          </pic:pic>
                                        </a:graphicData>
                                      </a:graphic>
                                    </wp:inline>
                                  </w:drawing>
                                </w:r>
                              </w:p>
                              <w:p w14:paraId="22D26249" w14:textId="77777777" w:rsidR="00377B5B" w:rsidRDefault="00377B5B" w:rsidP="00377B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900380" name="Text Box 65"/>
                          <wps:cNvSpPr txBox="1"/>
                          <wps:spPr>
                            <a:xfrm>
                              <a:off x="2040505" y="4721"/>
                              <a:ext cx="3832615" cy="845111"/>
                            </a:xfrm>
                            <a:prstGeom prst="rect">
                              <a:avLst/>
                            </a:prstGeom>
                            <a:solidFill>
                              <a:schemeClr val="lt1"/>
                            </a:solidFill>
                            <a:ln w="6350">
                              <a:noFill/>
                            </a:ln>
                          </wps:spPr>
                          <wps:txbx>
                            <w:txbxContent>
                              <w:tbl>
                                <w:tblPr>
                                  <w:tblStyle w:val="TableGrid"/>
                                  <w:tblW w:w="6306" w:type="dxa"/>
                                  <w:tblInd w:w="-5" w:type="dxa"/>
                                  <w:tblLook w:val="04A0" w:firstRow="1" w:lastRow="0" w:firstColumn="1" w:lastColumn="0" w:noHBand="0" w:noVBand="1"/>
                                </w:tblPr>
                                <w:tblGrid>
                                  <w:gridCol w:w="441"/>
                                  <w:gridCol w:w="373"/>
                                  <w:gridCol w:w="404"/>
                                  <w:gridCol w:w="373"/>
                                  <w:gridCol w:w="373"/>
                                  <w:gridCol w:w="524"/>
                                  <w:gridCol w:w="373"/>
                                  <w:gridCol w:w="704"/>
                                  <w:gridCol w:w="629"/>
                                  <w:gridCol w:w="554"/>
                                  <w:gridCol w:w="779"/>
                                  <w:gridCol w:w="779"/>
                                </w:tblGrid>
                                <w:tr w:rsidR="00377B5B" w14:paraId="0DB3B1CC" w14:textId="77777777" w:rsidTr="00155E3E">
                                  <w:trPr>
                                    <w:cantSplit/>
                                    <w:trHeight w:val="1087"/>
                                  </w:trPr>
                                  <w:tc>
                                    <w:tcPr>
                                      <w:tcW w:w="433" w:type="dxa"/>
                                      <w:textDirection w:val="btLr"/>
                                    </w:tcPr>
                                    <w:p w14:paraId="57B28B2E"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77923BF9" w14:textId="77777777" w:rsidR="00377B5B" w:rsidRPr="003677BD" w:rsidRDefault="00377B5B" w:rsidP="00406DDE">
                                      <w:pPr>
                                        <w:ind w:left="113" w:right="113"/>
                                        <w:rPr>
                                          <w:sz w:val="12"/>
                                          <w:szCs w:val="12"/>
                                        </w:rPr>
                                      </w:pPr>
                                      <w:r w:rsidRPr="003677BD">
                                        <w:rPr>
                                          <w:b/>
                                          <w:bCs/>
                                          <w:sz w:val="12"/>
                                          <w:szCs w:val="12"/>
                                        </w:rPr>
                                        <w:t>MMSE</w:t>
                                      </w:r>
                                    </w:p>
                                  </w:tc>
                                  <w:tc>
                                    <w:tcPr>
                                      <w:tcW w:w="406" w:type="dxa"/>
                                      <w:textDirection w:val="btLr"/>
                                    </w:tcPr>
                                    <w:p w14:paraId="4013BE9C" w14:textId="77777777" w:rsidR="00377B5B" w:rsidRPr="003677BD" w:rsidRDefault="00377B5B" w:rsidP="00406DDE">
                                      <w:pPr>
                                        <w:ind w:left="113" w:right="113"/>
                                        <w:rPr>
                                          <w:sz w:val="12"/>
                                          <w:szCs w:val="12"/>
                                        </w:rPr>
                                      </w:pPr>
                                      <w:r w:rsidRPr="003677BD">
                                        <w:rPr>
                                          <w:b/>
                                          <w:bCs/>
                                          <w:sz w:val="12"/>
                                          <w:szCs w:val="12"/>
                                        </w:rPr>
                                        <w:t>CDRSB</w:t>
                                      </w:r>
                                    </w:p>
                                  </w:tc>
                                  <w:tc>
                                    <w:tcPr>
                                      <w:tcW w:w="373" w:type="dxa"/>
                                      <w:textDirection w:val="btLr"/>
                                    </w:tcPr>
                                    <w:p w14:paraId="508449F4"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7E15E2F7"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28B108F4" w14:textId="77777777" w:rsidR="00377B5B" w:rsidRPr="003677BD" w:rsidRDefault="00377B5B" w:rsidP="00406DDE">
                                      <w:pPr>
                                        <w:ind w:left="113" w:right="113"/>
                                        <w:rPr>
                                          <w:b/>
                                          <w:bCs/>
                                          <w:sz w:val="12"/>
                                          <w:szCs w:val="12"/>
                                        </w:rPr>
                                      </w:pPr>
                                      <w:r w:rsidRPr="003677BD">
                                        <w:rPr>
                                          <w:b/>
                                          <w:bCs/>
                                          <w:sz w:val="12"/>
                                          <w:szCs w:val="12"/>
                                        </w:rPr>
                                        <w:t>RAVLT</w:t>
                                      </w:r>
                                    </w:p>
                                    <w:p w14:paraId="2AB14FC9"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6F4E8F02" w14:textId="77777777" w:rsidR="00377B5B" w:rsidRPr="003677BD" w:rsidRDefault="00377B5B" w:rsidP="00406DDE">
                                      <w:pPr>
                                        <w:ind w:left="113" w:right="113"/>
                                        <w:rPr>
                                          <w:sz w:val="12"/>
                                          <w:szCs w:val="12"/>
                                        </w:rPr>
                                      </w:pPr>
                                      <w:r w:rsidRPr="003677BD">
                                        <w:rPr>
                                          <w:b/>
                                          <w:bCs/>
                                          <w:sz w:val="12"/>
                                          <w:szCs w:val="12"/>
                                        </w:rPr>
                                        <w:t>APOE4</w:t>
                                      </w:r>
                                    </w:p>
                                  </w:tc>
                                  <w:tc>
                                    <w:tcPr>
                                      <w:tcW w:w="705" w:type="dxa"/>
                                      <w:textDirection w:val="btLr"/>
                                    </w:tcPr>
                                    <w:p w14:paraId="33D13A63" w14:textId="77777777" w:rsidR="00377B5B" w:rsidRPr="003677BD" w:rsidRDefault="00377B5B" w:rsidP="00406DDE">
                                      <w:pPr>
                                        <w:ind w:left="113" w:right="113"/>
                                        <w:rPr>
                                          <w:sz w:val="12"/>
                                          <w:szCs w:val="12"/>
                                        </w:rPr>
                                      </w:pPr>
                                      <w:r w:rsidRPr="003677BD">
                                        <w:rPr>
                                          <w:b/>
                                          <w:bCs/>
                                          <w:sz w:val="12"/>
                                          <w:szCs w:val="12"/>
                                        </w:rPr>
                                        <w:t>FDG</w:t>
                                      </w:r>
                                    </w:p>
                                  </w:tc>
                                  <w:tc>
                                    <w:tcPr>
                                      <w:tcW w:w="630" w:type="dxa"/>
                                      <w:textDirection w:val="btLr"/>
                                    </w:tcPr>
                                    <w:p w14:paraId="7CB9A8C6" w14:textId="77777777" w:rsidR="00377B5B" w:rsidRPr="003677BD" w:rsidRDefault="00377B5B" w:rsidP="00406DDE">
                                      <w:pPr>
                                        <w:ind w:left="113" w:right="113"/>
                                        <w:rPr>
                                          <w:sz w:val="12"/>
                                          <w:szCs w:val="12"/>
                                        </w:rPr>
                                      </w:pPr>
                                      <w:r w:rsidRPr="003677BD">
                                        <w:rPr>
                                          <w:b/>
                                          <w:bCs/>
                                          <w:sz w:val="12"/>
                                          <w:szCs w:val="12"/>
                                        </w:rPr>
                                        <w:t>AV45</w:t>
                                      </w:r>
                                    </w:p>
                                  </w:tc>
                                  <w:tc>
                                    <w:tcPr>
                                      <w:tcW w:w="556" w:type="dxa"/>
                                      <w:textDirection w:val="btLr"/>
                                    </w:tcPr>
                                    <w:p w14:paraId="798CB8B3" w14:textId="77777777" w:rsidR="00377B5B" w:rsidRPr="003677BD" w:rsidRDefault="00377B5B" w:rsidP="00406DDE">
                                      <w:pPr>
                                        <w:ind w:left="113" w:right="113"/>
                                        <w:rPr>
                                          <w:sz w:val="12"/>
                                          <w:szCs w:val="12"/>
                                        </w:rPr>
                                      </w:pPr>
                                      <w:r w:rsidRPr="003677BD">
                                        <w:rPr>
                                          <w:b/>
                                          <w:bCs/>
                                          <w:sz w:val="12"/>
                                          <w:szCs w:val="12"/>
                                        </w:rPr>
                                        <w:t>ABETA</w:t>
                                      </w:r>
                                    </w:p>
                                  </w:tc>
                                  <w:tc>
                                    <w:tcPr>
                                      <w:tcW w:w="780" w:type="dxa"/>
                                      <w:textDirection w:val="btLr"/>
                                    </w:tcPr>
                                    <w:p w14:paraId="2696A623" w14:textId="77777777" w:rsidR="00377B5B" w:rsidRPr="003677BD" w:rsidRDefault="00377B5B" w:rsidP="00406DDE">
                                      <w:pPr>
                                        <w:ind w:left="113" w:right="113"/>
                                        <w:rPr>
                                          <w:b/>
                                          <w:bCs/>
                                          <w:sz w:val="12"/>
                                          <w:szCs w:val="12"/>
                                        </w:rPr>
                                      </w:pPr>
                                      <w:r w:rsidRPr="003677BD">
                                        <w:rPr>
                                          <w:b/>
                                          <w:bCs/>
                                          <w:sz w:val="12"/>
                                          <w:szCs w:val="12"/>
                                        </w:rPr>
                                        <w:t>Normalized</w:t>
                                      </w:r>
                                    </w:p>
                                    <w:p w14:paraId="7C7050F9" w14:textId="77777777" w:rsidR="00377B5B" w:rsidRPr="003677BD" w:rsidRDefault="00377B5B" w:rsidP="00406DDE">
                                      <w:pPr>
                                        <w:ind w:left="113" w:right="113"/>
                                        <w:rPr>
                                          <w:sz w:val="12"/>
                                          <w:szCs w:val="12"/>
                                        </w:rPr>
                                      </w:pPr>
                                      <w:r w:rsidRPr="003677BD">
                                        <w:rPr>
                                          <w:b/>
                                          <w:bCs/>
                                          <w:sz w:val="12"/>
                                          <w:szCs w:val="12"/>
                                        </w:rPr>
                                        <w:t>Hippocampus</w:t>
                                      </w:r>
                                    </w:p>
                                  </w:tc>
                                  <w:tc>
                                    <w:tcPr>
                                      <w:tcW w:w="780" w:type="dxa"/>
                                      <w:textDirection w:val="btLr"/>
                                    </w:tcPr>
                                    <w:p w14:paraId="7BDF4C80" w14:textId="77777777" w:rsidR="00377B5B" w:rsidRPr="003677BD" w:rsidRDefault="00377B5B" w:rsidP="00406DDE">
                                      <w:pPr>
                                        <w:ind w:left="113" w:right="113"/>
                                        <w:rPr>
                                          <w:b/>
                                          <w:bCs/>
                                          <w:sz w:val="12"/>
                                          <w:szCs w:val="12"/>
                                        </w:rPr>
                                      </w:pPr>
                                      <w:r w:rsidRPr="003677BD">
                                        <w:rPr>
                                          <w:b/>
                                          <w:bCs/>
                                          <w:sz w:val="12"/>
                                          <w:szCs w:val="12"/>
                                        </w:rPr>
                                        <w:t>Normalized</w:t>
                                      </w:r>
                                    </w:p>
                                    <w:p w14:paraId="4086C801"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4EA617E8" w14:textId="77777777" w:rsidTr="00155E3E">
                                  <w:trPr>
                                    <w:trHeight w:val="36"/>
                                  </w:trPr>
                                  <w:tc>
                                    <w:tcPr>
                                      <w:tcW w:w="433" w:type="dxa"/>
                                      <w:vAlign w:val="center"/>
                                      <w:hideMark/>
                                    </w:tcPr>
                                    <w:p w14:paraId="41B8940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T0</w:t>
                                      </w:r>
                                    </w:p>
                                  </w:tc>
                                  <w:tc>
                                    <w:tcPr>
                                      <w:tcW w:w="373" w:type="dxa"/>
                                      <w:vAlign w:val="center"/>
                                      <w:hideMark/>
                                    </w:tcPr>
                                    <w:p w14:paraId="6112F3B5"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406" w:type="dxa"/>
                                      <w:vAlign w:val="center"/>
                                      <w:hideMark/>
                                    </w:tcPr>
                                    <w:p w14:paraId="2F1C3E9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1.5</w:t>
                                      </w:r>
                                    </w:p>
                                  </w:tc>
                                  <w:tc>
                                    <w:tcPr>
                                      <w:tcW w:w="373" w:type="dxa"/>
                                      <w:vAlign w:val="center"/>
                                      <w:hideMark/>
                                    </w:tcPr>
                                    <w:p w14:paraId="69993C6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19</w:t>
                                      </w:r>
                                    </w:p>
                                  </w:tc>
                                  <w:tc>
                                    <w:tcPr>
                                      <w:tcW w:w="373" w:type="dxa"/>
                                      <w:vAlign w:val="center"/>
                                      <w:hideMark/>
                                    </w:tcPr>
                                    <w:p w14:paraId="36AE512C"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15</w:t>
                                      </w:r>
                                    </w:p>
                                  </w:tc>
                                  <w:tc>
                                    <w:tcPr>
                                      <w:tcW w:w="524" w:type="dxa"/>
                                      <w:vAlign w:val="center"/>
                                      <w:hideMark/>
                                    </w:tcPr>
                                    <w:p w14:paraId="586CC918"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44</w:t>
                                      </w:r>
                                    </w:p>
                                  </w:tc>
                                  <w:tc>
                                    <w:tcPr>
                                      <w:tcW w:w="373" w:type="dxa"/>
                                      <w:vAlign w:val="center"/>
                                      <w:hideMark/>
                                    </w:tcPr>
                                    <w:p w14:paraId="606B7BD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vAlign w:val="center"/>
                                      <w:hideMark/>
                                    </w:tcPr>
                                    <w:p w14:paraId="167A534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1.23038</w:t>
                                      </w:r>
                                    </w:p>
                                  </w:tc>
                                  <w:tc>
                                    <w:tcPr>
                                      <w:tcW w:w="630" w:type="dxa"/>
                                      <w:vAlign w:val="center"/>
                                      <w:hideMark/>
                                    </w:tcPr>
                                    <w:p w14:paraId="6DD892E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1.2601</w:t>
                                      </w:r>
                                    </w:p>
                                  </w:tc>
                                  <w:tc>
                                    <w:tcPr>
                                      <w:tcW w:w="556" w:type="dxa"/>
                                      <w:vAlign w:val="center"/>
                                      <w:hideMark/>
                                    </w:tcPr>
                                    <w:p w14:paraId="288924F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664.5</w:t>
                                      </w:r>
                                    </w:p>
                                  </w:tc>
                                  <w:tc>
                                    <w:tcPr>
                                      <w:tcW w:w="780" w:type="dxa"/>
                                      <w:vAlign w:val="center"/>
                                      <w:hideMark/>
                                    </w:tcPr>
                                    <w:p w14:paraId="305B678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0.00333</w:t>
                                      </w:r>
                                    </w:p>
                                  </w:tc>
                                  <w:tc>
                                    <w:tcPr>
                                      <w:tcW w:w="780" w:type="dxa"/>
                                      <w:vAlign w:val="center"/>
                                      <w:hideMark/>
                                    </w:tcPr>
                                    <w:p w14:paraId="3DA06DE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0.030605</w:t>
                                      </w:r>
                                    </w:p>
                                  </w:tc>
                                </w:tr>
                                <w:tr w:rsidR="00377B5B" w:rsidRPr="008B3388" w14:paraId="29E21230" w14:textId="77777777" w:rsidTr="00155E3E">
                                  <w:trPr>
                                    <w:trHeight w:val="36"/>
                                  </w:trPr>
                                  <w:tc>
                                    <w:tcPr>
                                      <w:tcW w:w="433" w:type="dxa"/>
                                      <w:vAlign w:val="center"/>
                                      <w:hideMark/>
                                    </w:tcPr>
                                    <w:p w14:paraId="54EFEDF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T6</w:t>
                                      </w:r>
                                    </w:p>
                                  </w:tc>
                                  <w:tc>
                                    <w:tcPr>
                                      <w:tcW w:w="373" w:type="dxa"/>
                                      <w:vAlign w:val="center"/>
                                      <w:hideMark/>
                                    </w:tcPr>
                                    <w:p w14:paraId="13889F35"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30</w:t>
                                      </w:r>
                                    </w:p>
                                  </w:tc>
                                  <w:tc>
                                    <w:tcPr>
                                      <w:tcW w:w="406" w:type="dxa"/>
                                      <w:vAlign w:val="center"/>
                                      <w:hideMark/>
                                    </w:tcPr>
                                    <w:p w14:paraId="7B506780"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2.5</w:t>
                                      </w:r>
                                    </w:p>
                                  </w:tc>
                                  <w:tc>
                                    <w:tcPr>
                                      <w:tcW w:w="373" w:type="dxa"/>
                                      <w:vAlign w:val="center"/>
                                      <w:hideMark/>
                                    </w:tcPr>
                                    <w:p w14:paraId="569FA2F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20</w:t>
                                      </w:r>
                                    </w:p>
                                  </w:tc>
                                  <w:tc>
                                    <w:tcPr>
                                      <w:tcW w:w="373" w:type="dxa"/>
                                      <w:vAlign w:val="center"/>
                                      <w:hideMark/>
                                    </w:tcPr>
                                    <w:p w14:paraId="453CD01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18</w:t>
                                      </w:r>
                                    </w:p>
                                  </w:tc>
                                  <w:tc>
                                    <w:tcPr>
                                      <w:tcW w:w="524" w:type="dxa"/>
                                      <w:vAlign w:val="center"/>
                                      <w:hideMark/>
                                    </w:tcPr>
                                    <w:p w14:paraId="4908498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39</w:t>
                                      </w:r>
                                    </w:p>
                                  </w:tc>
                                  <w:tc>
                                    <w:tcPr>
                                      <w:tcW w:w="373" w:type="dxa"/>
                                      <w:vAlign w:val="center"/>
                                      <w:hideMark/>
                                    </w:tcPr>
                                    <w:p w14:paraId="5DF91F26"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vAlign w:val="center"/>
                                      <w:hideMark/>
                                    </w:tcPr>
                                    <w:p w14:paraId="392CD89C"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30" w:type="dxa"/>
                                      <w:vAlign w:val="center"/>
                                      <w:hideMark/>
                                    </w:tcPr>
                                    <w:p w14:paraId="087EB06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556" w:type="dxa"/>
                                      <w:vAlign w:val="center"/>
                                      <w:hideMark/>
                                    </w:tcPr>
                                    <w:p w14:paraId="7F42A0E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vAlign w:val="center"/>
                                      <w:hideMark/>
                                    </w:tcPr>
                                    <w:p w14:paraId="3A22D7C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0.003252</w:t>
                                      </w:r>
                                    </w:p>
                                  </w:tc>
                                  <w:tc>
                                    <w:tcPr>
                                      <w:tcW w:w="780" w:type="dxa"/>
                                      <w:vAlign w:val="center"/>
                                      <w:hideMark/>
                                    </w:tcPr>
                                    <w:p w14:paraId="65BD4A8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0.031312</w:t>
                                      </w:r>
                                    </w:p>
                                  </w:tc>
                                </w:tr>
                                <w:tr w:rsidR="00377B5B" w:rsidRPr="008B3388" w14:paraId="2A7362CC" w14:textId="77777777" w:rsidTr="00155E3E">
                                  <w:trPr>
                                    <w:trHeight w:val="36"/>
                                  </w:trPr>
                                  <w:tc>
                                    <w:tcPr>
                                      <w:tcW w:w="433" w:type="dxa"/>
                                      <w:vAlign w:val="center"/>
                                      <w:hideMark/>
                                    </w:tcPr>
                                    <w:p w14:paraId="60E084C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T12</w:t>
                                      </w:r>
                                    </w:p>
                                  </w:tc>
                                  <w:tc>
                                    <w:tcPr>
                                      <w:tcW w:w="373" w:type="dxa"/>
                                      <w:vAlign w:val="center"/>
                                      <w:hideMark/>
                                    </w:tcPr>
                                    <w:p w14:paraId="205332E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406" w:type="dxa"/>
                                      <w:vAlign w:val="center"/>
                                      <w:hideMark/>
                                    </w:tcPr>
                                    <w:p w14:paraId="32D52CAD"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w:t>
                                      </w:r>
                                    </w:p>
                                  </w:tc>
                                  <w:tc>
                                    <w:tcPr>
                                      <w:tcW w:w="373" w:type="dxa"/>
                                      <w:vAlign w:val="center"/>
                                      <w:hideMark/>
                                    </w:tcPr>
                                    <w:p w14:paraId="371FB16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24</w:t>
                                      </w:r>
                                    </w:p>
                                  </w:tc>
                                  <w:tc>
                                    <w:tcPr>
                                      <w:tcW w:w="373" w:type="dxa"/>
                                      <w:vAlign w:val="center"/>
                                      <w:hideMark/>
                                    </w:tcPr>
                                    <w:p w14:paraId="55E4A97C"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15</w:t>
                                      </w:r>
                                    </w:p>
                                  </w:tc>
                                  <w:tc>
                                    <w:tcPr>
                                      <w:tcW w:w="524" w:type="dxa"/>
                                      <w:vAlign w:val="center"/>
                                      <w:hideMark/>
                                    </w:tcPr>
                                    <w:p w14:paraId="4046CC5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33</w:t>
                                      </w:r>
                                    </w:p>
                                  </w:tc>
                                  <w:tc>
                                    <w:tcPr>
                                      <w:tcW w:w="373" w:type="dxa"/>
                                      <w:vAlign w:val="center"/>
                                      <w:hideMark/>
                                    </w:tcPr>
                                    <w:p w14:paraId="77192A3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vAlign w:val="center"/>
                                      <w:hideMark/>
                                    </w:tcPr>
                                    <w:p w14:paraId="1B74BA26"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30" w:type="dxa"/>
                                      <w:vAlign w:val="center"/>
                                      <w:hideMark/>
                                    </w:tcPr>
                                    <w:p w14:paraId="6816128D"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556" w:type="dxa"/>
                                      <w:vAlign w:val="center"/>
                                      <w:hideMark/>
                                    </w:tcPr>
                                    <w:p w14:paraId="31D2A7C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vAlign w:val="center"/>
                                      <w:hideMark/>
                                    </w:tcPr>
                                    <w:p w14:paraId="797A6C9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vAlign w:val="center"/>
                                      <w:hideMark/>
                                    </w:tcPr>
                                    <w:p w14:paraId="68A559D0"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0.031577</w:t>
                                      </w:r>
                                    </w:p>
                                  </w:tc>
                                </w:tr>
                                <w:tr w:rsidR="00377B5B" w:rsidRPr="008B3388" w14:paraId="42AE2D3B" w14:textId="77777777" w:rsidTr="00155E3E">
                                  <w:trPr>
                                    <w:trHeight w:val="36"/>
                                  </w:trPr>
                                  <w:tc>
                                    <w:tcPr>
                                      <w:tcW w:w="433" w:type="dxa"/>
                                      <w:vAlign w:val="center"/>
                                      <w:hideMark/>
                                    </w:tcPr>
                                    <w:p w14:paraId="27A1E49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T24</w:t>
                                      </w:r>
                                    </w:p>
                                  </w:tc>
                                  <w:tc>
                                    <w:tcPr>
                                      <w:tcW w:w="373" w:type="dxa"/>
                                      <w:vAlign w:val="center"/>
                                      <w:hideMark/>
                                    </w:tcPr>
                                    <w:p w14:paraId="08CBE68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27</w:t>
                                      </w:r>
                                    </w:p>
                                  </w:tc>
                                  <w:tc>
                                    <w:tcPr>
                                      <w:tcW w:w="406" w:type="dxa"/>
                                      <w:vAlign w:val="center"/>
                                      <w:hideMark/>
                                    </w:tcPr>
                                    <w:p w14:paraId="11568E53"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2.5</w:t>
                                      </w:r>
                                    </w:p>
                                  </w:tc>
                                  <w:tc>
                                    <w:tcPr>
                                      <w:tcW w:w="373" w:type="dxa"/>
                                      <w:vAlign w:val="center"/>
                                      <w:hideMark/>
                                    </w:tcPr>
                                    <w:p w14:paraId="409EC71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24</w:t>
                                      </w:r>
                                    </w:p>
                                  </w:tc>
                                  <w:tc>
                                    <w:tcPr>
                                      <w:tcW w:w="373" w:type="dxa"/>
                                      <w:vAlign w:val="center"/>
                                      <w:hideMark/>
                                    </w:tcPr>
                                    <w:p w14:paraId="26498FE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16</w:t>
                                      </w:r>
                                    </w:p>
                                  </w:tc>
                                  <w:tc>
                                    <w:tcPr>
                                      <w:tcW w:w="524" w:type="dxa"/>
                                      <w:vAlign w:val="center"/>
                                      <w:hideMark/>
                                    </w:tcPr>
                                    <w:p w14:paraId="6F219D9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37</w:t>
                                      </w:r>
                                    </w:p>
                                  </w:tc>
                                  <w:tc>
                                    <w:tcPr>
                                      <w:tcW w:w="373" w:type="dxa"/>
                                      <w:vAlign w:val="center"/>
                                      <w:hideMark/>
                                    </w:tcPr>
                                    <w:p w14:paraId="77A8083D"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vAlign w:val="center"/>
                                      <w:hideMark/>
                                    </w:tcPr>
                                    <w:p w14:paraId="04511090"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1.23147</w:t>
                                      </w:r>
                                    </w:p>
                                  </w:tc>
                                  <w:tc>
                                    <w:tcPr>
                                      <w:tcW w:w="630" w:type="dxa"/>
                                      <w:vAlign w:val="center"/>
                                      <w:hideMark/>
                                    </w:tcPr>
                                    <w:p w14:paraId="34F5164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1.2078</w:t>
                                      </w:r>
                                    </w:p>
                                  </w:tc>
                                  <w:tc>
                                    <w:tcPr>
                                      <w:tcW w:w="556" w:type="dxa"/>
                                      <w:vAlign w:val="center"/>
                                      <w:hideMark/>
                                    </w:tcPr>
                                    <w:p w14:paraId="3964F4A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624.8</w:t>
                                      </w:r>
                                    </w:p>
                                  </w:tc>
                                  <w:tc>
                                    <w:tcPr>
                                      <w:tcW w:w="780" w:type="dxa"/>
                                      <w:vAlign w:val="center"/>
                                      <w:hideMark/>
                                    </w:tcPr>
                                    <w:p w14:paraId="710A16A9"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vAlign w:val="center"/>
                                      <w:hideMark/>
                                    </w:tcPr>
                                    <w:p w14:paraId="2B143E7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r>
                                <w:tr w:rsidR="00377B5B" w:rsidRPr="008B3388" w14:paraId="2F57FFD1" w14:textId="77777777" w:rsidTr="00155E3E">
                                  <w:trPr>
                                    <w:trHeight w:val="36"/>
                                  </w:trPr>
                                  <w:tc>
                                    <w:tcPr>
                                      <w:tcW w:w="433" w:type="dxa"/>
                                      <w:shd w:val="clear" w:color="auto" w:fill="EE0000"/>
                                      <w:vAlign w:val="center"/>
                                    </w:tcPr>
                                    <w:p w14:paraId="2F0A18E3"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T36</w:t>
                                      </w:r>
                                    </w:p>
                                  </w:tc>
                                  <w:tc>
                                    <w:tcPr>
                                      <w:tcW w:w="373" w:type="dxa"/>
                                      <w:shd w:val="clear" w:color="auto" w:fill="EE0000"/>
                                      <w:vAlign w:val="center"/>
                                    </w:tcPr>
                                    <w:p w14:paraId="316977E2"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28</w:t>
                                      </w:r>
                                    </w:p>
                                  </w:tc>
                                  <w:tc>
                                    <w:tcPr>
                                      <w:tcW w:w="406" w:type="dxa"/>
                                      <w:shd w:val="clear" w:color="auto" w:fill="EE0000"/>
                                      <w:vAlign w:val="center"/>
                                    </w:tcPr>
                                    <w:p w14:paraId="3628F484"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5</w:t>
                                      </w:r>
                                    </w:p>
                                  </w:tc>
                                  <w:tc>
                                    <w:tcPr>
                                      <w:tcW w:w="373" w:type="dxa"/>
                                      <w:shd w:val="clear" w:color="auto" w:fill="EE0000"/>
                                      <w:vAlign w:val="center"/>
                                    </w:tcPr>
                                    <w:p w14:paraId="5C393681"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23</w:t>
                                      </w:r>
                                    </w:p>
                                  </w:tc>
                                  <w:tc>
                                    <w:tcPr>
                                      <w:tcW w:w="373" w:type="dxa"/>
                                      <w:shd w:val="clear" w:color="auto" w:fill="EE0000"/>
                                      <w:vAlign w:val="center"/>
                                    </w:tcPr>
                                    <w:p w14:paraId="19ECE8CE"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25</w:t>
                                      </w:r>
                                    </w:p>
                                  </w:tc>
                                  <w:tc>
                                    <w:tcPr>
                                      <w:tcW w:w="524" w:type="dxa"/>
                                      <w:shd w:val="clear" w:color="auto" w:fill="EE0000"/>
                                      <w:vAlign w:val="center"/>
                                    </w:tcPr>
                                    <w:p w14:paraId="30ABD691"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37</w:t>
                                      </w:r>
                                    </w:p>
                                  </w:tc>
                                  <w:tc>
                                    <w:tcPr>
                                      <w:tcW w:w="373" w:type="dxa"/>
                                      <w:shd w:val="clear" w:color="auto" w:fill="EE0000"/>
                                      <w:vAlign w:val="center"/>
                                    </w:tcPr>
                                    <w:p w14:paraId="4B534733"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shd w:val="clear" w:color="auto" w:fill="EE0000"/>
                                      <w:vAlign w:val="center"/>
                                    </w:tcPr>
                                    <w:p w14:paraId="54DF5727"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30" w:type="dxa"/>
                                      <w:shd w:val="clear" w:color="auto" w:fill="EE0000"/>
                                      <w:vAlign w:val="center"/>
                                    </w:tcPr>
                                    <w:p w14:paraId="171F5507"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556" w:type="dxa"/>
                                      <w:shd w:val="clear" w:color="auto" w:fill="EE0000"/>
                                      <w:vAlign w:val="center"/>
                                    </w:tcPr>
                                    <w:p w14:paraId="280DA990"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shd w:val="clear" w:color="auto" w:fill="EE0000"/>
                                      <w:vAlign w:val="center"/>
                                    </w:tcPr>
                                    <w:p w14:paraId="2F2EBFBF"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shd w:val="clear" w:color="auto" w:fill="EE0000"/>
                                      <w:vAlign w:val="center"/>
                                    </w:tcPr>
                                    <w:p w14:paraId="2F7ED256"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r>
                                <w:tr w:rsidR="00377B5B" w:rsidRPr="008B3388" w14:paraId="0794553B" w14:textId="77777777" w:rsidTr="00155E3E">
                                  <w:trPr>
                                    <w:trHeight w:val="36"/>
                                  </w:trPr>
                                  <w:tc>
                                    <w:tcPr>
                                      <w:tcW w:w="433" w:type="dxa"/>
                                      <w:shd w:val="clear" w:color="auto" w:fill="EE0000"/>
                                      <w:vAlign w:val="center"/>
                                    </w:tcPr>
                                    <w:p w14:paraId="5DFDAED8"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T48</w:t>
                                      </w:r>
                                    </w:p>
                                  </w:tc>
                                  <w:tc>
                                    <w:tcPr>
                                      <w:tcW w:w="373" w:type="dxa"/>
                                      <w:shd w:val="clear" w:color="auto" w:fill="EE0000"/>
                                      <w:vAlign w:val="center"/>
                                    </w:tcPr>
                                    <w:p w14:paraId="68297DF7"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26</w:t>
                                      </w:r>
                                    </w:p>
                                  </w:tc>
                                  <w:tc>
                                    <w:tcPr>
                                      <w:tcW w:w="406" w:type="dxa"/>
                                      <w:shd w:val="clear" w:color="auto" w:fill="EE0000"/>
                                      <w:vAlign w:val="center"/>
                                    </w:tcPr>
                                    <w:p w14:paraId="1AD26358"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4.5</w:t>
                                      </w:r>
                                    </w:p>
                                  </w:tc>
                                  <w:tc>
                                    <w:tcPr>
                                      <w:tcW w:w="373" w:type="dxa"/>
                                      <w:shd w:val="clear" w:color="auto" w:fill="EE0000"/>
                                      <w:vAlign w:val="center"/>
                                    </w:tcPr>
                                    <w:p w14:paraId="1439EF0E"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373" w:type="dxa"/>
                                      <w:shd w:val="clear" w:color="auto" w:fill="EE0000"/>
                                      <w:vAlign w:val="center"/>
                                    </w:tcPr>
                                    <w:p w14:paraId="0D949586"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22</w:t>
                                      </w:r>
                                    </w:p>
                                  </w:tc>
                                  <w:tc>
                                    <w:tcPr>
                                      <w:tcW w:w="524" w:type="dxa"/>
                                      <w:shd w:val="clear" w:color="auto" w:fill="EE0000"/>
                                      <w:vAlign w:val="center"/>
                                    </w:tcPr>
                                    <w:p w14:paraId="1838FA51"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34</w:t>
                                      </w:r>
                                    </w:p>
                                  </w:tc>
                                  <w:tc>
                                    <w:tcPr>
                                      <w:tcW w:w="373" w:type="dxa"/>
                                      <w:shd w:val="clear" w:color="auto" w:fill="EE0000"/>
                                      <w:vAlign w:val="center"/>
                                    </w:tcPr>
                                    <w:p w14:paraId="5CE7B796"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shd w:val="clear" w:color="auto" w:fill="EE0000"/>
                                      <w:vAlign w:val="center"/>
                                    </w:tcPr>
                                    <w:p w14:paraId="407ADE3E"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30" w:type="dxa"/>
                                      <w:shd w:val="clear" w:color="auto" w:fill="EE0000"/>
                                      <w:vAlign w:val="center"/>
                                    </w:tcPr>
                                    <w:p w14:paraId="44ACC7D1"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1.2492</w:t>
                                      </w:r>
                                    </w:p>
                                  </w:tc>
                                  <w:tc>
                                    <w:tcPr>
                                      <w:tcW w:w="556" w:type="dxa"/>
                                      <w:shd w:val="clear" w:color="auto" w:fill="EE0000"/>
                                      <w:vAlign w:val="center"/>
                                    </w:tcPr>
                                    <w:p w14:paraId="337A67DB"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588.6</w:t>
                                      </w:r>
                                    </w:p>
                                  </w:tc>
                                  <w:tc>
                                    <w:tcPr>
                                      <w:tcW w:w="780" w:type="dxa"/>
                                      <w:shd w:val="clear" w:color="auto" w:fill="EE0000"/>
                                      <w:vAlign w:val="center"/>
                                    </w:tcPr>
                                    <w:p w14:paraId="79EF089C"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shd w:val="clear" w:color="auto" w:fill="EE0000"/>
                                      <w:vAlign w:val="center"/>
                                    </w:tcPr>
                                    <w:p w14:paraId="622A3085"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r>
                              </w:tbl>
                              <w:p w14:paraId="60967606" w14:textId="77777777" w:rsidR="00377B5B" w:rsidRPr="008B3388" w:rsidRDefault="00377B5B" w:rsidP="00377B5B">
                                <w:pPr>
                                  <w:spacing w:after="0" w:line="240" w:lineRule="auto"/>
                                  <w:jc w:val="right"/>
                                  <w:rPr>
                                    <w:rFonts w:ascii="Segoe UI" w:hAnsi="Segoe UI" w:cs="Segoe UI"/>
                                    <w:color w:val="000000"/>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73380078" name="Text Box 61"/>
                        <wps:cNvSpPr txBox="1"/>
                        <wps:spPr>
                          <a:xfrm>
                            <a:off x="665480" y="1295254"/>
                            <a:ext cx="5106339" cy="689746"/>
                          </a:xfrm>
                          <a:prstGeom prst="rect">
                            <a:avLst/>
                          </a:prstGeom>
                          <a:solidFill>
                            <a:schemeClr val="lt1"/>
                          </a:solidFill>
                          <a:ln w="6350">
                            <a:solidFill>
                              <a:prstClr val="black"/>
                            </a:solidFill>
                          </a:ln>
                        </wps:spPr>
                        <wps:txbx>
                          <w:txbxContent>
                            <w:p w14:paraId="073AA9DC" w14:textId="77777777" w:rsidR="00377B5B" w:rsidRDefault="00377B5B" w:rsidP="00E56A04">
                              <w:r w:rsidRPr="00222791">
                                <w:rPr>
                                  <w:noProof/>
                                  <w:sz w:val="20"/>
                                  <w:szCs w:val="20"/>
                                </w:rPr>
                                <w:drawing>
                                  <wp:inline distT="0" distB="0" distL="0" distR="0" wp14:anchorId="7093230D" wp14:editId="57B4AA86">
                                    <wp:extent cx="3792057" cy="650240"/>
                                    <wp:effectExtent l="0" t="0" r="0" b="0"/>
                                    <wp:docPr id="198813629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6298" name="Picture 1" descr="A graph with blue lines&#10;&#10;AI-generated content may be incorrect."/>
                                            <pic:cNvPicPr/>
                                          </pic:nvPicPr>
                                          <pic:blipFill>
                                            <a:blip r:embed="rId49"/>
                                            <a:stretch>
                                              <a:fillRect/>
                                            </a:stretch>
                                          </pic:blipFill>
                                          <pic:spPr>
                                            <a:xfrm>
                                              <a:off x="0" y="0"/>
                                              <a:ext cx="3825793" cy="6560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25DE14F" id="_x0000_s1131" style="position:absolute;margin-left:0;margin-top:11.05pt;width:506.95pt;height:188.5pt;z-index:251915264;mso-height-relative:margin" coordorigin="" coordsize="64382,20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">
                <v:group id="_x0000_s1132" style="position:absolute;width:64382;height:20469" coordorigin="" coordsize="58737,1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">
                  <v:shape id="Text Box 67" o:spid="_x0000_s1133" type="#_x0000_t202" style="position:absolute;width:58737;height:12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" fillcolor="white [3201]" strokeweight=".5pt">
                    <v:textbox>
                      <w:txbxContent>
                        <w:p w14:paraId="7DEA5BD8" w14:textId="3F8784E5" w:rsidR="00377B5B" w:rsidRDefault="0040376F" w:rsidP="00377B5B">
                          <w:r>
                            <w:rPr>
                              <w:noProof/>
                            </w:rPr>
                            <w:drawing>
                              <wp:inline distT="0" distB="0" distL="0" distR="0" wp14:anchorId="629E25F9" wp14:editId="6500A378">
                                <wp:extent cx="2040072" cy="1181728"/>
                                <wp:effectExtent l="19050" t="19050" r="17780" b="19050"/>
                                <wp:docPr id="205227900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65850" cy="1196660"/>
                                        </a:xfrm>
                                        <a:prstGeom prst="rect">
                                          <a:avLst/>
                                        </a:prstGeom>
                                        <a:noFill/>
                                        <a:ln>
                                          <a:solidFill>
                                            <a:schemeClr val="accent1"/>
                                          </a:solidFill>
                                        </a:ln>
                                      </pic:spPr>
                                    </pic:pic>
                                  </a:graphicData>
                                </a:graphic>
                              </wp:inline>
                            </w:drawing>
                          </w:r>
                        </w:p>
                        <w:p w14:paraId="22D26249" w14:textId="77777777" w:rsidR="00377B5B" w:rsidRDefault="00377B5B" w:rsidP="00377B5B"/>
                      </w:txbxContent>
                    </v:textbox>
                  </v:shape>
                  <v:shape id="Text Box 65" o:spid="_x0000_s1134" type="#_x0000_t202" style="position:absolute;left:20405;top:47;width:38326;height:8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" fillcolor="white [3201]" stroked="f" strokeweight=".5pt">
                    <v:textbox>
                      <w:txbxContent>
                        <w:tbl>
                          <w:tblPr>
                            <w:tblStyle w:val="TableGrid"/>
                            <w:tblW w:w="6306" w:type="dxa"/>
                            <w:tblInd w:w="-5" w:type="dxa"/>
                            <w:tblLook w:val="04A0" w:firstRow="1" w:lastRow="0" w:firstColumn="1" w:lastColumn="0" w:noHBand="0" w:noVBand="1"/>
                          </w:tblPr>
                          <w:tblGrid>
                            <w:gridCol w:w="441"/>
                            <w:gridCol w:w="373"/>
                            <w:gridCol w:w="404"/>
                            <w:gridCol w:w="373"/>
                            <w:gridCol w:w="373"/>
                            <w:gridCol w:w="524"/>
                            <w:gridCol w:w="373"/>
                            <w:gridCol w:w="704"/>
                            <w:gridCol w:w="629"/>
                            <w:gridCol w:w="554"/>
                            <w:gridCol w:w="779"/>
                            <w:gridCol w:w="779"/>
                          </w:tblGrid>
                          <w:tr w:rsidR="00377B5B" w14:paraId="0DB3B1CC" w14:textId="77777777" w:rsidTr="00155E3E">
                            <w:trPr>
                              <w:cantSplit/>
                              <w:trHeight w:val="1087"/>
                            </w:trPr>
                            <w:tc>
                              <w:tcPr>
                                <w:tcW w:w="433" w:type="dxa"/>
                                <w:textDirection w:val="btLr"/>
                              </w:tcPr>
                              <w:p w14:paraId="57B28B2E"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77923BF9" w14:textId="77777777" w:rsidR="00377B5B" w:rsidRPr="003677BD" w:rsidRDefault="00377B5B" w:rsidP="00406DDE">
                                <w:pPr>
                                  <w:ind w:left="113" w:right="113"/>
                                  <w:rPr>
                                    <w:sz w:val="12"/>
                                    <w:szCs w:val="12"/>
                                  </w:rPr>
                                </w:pPr>
                                <w:r w:rsidRPr="003677BD">
                                  <w:rPr>
                                    <w:b/>
                                    <w:bCs/>
                                    <w:sz w:val="12"/>
                                    <w:szCs w:val="12"/>
                                  </w:rPr>
                                  <w:t>MMSE</w:t>
                                </w:r>
                              </w:p>
                            </w:tc>
                            <w:tc>
                              <w:tcPr>
                                <w:tcW w:w="406" w:type="dxa"/>
                                <w:textDirection w:val="btLr"/>
                              </w:tcPr>
                              <w:p w14:paraId="4013BE9C" w14:textId="77777777" w:rsidR="00377B5B" w:rsidRPr="003677BD" w:rsidRDefault="00377B5B" w:rsidP="00406DDE">
                                <w:pPr>
                                  <w:ind w:left="113" w:right="113"/>
                                  <w:rPr>
                                    <w:sz w:val="12"/>
                                    <w:szCs w:val="12"/>
                                  </w:rPr>
                                </w:pPr>
                                <w:r w:rsidRPr="003677BD">
                                  <w:rPr>
                                    <w:b/>
                                    <w:bCs/>
                                    <w:sz w:val="12"/>
                                    <w:szCs w:val="12"/>
                                  </w:rPr>
                                  <w:t>CDRSB</w:t>
                                </w:r>
                              </w:p>
                            </w:tc>
                            <w:tc>
                              <w:tcPr>
                                <w:tcW w:w="373" w:type="dxa"/>
                                <w:textDirection w:val="btLr"/>
                              </w:tcPr>
                              <w:p w14:paraId="508449F4"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7E15E2F7"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28B108F4" w14:textId="77777777" w:rsidR="00377B5B" w:rsidRPr="003677BD" w:rsidRDefault="00377B5B" w:rsidP="00406DDE">
                                <w:pPr>
                                  <w:ind w:left="113" w:right="113"/>
                                  <w:rPr>
                                    <w:b/>
                                    <w:bCs/>
                                    <w:sz w:val="12"/>
                                    <w:szCs w:val="12"/>
                                  </w:rPr>
                                </w:pPr>
                                <w:r w:rsidRPr="003677BD">
                                  <w:rPr>
                                    <w:b/>
                                    <w:bCs/>
                                    <w:sz w:val="12"/>
                                    <w:szCs w:val="12"/>
                                  </w:rPr>
                                  <w:t>RAVLT</w:t>
                                </w:r>
                              </w:p>
                              <w:p w14:paraId="2AB14FC9"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6F4E8F02" w14:textId="77777777" w:rsidR="00377B5B" w:rsidRPr="003677BD" w:rsidRDefault="00377B5B" w:rsidP="00406DDE">
                                <w:pPr>
                                  <w:ind w:left="113" w:right="113"/>
                                  <w:rPr>
                                    <w:sz w:val="12"/>
                                    <w:szCs w:val="12"/>
                                  </w:rPr>
                                </w:pPr>
                                <w:r w:rsidRPr="003677BD">
                                  <w:rPr>
                                    <w:b/>
                                    <w:bCs/>
                                    <w:sz w:val="12"/>
                                    <w:szCs w:val="12"/>
                                  </w:rPr>
                                  <w:t>APOE4</w:t>
                                </w:r>
                              </w:p>
                            </w:tc>
                            <w:tc>
                              <w:tcPr>
                                <w:tcW w:w="705" w:type="dxa"/>
                                <w:textDirection w:val="btLr"/>
                              </w:tcPr>
                              <w:p w14:paraId="33D13A63" w14:textId="77777777" w:rsidR="00377B5B" w:rsidRPr="003677BD" w:rsidRDefault="00377B5B" w:rsidP="00406DDE">
                                <w:pPr>
                                  <w:ind w:left="113" w:right="113"/>
                                  <w:rPr>
                                    <w:sz w:val="12"/>
                                    <w:szCs w:val="12"/>
                                  </w:rPr>
                                </w:pPr>
                                <w:r w:rsidRPr="003677BD">
                                  <w:rPr>
                                    <w:b/>
                                    <w:bCs/>
                                    <w:sz w:val="12"/>
                                    <w:szCs w:val="12"/>
                                  </w:rPr>
                                  <w:t>FDG</w:t>
                                </w:r>
                              </w:p>
                            </w:tc>
                            <w:tc>
                              <w:tcPr>
                                <w:tcW w:w="630" w:type="dxa"/>
                                <w:textDirection w:val="btLr"/>
                              </w:tcPr>
                              <w:p w14:paraId="7CB9A8C6" w14:textId="77777777" w:rsidR="00377B5B" w:rsidRPr="003677BD" w:rsidRDefault="00377B5B" w:rsidP="00406DDE">
                                <w:pPr>
                                  <w:ind w:left="113" w:right="113"/>
                                  <w:rPr>
                                    <w:sz w:val="12"/>
                                    <w:szCs w:val="12"/>
                                  </w:rPr>
                                </w:pPr>
                                <w:r w:rsidRPr="003677BD">
                                  <w:rPr>
                                    <w:b/>
                                    <w:bCs/>
                                    <w:sz w:val="12"/>
                                    <w:szCs w:val="12"/>
                                  </w:rPr>
                                  <w:t>AV45</w:t>
                                </w:r>
                              </w:p>
                            </w:tc>
                            <w:tc>
                              <w:tcPr>
                                <w:tcW w:w="556" w:type="dxa"/>
                                <w:textDirection w:val="btLr"/>
                              </w:tcPr>
                              <w:p w14:paraId="798CB8B3" w14:textId="77777777" w:rsidR="00377B5B" w:rsidRPr="003677BD" w:rsidRDefault="00377B5B" w:rsidP="00406DDE">
                                <w:pPr>
                                  <w:ind w:left="113" w:right="113"/>
                                  <w:rPr>
                                    <w:sz w:val="12"/>
                                    <w:szCs w:val="12"/>
                                  </w:rPr>
                                </w:pPr>
                                <w:r w:rsidRPr="003677BD">
                                  <w:rPr>
                                    <w:b/>
                                    <w:bCs/>
                                    <w:sz w:val="12"/>
                                    <w:szCs w:val="12"/>
                                  </w:rPr>
                                  <w:t>ABETA</w:t>
                                </w:r>
                              </w:p>
                            </w:tc>
                            <w:tc>
                              <w:tcPr>
                                <w:tcW w:w="780" w:type="dxa"/>
                                <w:textDirection w:val="btLr"/>
                              </w:tcPr>
                              <w:p w14:paraId="2696A623" w14:textId="77777777" w:rsidR="00377B5B" w:rsidRPr="003677BD" w:rsidRDefault="00377B5B" w:rsidP="00406DDE">
                                <w:pPr>
                                  <w:ind w:left="113" w:right="113"/>
                                  <w:rPr>
                                    <w:b/>
                                    <w:bCs/>
                                    <w:sz w:val="12"/>
                                    <w:szCs w:val="12"/>
                                  </w:rPr>
                                </w:pPr>
                                <w:r w:rsidRPr="003677BD">
                                  <w:rPr>
                                    <w:b/>
                                    <w:bCs/>
                                    <w:sz w:val="12"/>
                                    <w:szCs w:val="12"/>
                                  </w:rPr>
                                  <w:t>Normalized</w:t>
                                </w:r>
                              </w:p>
                              <w:p w14:paraId="7C7050F9" w14:textId="77777777" w:rsidR="00377B5B" w:rsidRPr="003677BD" w:rsidRDefault="00377B5B" w:rsidP="00406DDE">
                                <w:pPr>
                                  <w:ind w:left="113" w:right="113"/>
                                  <w:rPr>
                                    <w:sz w:val="12"/>
                                    <w:szCs w:val="12"/>
                                  </w:rPr>
                                </w:pPr>
                                <w:r w:rsidRPr="003677BD">
                                  <w:rPr>
                                    <w:b/>
                                    <w:bCs/>
                                    <w:sz w:val="12"/>
                                    <w:szCs w:val="12"/>
                                  </w:rPr>
                                  <w:t>Hippocampus</w:t>
                                </w:r>
                              </w:p>
                            </w:tc>
                            <w:tc>
                              <w:tcPr>
                                <w:tcW w:w="780" w:type="dxa"/>
                                <w:textDirection w:val="btLr"/>
                              </w:tcPr>
                              <w:p w14:paraId="7BDF4C80" w14:textId="77777777" w:rsidR="00377B5B" w:rsidRPr="003677BD" w:rsidRDefault="00377B5B" w:rsidP="00406DDE">
                                <w:pPr>
                                  <w:ind w:left="113" w:right="113"/>
                                  <w:rPr>
                                    <w:b/>
                                    <w:bCs/>
                                    <w:sz w:val="12"/>
                                    <w:szCs w:val="12"/>
                                  </w:rPr>
                                </w:pPr>
                                <w:r w:rsidRPr="003677BD">
                                  <w:rPr>
                                    <w:b/>
                                    <w:bCs/>
                                    <w:sz w:val="12"/>
                                    <w:szCs w:val="12"/>
                                  </w:rPr>
                                  <w:t>Normalized</w:t>
                                </w:r>
                              </w:p>
                              <w:p w14:paraId="4086C801"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4EA617E8" w14:textId="77777777" w:rsidTr="00155E3E">
                            <w:trPr>
                              <w:trHeight w:val="36"/>
                            </w:trPr>
                            <w:tc>
                              <w:tcPr>
                                <w:tcW w:w="433" w:type="dxa"/>
                                <w:vAlign w:val="center"/>
                                <w:hideMark/>
                              </w:tcPr>
                              <w:p w14:paraId="41B8940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T0</w:t>
                                </w:r>
                              </w:p>
                            </w:tc>
                            <w:tc>
                              <w:tcPr>
                                <w:tcW w:w="373" w:type="dxa"/>
                                <w:vAlign w:val="center"/>
                                <w:hideMark/>
                              </w:tcPr>
                              <w:p w14:paraId="6112F3B5"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406" w:type="dxa"/>
                                <w:vAlign w:val="center"/>
                                <w:hideMark/>
                              </w:tcPr>
                              <w:p w14:paraId="2F1C3E9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1.5</w:t>
                                </w:r>
                              </w:p>
                            </w:tc>
                            <w:tc>
                              <w:tcPr>
                                <w:tcW w:w="373" w:type="dxa"/>
                                <w:vAlign w:val="center"/>
                                <w:hideMark/>
                              </w:tcPr>
                              <w:p w14:paraId="69993C6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19</w:t>
                                </w:r>
                              </w:p>
                            </w:tc>
                            <w:tc>
                              <w:tcPr>
                                <w:tcW w:w="373" w:type="dxa"/>
                                <w:vAlign w:val="center"/>
                                <w:hideMark/>
                              </w:tcPr>
                              <w:p w14:paraId="36AE512C"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15</w:t>
                                </w:r>
                              </w:p>
                            </w:tc>
                            <w:tc>
                              <w:tcPr>
                                <w:tcW w:w="524" w:type="dxa"/>
                                <w:vAlign w:val="center"/>
                                <w:hideMark/>
                              </w:tcPr>
                              <w:p w14:paraId="586CC918"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44</w:t>
                                </w:r>
                              </w:p>
                            </w:tc>
                            <w:tc>
                              <w:tcPr>
                                <w:tcW w:w="373" w:type="dxa"/>
                                <w:vAlign w:val="center"/>
                                <w:hideMark/>
                              </w:tcPr>
                              <w:p w14:paraId="606B7BD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vAlign w:val="center"/>
                                <w:hideMark/>
                              </w:tcPr>
                              <w:p w14:paraId="167A534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1.23038</w:t>
                                </w:r>
                              </w:p>
                            </w:tc>
                            <w:tc>
                              <w:tcPr>
                                <w:tcW w:w="630" w:type="dxa"/>
                                <w:vAlign w:val="center"/>
                                <w:hideMark/>
                              </w:tcPr>
                              <w:p w14:paraId="6DD892E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1.2601</w:t>
                                </w:r>
                              </w:p>
                            </w:tc>
                            <w:tc>
                              <w:tcPr>
                                <w:tcW w:w="556" w:type="dxa"/>
                                <w:vAlign w:val="center"/>
                                <w:hideMark/>
                              </w:tcPr>
                              <w:p w14:paraId="288924F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664.5</w:t>
                                </w:r>
                              </w:p>
                            </w:tc>
                            <w:tc>
                              <w:tcPr>
                                <w:tcW w:w="780" w:type="dxa"/>
                                <w:vAlign w:val="center"/>
                                <w:hideMark/>
                              </w:tcPr>
                              <w:p w14:paraId="305B678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0.00333</w:t>
                                </w:r>
                              </w:p>
                            </w:tc>
                            <w:tc>
                              <w:tcPr>
                                <w:tcW w:w="780" w:type="dxa"/>
                                <w:vAlign w:val="center"/>
                                <w:hideMark/>
                              </w:tcPr>
                              <w:p w14:paraId="3DA06DE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0.030605</w:t>
                                </w:r>
                              </w:p>
                            </w:tc>
                          </w:tr>
                          <w:tr w:rsidR="00377B5B" w:rsidRPr="008B3388" w14:paraId="29E21230" w14:textId="77777777" w:rsidTr="00155E3E">
                            <w:trPr>
                              <w:trHeight w:val="36"/>
                            </w:trPr>
                            <w:tc>
                              <w:tcPr>
                                <w:tcW w:w="433" w:type="dxa"/>
                                <w:vAlign w:val="center"/>
                                <w:hideMark/>
                              </w:tcPr>
                              <w:p w14:paraId="54EFEDF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T6</w:t>
                                </w:r>
                              </w:p>
                            </w:tc>
                            <w:tc>
                              <w:tcPr>
                                <w:tcW w:w="373" w:type="dxa"/>
                                <w:vAlign w:val="center"/>
                                <w:hideMark/>
                              </w:tcPr>
                              <w:p w14:paraId="13889F35"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30</w:t>
                                </w:r>
                              </w:p>
                            </w:tc>
                            <w:tc>
                              <w:tcPr>
                                <w:tcW w:w="406" w:type="dxa"/>
                                <w:vAlign w:val="center"/>
                                <w:hideMark/>
                              </w:tcPr>
                              <w:p w14:paraId="7B506780"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2.5</w:t>
                                </w:r>
                              </w:p>
                            </w:tc>
                            <w:tc>
                              <w:tcPr>
                                <w:tcW w:w="373" w:type="dxa"/>
                                <w:vAlign w:val="center"/>
                                <w:hideMark/>
                              </w:tcPr>
                              <w:p w14:paraId="569FA2F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20</w:t>
                                </w:r>
                              </w:p>
                            </w:tc>
                            <w:tc>
                              <w:tcPr>
                                <w:tcW w:w="373" w:type="dxa"/>
                                <w:vAlign w:val="center"/>
                                <w:hideMark/>
                              </w:tcPr>
                              <w:p w14:paraId="453CD01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18</w:t>
                                </w:r>
                              </w:p>
                            </w:tc>
                            <w:tc>
                              <w:tcPr>
                                <w:tcW w:w="524" w:type="dxa"/>
                                <w:vAlign w:val="center"/>
                                <w:hideMark/>
                              </w:tcPr>
                              <w:p w14:paraId="4908498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39</w:t>
                                </w:r>
                              </w:p>
                            </w:tc>
                            <w:tc>
                              <w:tcPr>
                                <w:tcW w:w="373" w:type="dxa"/>
                                <w:vAlign w:val="center"/>
                                <w:hideMark/>
                              </w:tcPr>
                              <w:p w14:paraId="5DF91F26"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vAlign w:val="center"/>
                                <w:hideMark/>
                              </w:tcPr>
                              <w:p w14:paraId="392CD89C"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30" w:type="dxa"/>
                                <w:vAlign w:val="center"/>
                                <w:hideMark/>
                              </w:tcPr>
                              <w:p w14:paraId="087EB06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556" w:type="dxa"/>
                                <w:vAlign w:val="center"/>
                                <w:hideMark/>
                              </w:tcPr>
                              <w:p w14:paraId="7F42A0E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vAlign w:val="center"/>
                                <w:hideMark/>
                              </w:tcPr>
                              <w:p w14:paraId="3A22D7C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0.003252</w:t>
                                </w:r>
                              </w:p>
                            </w:tc>
                            <w:tc>
                              <w:tcPr>
                                <w:tcW w:w="780" w:type="dxa"/>
                                <w:vAlign w:val="center"/>
                                <w:hideMark/>
                              </w:tcPr>
                              <w:p w14:paraId="65BD4A8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0.031312</w:t>
                                </w:r>
                              </w:p>
                            </w:tc>
                          </w:tr>
                          <w:tr w:rsidR="00377B5B" w:rsidRPr="008B3388" w14:paraId="2A7362CC" w14:textId="77777777" w:rsidTr="00155E3E">
                            <w:trPr>
                              <w:trHeight w:val="36"/>
                            </w:trPr>
                            <w:tc>
                              <w:tcPr>
                                <w:tcW w:w="433" w:type="dxa"/>
                                <w:vAlign w:val="center"/>
                                <w:hideMark/>
                              </w:tcPr>
                              <w:p w14:paraId="60E084C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T12</w:t>
                                </w:r>
                              </w:p>
                            </w:tc>
                            <w:tc>
                              <w:tcPr>
                                <w:tcW w:w="373" w:type="dxa"/>
                                <w:vAlign w:val="center"/>
                                <w:hideMark/>
                              </w:tcPr>
                              <w:p w14:paraId="205332E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406" w:type="dxa"/>
                                <w:vAlign w:val="center"/>
                                <w:hideMark/>
                              </w:tcPr>
                              <w:p w14:paraId="32D52CAD"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w:t>
                                </w:r>
                              </w:p>
                            </w:tc>
                            <w:tc>
                              <w:tcPr>
                                <w:tcW w:w="373" w:type="dxa"/>
                                <w:vAlign w:val="center"/>
                                <w:hideMark/>
                              </w:tcPr>
                              <w:p w14:paraId="371FB16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24</w:t>
                                </w:r>
                              </w:p>
                            </w:tc>
                            <w:tc>
                              <w:tcPr>
                                <w:tcW w:w="373" w:type="dxa"/>
                                <w:vAlign w:val="center"/>
                                <w:hideMark/>
                              </w:tcPr>
                              <w:p w14:paraId="55E4A97C"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15</w:t>
                                </w:r>
                              </w:p>
                            </w:tc>
                            <w:tc>
                              <w:tcPr>
                                <w:tcW w:w="524" w:type="dxa"/>
                                <w:vAlign w:val="center"/>
                                <w:hideMark/>
                              </w:tcPr>
                              <w:p w14:paraId="4046CC5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33</w:t>
                                </w:r>
                              </w:p>
                            </w:tc>
                            <w:tc>
                              <w:tcPr>
                                <w:tcW w:w="373" w:type="dxa"/>
                                <w:vAlign w:val="center"/>
                                <w:hideMark/>
                              </w:tcPr>
                              <w:p w14:paraId="77192A3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vAlign w:val="center"/>
                                <w:hideMark/>
                              </w:tcPr>
                              <w:p w14:paraId="1B74BA26"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30" w:type="dxa"/>
                                <w:vAlign w:val="center"/>
                                <w:hideMark/>
                              </w:tcPr>
                              <w:p w14:paraId="6816128D"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556" w:type="dxa"/>
                                <w:vAlign w:val="center"/>
                                <w:hideMark/>
                              </w:tcPr>
                              <w:p w14:paraId="31D2A7C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vAlign w:val="center"/>
                                <w:hideMark/>
                              </w:tcPr>
                              <w:p w14:paraId="797A6C9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vAlign w:val="center"/>
                                <w:hideMark/>
                              </w:tcPr>
                              <w:p w14:paraId="68A559D0"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0.031577</w:t>
                                </w:r>
                              </w:p>
                            </w:tc>
                          </w:tr>
                          <w:tr w:rsidR="00377B5B" w:rsidRPr="008B3388" w14:paraId="42AE2D3B" w14:textId="77777777" w:rsidTr="00155E3E">
                            <w:trPr>
                              <w:trHeight w:val="36"/>
                            </w:trPr>
                            <w:tc>
                              <w:tcPr>
                                <w:tcW w:w="433" w:type="dxa"/>
                                <w:vAlign w:val="center"/>
                                <w:hideMark/>
                              </w:tcPr>
                              <w:p w14:paraId="27A1E49B"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T24</w:t>
                                </w:r>
                              </w:p>
                            </w:tc>
                            <w:tc>
                              <w:tcPr>
                                <w:tcW w:w="373" w:type="dxa"/>
                                <w:vAlign w:val="center"/>
                                <w:hideMark/>
                              </w:tcPr>
                              <w:p w14:paraId="08CBE681"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27</w:t>
                                </w:r>
                              </w:p>
                            </w:tc>
                            <w:tc>
                              <w:tcPr>
                                <w:tcW w:w="406" w:type="dxa"/>
                                <w:vAlign w:val="center"/>
                                <w:hideMark/>
                              </w:tcPr>
                              <w:p w14:paraId="11568E53"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2.5</w:t>
                                </w:r>
                              </w:p>
                            </w:tc>
                            <w:tc>
                              <w:tcPr>
                                <w:tcW w:w="373" w:type="dxa"/>
                                <w:vAlign w:val="center"/>
                                <w:hideMark/>
                              </w:tcPr>
                              <w:p w14:paraId="409EC71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24</w:t>
                                </w:r>
                              </w:p>
                            </w:tc>
                            <w:tc>
                              <w:tcPr>
                                <w:tcW w:w="373" w:type="dxa"/>
                                <w:vAlign w:val="center"/>
                                <w:hideMark/>
                              </w:tcPr>
                              <w:p w14:paraId="26498FE2"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16</w:t>
                                </w:r>
                              </w:p>
                            </w:tc>
                            <w:tc>
                              <w:tcPr>
                                <w:tcW w:w="524" w:type="dxa"/>
                                <w:vAlign w:val="center"/>
                                <w:hideMark/>
                              </w:tcPr>
                              <w:p w14:paraId="6F219D9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37</w:t>
                                </w:r>
                              </w:p>
                            </w:tc>
                            <w:tc>
                              <w:tcPr>
                                <w:tcW w:w="373" w:type="dxa"/>
                                <w:vAlign w:val="center"/>
                                <w:hideMark/>
                              </w:tcPr>
                              <w:p w14:paraId="77A8083D"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vAlign w:val="center"/>
                                <w:hideMark/>
                              </w:tcPr>
                              <w:p w14:paraId="04511090"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1.23147</w:t>
                                </w:r>
                              </w:p>
                            </w:tc>
                            <w:tc>
                              <w:tcPr>
                                <w:tcW w:w="630" w:type="dxa"/>
                                <w:vAlign w:val="center"/>
                                <w:hideMark/>
                              </w:tcPr>
                              <w:p w14:paraId="34F5164A"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1.2078</w:t>
                                </w:r>
                              </w:p>
                            </w:tc>
                            <w:tc>
                              <w:tcPr>
                                <w:tcW w:w="556" w:type="dxa"/>
                                <w:vAlign w:val="center"/>
                                <w:hideMark/>
                              </w:tcPr>
                              <w:p w14:paraId="3964F4A4"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624.8</w:t>
                                </w:r>
                              </w:p>
                            </w:tc>
                            <w:tc>
                              <w:tcPr>
                                <w:tcW w:w="780" w:type="dxa"/>
                                <w:vAlign w:val="center"/>
                                <w:hideMark/>
                              </w:tcPr>
                              <w:p w14:paraId="710A16A9"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vAlign w:val="center"/>
                                <w:hideMark/>
                              </w:tcPr>
                              <w:p w14:paraId="2B143E7E" w14:textId="77777777" w:rsidR="00377B5B" w:rsidRPr="00523F8E"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r>
                          <w:tr w:rsidR="00377B5B" w:rsidRPr="008B3388" w14:paraId="2F57FFD1" w14:textId="77777777" w:rsidTr="00155E3E">
                            <w:trPr>
                              <w:trHeight w:val="36"/>
                            </w:trPr>
                            <w:tc>
                              <w:tcPr>
                                <w:tcW w:w="433" w:type="dxa"/>
                                <w:shd w:val="clear" w:color="auto" w:fill="EE0000"/>
                                <w:vAlign w:val="center"/>
                              </w:tcPr>
                              <w:p w14:paraId="2F0A18E3"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T36</w:t>
                                </w:r>
                              </w:p>
                            </w:tc>
                            <w:tc>
                              <w:tcPr>
                                <w:tcW w:w="373" w:type="dxa"/>
                                <w:shd w:val="clear" w:color="auto" w:fill="EE0000"/>
                                <w:vAlign w:val="center"/>
                              </w:tcPr>
                              <w:p w14:paraId="316977E2"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28</w:t>
                                </w:r>
                              </w:p>
                            </w:tc>
                            <w:tc>
                              <w:tcPr>
                                <w:tcW w:w="406" w:type="dxa"/>
                                <w:shd w:val="clear" w:color="auto" w:fill="EE0000"/>
                                <w:vAlign w:val="center"/>
                              </w:tcPr>
                              <w:p w14:paraId="3628F484"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5</w:t>
                                </w:r>
                              </w:p>
                            </w:tc>
                            <w:tc>
                              <w:tcPr>
                                <w:tcW w:w="373" w:type="dxa"/>
                                <w:shd w:val="clear" w:color="auto" w:fill="EE0000"/>
                                <w:vAlign w:val="center"/>
                              </w:tcPr>
                              <w:p w14:paraId="5C393681"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23</w:t>
                                </w:r>
                              </w:p>
                            </w:tc>
                            <w:tc>
                              <w:tcPr>
                                <w:tcW w:w="373" w:type="dxa"/>
                                <w:shd w:val="clear" w:color="auto" w:fill="EE0000"/>
                                <w:vAlign w:val="center"/>
                              </w:tcPr>
                              <w:p w14:paraId="19ECE8CE"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25</w:t>
                                </w:r>
                              </w:p>
                            </w:tc>
                            <w:tc>
                              <w:tcPr>
                                <w:tcW w:w="524" w:type="dxa"/>
                                <w:shd w:val="clear" w:color="auto" w:fill="EE0000"/>
                                <w:vAlign w:val="center"/>
                              </w:tcPr>
                              <w:p w14:paraId="30ABD691"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37</w:t>
                                </w:r>
                              </w:p>
                            </w:tc>
                            <w:tc>
                              <w:tcPr>
                                <w:tcW w:w="373" w:type="dxa"/>
                                <w:shd w:val="clear" w:color="auto" w:fill="EE0000"/>
                                <w:vAlign w:val="center"/>
                              </w:tcPr>
                              <w:p w14:paraId="4B534733"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shd w:val="clear" w:color="auto" w:fill="EE0000"/>
                                <w:vAlign w:val="center"/>
                              </w:tcPr>
                              <w:p w14:paraId="54DF5727"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30" w:type="dxa"/>
                                <w:shd w:val="clear" w:color="auto" w:fill="EE0000"/>
                                <w:vAlign w:val="center"/>
                              </w:tcPr>
                              <w:p w14:paraId="171F5507"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556" w:type="dxa"/>
                                <w:shd w:val="clear" w:color="auto" w:fill="EE0000"/>
                                <w:vAlign w:val="center"/>
                              </w:tcPr>
                              <w:p w14:paraId="280DA990"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shd w:val="clear" w:color="auto" w:fill="EE0000"/>
                                <w:vAlign w:val="center"/>
                              </w:tcPr>
                              <w:p w14:paraId="2F2EBFBF"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shd w:val="clear" w:color="auto" w:fill="EE0000"/>
                                <w:vAlign w:val="center"/>
                              </w:tcPr>
                              <w:p w14:paraId="2F7ED256"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r>
                          <w:tr w:rsidR="00377B5B" w:rsidRPr="008B3388" w14:paraId="0794553B" w14:textId="77777777" w:rsidTr="00155E3E">
                            <w:trPr>
                              <w:trHeight w:val="36"/>
                            </w:trPr>
                            <w:tc>
                              <w:tcPr>
                                <w:tcW w:w="433" w:type="dxa"/>
                                <w:shd w:val="clear" w:color="auto" w:fill="EE0000"/>
                                <w:vAlign w:val="center"/>
                              </w:tcPr>
                              <w:p w14:paraId="5DFDAED8"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T48</w:t>
                                </w:r>
                              </w:p>
                            </w:tc>
                            <w:tc>
                              <w:tcPr>
                                <w:tcW w:w="373" w:type="dxa"/>
                                <w:shd w:val="clear" w:color="auto" w:fill="EE0000"/>
                                <w:vAlign w:val="center"/>
                              </w:tcPr>
                              <w:p w14:paraId="68297DF7"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26</w:t>
                                </w:r>
                              </w:p>
                            </w:tc>
                            <w:tc>
                              <w:tcPr>
                                <w:tcW w:w="406" w:type="dxa"/>
                                <w:shd w:val="clear" w:color="auto" w:fill="EE0000"/>
                                <w:vAlign w:val="center"/>
                              </w:tcPr>
                              <w:p w14:paraId="1AD26358"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4.5</w:t>
                                </w:r>
                              </w:p>
                            </w:tc>
                            <w:tc>
                              <w:tcPr>
                                <w:tcW w:w="373" w:type="dxa"/>
                                <w:shd w:val="clear" w:color="auto" w:fill="EE0000"/>
                                <w:vAlign w:val="center"/>
                              </w:tcPr>
                              <w:p w14:paraId="1439EF0E"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373" w:type="dxa"/>
                                <w:shd w:val="clear" w:color="auto" w:fill="EE0000"/>
                                <w:vAlign w:val="center"/>
                              </w:tcPr>
                              <w:p w14:paraId="0D949586"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22</w:t>
                                </w:r>
                              </w:p>
                            </w:tc>
                            <w:tc>
                              <w:tcPr>
                                <w:tcW w:w="524" w:type="dxa"/>
                                <w:shd w:val="clear" w:color="auto" w:fill="EE0000"/>
                                <w:vAlign w:val="center"/>
                              </w:tcPr>
                              <w:p w14:paraId="1838FA51"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34</w:t>
                                </w:r>
                              </w:p>
                            </w:tc>
                            <w:tc>
                              <w:tcPr>
                                <w:tcW w:w="373" w:type="dxa"/>
                                <w:shd w:val="clear" w:color="auto" w:fill="EE0000"/>
                                <w:vAlign w:val="center"/>
                              </w:tcPr>
                              <w:p w14:paraId="5CE7B796"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2</w:t>
                                </w:r>
                              </w:p>
                            </w:tc>
                            <w:tc>
                              <w:tcPr>
                                <w:tcW w:w="705" w:type="dxa"/>
                                <w:shd w:val="clear" w:color="auto" w:fill="EE0000"/>
                                <w:vAlign w:val="center"/>
                              </w:tcPr>
                              <w:p w14:paraId="407ADE3E"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30" w:type="dxa"/>
                                <w:shd w:val="clear" w:color="auto" w:fill="EE0000"/>
                                <w:vAlign w:val="center"/>
                              </w:tcPr>
                              <w:p w14:paraId="44ACC7D1"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1.2492</w:t>
                                </w:r>
                              </w:p>
                            </w:tc>
                            <w:tc>
                              <w:tcPr>
                                <w:tcW w:w="556" w:type="dxa"/>
                                <w:shd w:val="clear" w:color="auto" w:fill="EE0000"/>
                                <w:vAlign w:val="center"/>
                              </w:tcPr>
                              <w:p w14:paraId="337A67DB"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588.6</w:t>
                                </w:r>
                              </w:p>
                            </w:tc>
                            <w:tc>
                              <w:tcPr>
                                <w:tcW w:w="780" w:type="dxa"/>
                                <w:shd w:val="clear" w:color="auto" w:fill="EE0000"/>
                                <w:vAlign w:val="center"/>
                              </w:tcPr>
                              <w:p w14:paraId="79EF089C"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80" w:type="dxa"/>
                                <w:shd w:val="clear" w:color="auto" w:fill="EE0000"/>
                                <w:vAlign w:val="center"/>
                              </w:tcPr>
                              <w:p w14:paraId="622A3085" w14:textId="77777777" w:rsidR="00377B5B" w:rsidRPr="001672C1" w:rsidRDefault="00377B5B" w:rsidP="00155E3E">
                                <w:pPr>
                                  <w:jc w:val="right"/>
                                  <w:rPr>
                                    <w:rFonts w:ascii="Segoe UI" w:hAnsi="Segoe UI" w:cs="Segoe UI"/>
                                    <w:color w:val="000000"/>
                                    <w:sz w:val="14"/>
                                    <w:szCs w:val="14"/>
                                  </w:rPr>
                                </w:pPr>
                                <w:r w:rsidRPr="0000777F">
                                  <w:rPr>
                                    <w:rFonts w:ascii="Segoe UI" w:hAnsi="Segoe UI" w:cs="Segoe UI"/>
                                    <w:color w:val="000000"/>
                                    <w:sz w:val="14"/>
                                    <w:szCs w:val="14"/>
                                  </w:rPr>
                                  <w:t>-</w:t>
                                </w:r>
                              </w:p>
                            </w:tc>
                          </w:tr>
                        </w:tbl>
                        <w:p w14:paraId="60967606" w14:textId="77777777" w:rsidR="00377B5B" w:rsidRPr="008B3388" w:rsidRDefault="00377B5B" w:rsidP="00377B5B">
                          <w:pPr>
                            <w:spacing w:after="0" w:line="240" w:lineRule="auto"/>
                            <w:jc w:val="right"/>
                            <w:rPr>
                              <w:rFonts w:ascii="Segoe UI" w:hAnsi="Segoe UI" w:cs="Segoe UI"/>
                              <w:color w:val="000000"/>
                              <w:sz w:val="14"/>
                              <w:szCs w:val="14"/>
                            </w:rPr>
                          </w:pPr>
                        </w:p>
                      </w:txbxContent>
                    </v:textbox>
                  </v:shape>
                </v:group>
                <v:shape id="Text Box 61" o:spid="_x0000_s1135" type="#_x0000_t202" style="position:absolute;left:6654;top:12952;width:51064;height:6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" fillcolor="white [3201]" strokeweight=".5pt">
                  <v:textbox>
                    <w:txbxContent>
                      <w:p w14:paraId="073AA9DC" w14:textId="77777777" w:rsidR="00377B5B" w:rsidRDefault="00377B5B" w:rsidP="00E56A04">
                        <w:r w:rsidRPr="00222791">
                          <w:rPr>
                            <w:noProof/>
                            <w:sz w:val="20"/>
                            <w:szCs w:val="20"/>
                          </w:rPr>
                          <w:drawing>
                            <wp:inline distT="0" distB="0" distL="0" distR="0" wp14:anchorId="7093230D" wp14:editId="57B4AA86">
                              <wp:extent cx="3792057" cy="650240"/>
                              <wp:effectExtent l="0" t="0" r="0" b="0"/>
                              <wp:docPr id="198813629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6298" name="Picture 1" descr="A graph with blue lines&#10;&#10;AI-generated content may be incorrect."/>
                                      <pic:cNvPicPr/>
                                    </pic:nvPicPr>
                                    <pic:blipFill>
                                      <a:blip r:embed="rId49"/>
                                      <a:stretch>
                                        <a:fillRect/>
                                      </a:stretch>
                                    </pic:blipFill>
                                    <pic:spPr>
                                      <a:xfrm>
                                        <a:off x="0" y="0"/>
                                        <a:ext cx="3825793" cy="656025"/>
                                      </a:xfrm>
                                      <a:prstGeom prst="rect">
                                        <a:avLst/>
                                      </a:prstGeom>
                                    </pic:spPr>
                                  </pic:pic>
                                </a:graphicData>
                              </a:graphic>
                            </wp:inline>
                          </w:drawing>
                        </w:r>
                      </w:p>
                    </w:txbxContent>
                  </v:textbox>
                </v:shape>
              </v:group>
            </w:pict>
          </mc:Fallback>
        </mc:AlternateContent>
      </w:r>
      <w:r w:rsidR="0093461B">
        <w:rPr>
          <w:noProof/>
          <w:sz w:val="20"/>
          <w:szCs w:val="20"/>
        </w:rPr>
        <mc:AlternateContent>
          <mc:Choice Requires="wps">
            <w:drawing>
              <wp:anchor distT="0" distB="0" distL="114300" distR="114300" simplePos="0" relativeHeight="251980800" behindDoc="0" locked="0" layoutInCell="1" allowOverlap="1" wp14:anchorId="1CEDCF6B" wp14:editId="47B7CC13">
                <wp:simplePos x="0" y="0"/>
                <wp:positionH relativeFrom="column">
                  <wp:posOffset>0</wp:posOffset>
                </wp:positionH>
                <wp:positionV relativeFrom="paragraph">
                  <wp:posOffset>206692</wp:posOffset>
                </wp:positionV>
                <wp:extent cx="247650" cy="158750"/>
                <wp:effectExtent l="0" t="0" r="13335" b="12700"/>
                <wp:wrapNone/>
                <wp:docPr id="69065028"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1F636B23" w14:textId="44D1CF15" w:rsidR="0093461B" w:rsidRPr="00603F99" w:rsidRDefault="0093461B" w:rsidP="0093461B">
                            <w:pPr>
                              <w:jc w:val="center"/>
                              <w:rPr>
                                <w:sz w:val="16"/>
                                <w:szCs w:val="16"/>
                              </w:rPr>
                            </w:pPr>
                            <w:r>
                              <w:rPr>
                                <w:sz w:val="16"/>
                                <w:szCs w:val="16"/>
                              </w:rPr>
                              <w:t>14</w:t>
                            </w:r>
                            <w:r w:rsidR="003C777E">
                              <w:rPr>
                                <w:sz w:val="16"/>
                                <w:szCs w:val="16"/>
                              </w:rPr>
                              <w:t>d</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DCF6B" id="_x0000_s1136" style="position:absolute;margin-left:0;margin-top:16.25pt;width:19.5pt;height:12.5pt;z-index:25198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" fillcolor="white [3201]" strokecolor="black [3200]" strokeweight="1pt">
                <v:textbox inset="1.44pt,0,1.44pt,0">
                  <w:txbxContent>
                    <w:p w14:paraId="1F636B23" w14:textId="44D1CF15" w:rsidR="0093461B" w:rsidRPr="00603F99" w:rsidRDefault="0093461B" w:rsidP="0093461B">
                      <w:pPr>
                        <w:jc w:val="center"/>
                        <w:rPr>
                          <w:sz w:val="16"/>
                          <w:szCs w:val="16"/>
                        </w:rPr>
                      </w:pPr>
                      <w:r>
                        <w:rPr>
                          <w:sz w:val="16"/>
                          <w:szCs w:val="16"/>
                        </w:rPr>
                        <w:t>14</w:t>
                      </w:r>
                      <w:r w:rsidR="003C777E">
                        <w:rPr>
                          <w:sz w:val="16"/>
                          <w:szCs w:val="16"/>
                        </w:rPr>
                        <w:t>d</w:t>
                      </w:r>
                    </w:p>
                  </w:txbxContent>
                </v:textbox>
              </v:rect>
            </w:pict>
          </mc:Fallback>
        </mc:AlternateContent>
      </w:r>
    </w:p>
    <w:p w14:paraId="41881CBD" w14:textId="2B3975C8" w:rsidR="00377B5B" w:rsidRDefault="00377B5B" w:rsidP="00377B5B">
      <w:pPr>
        <w:rPr>
          <w:sz w:val="20"/>
          <w:szCs w:val="20"/>
        </w:rPr>
      </w:pPr>
    </w:p>
    <w:p w14:paraId="1DC35BCC" w14:textId="2B082B3B" w:rsidR="00377B5B" w:rsidRDefault="00377B5B" w:rsidP="00377B5B">
      <w:pPr>
        <w:rPr>
          <w:sz w:val="20"/>
          <w:szCs w:val="20"/>
        </w:rPr>
      </w:pPr>
    </w:p>
    <w:p w14:paraId="6AA5727B" w14:textId="69767841" w:rsidR="00377B5B" w:rsidRDefault="00377B5B" w:rsidP="00377B5B">
      <w:pPr>
        <w:rPr>
          <w:sz w:val="20"/>
          <w:szCs w:val="20"/>
        </w:rPr>
      </w:pPr>
    </w:p>
    <w:p w14:paraId="6825BC90" w14:textId="4E5D32B6" w:rsidR="00377B5B" w:rsidRDefault="00377B5B" w:rsidP="00377B5B">
      <w:pPr>
        <w:rPr>
          <w:sz w:val="20"/>
          <w:szCs w:val="20"/>
        </w:rPr>
      </w:pPr>
    </w:p>
    <w:p w14:paraId="0ABFBF07" w14:textId="623BABB3" w:rsidR="00377B5B" w:rsidRDefault="00377B5B" w:rsidP="00377B5B">
      <w:pPr>
        <w:rPr>
          <w:sz w:val="20"/>
          <w:szCs w:val="20"/>
        </w:rPr>
      </w:pPr>
    </w:p>
    <w:p w14:paraId="7910136E" w14:textId="01BD2C1B" w:rsidR="00377B5B" w:rsidRDefault="00234CBA" w:rsidP="00377B5B">
      <w:pPr>
        <w:rPr>
          <w:sz w:val="20"/>
          <w:szCs w:val="20"/>
        </w:rPr>
      </w:pPr>
      <w:r>
        <w:rPr>
          <w:noProof/>
          <w:sz w:val="20"/>
          <w:szCs w:val="20"/>
        </w:rPr>
        <mc:AlternateContent>
          <mc:Choice Requires="wps">
            <w:drawing>
              <wp:anchor distT="0" distB="0" distL="114300" distR="114300" simplePos="0" relativeHeight="252012544" behindDoc="0" locked="0" layoutInCell="1" allowOverlap="1" wp14:anchorId="03E22DF9" wp14:editId="6FC3B05A">
                <wp:simplePos x="0" y="0"/>
                <wp:positionH relativeFrom="column">
                  <wp:posOffset>4603713</wp:posOffset>
                </wp:positionH>
                <wp:positionV relativeFrom="paragraph">
                  <wp:posOffset>180879</wp:posOffset>
                </wp:positionV>
                <wp:extent cx="1088823" cy="332990"/>
                <wp:effectExtent l="0" t="0" r="16510" b="10160"/>
                <wp:wrapNone/>
                <wp:docPr id="634342635" name="Text Box 70"/>
                <wp:cNvGraphicFramePr/>
                <a:graphic xmlns:a="http://schemas.openxmlformats.org/drawingml/2006/main">
                  <a:graphicData uri="http://schemas.microsoft.com/office/word/2010/wordprocessingShape">
                    <wps:wsp>
                      <wps:cNvSpPr txBox="1"/>
                      <wps:spPr>
                        <a:xfrm>
                          <a:off x="0" y="0"/>
                          <a:ext cx="1088823" cy="332990"/>
                        </a:xfrm>
                        <a:prstGeom prst="rect">
                          <a:avLst/>
                        </a:prstGeom>
                        <a:solidFill>
                          <a:schemeClr val="lt1"/>
                        </a:solidFill>
                        <a:ln w="6350">
                          <a:solidFill>
                            <a:prstClr val="black"/>
                          </a:solidFill>
                        </a:ln>
                      </wps:spPr>
                      <wps:txbx>
                        <w:txbxContent>
                          <w:p w14:paraId="7CC8F71C" w14:textId="0637B5CD" w:rsidR="00234CBA" w:rsidRDefault="00234CBA" w:rsidP="00234CBA">
                            <w:pPr>
                              <w:spacing w:after="0"/>
                              <w:jc w:val="both"/>
                              <w:rPr>
                                <w:sz w:val="14"/>
                                <w:szCs w:val="14"/>
                              </w:rPr>
                            </w:pPr>
                            <w:r w:rsidRPr="00442057">
                              <w:rPr>
                                <w:sz w:val="14"/>
                                <w:szCs w:val="14"/>
                              </w:rPr>
                              <w:t>Referenced from Fig.</w:t>
                            </w:r>
                            <w:r>
                              <w:rPr>
                                <w:sz w:val="14"/>
                                <w:szCs w:val="14"/>
                              </w:rPr>
                              <w:t xml:space="preserve"> </w:t>
                            </w:r>
                            <w:r w:rsidRPr="00442057">
                              <w:rPr>
                                <w:sz w:val="14"/>
                                <w:szCs w:val="14"/>
                              </w:rPr>
                              <w:t>3</w:t>
                            </w:r>
                            <w:r>
                              <w:rPr>
                                <w:sz w:val="14"/>
                                <w:szCs w:val="14"/>
                              </w:rPr>
                              <w:t>h</w:t>
                            </w:r>
                          </w:p>
                          <w:p w14:paraId="44BCE61B" w14:textId="77777777" w:rsidR="00234CBA" w:rsidRPr="00442057" w:rsidRDefault="00234CBA" w:rsidP="00234CBA">
                            <w:pPr>
                              <w:spacing w:after="0"/>
                              <w:rPr>
                                <w:sz w:val="14"/>
                                <w:szCs w:val="14"/>
                              </w:rPr>
                            </w:pPr>
                            <w:r>
                              <w:rPr>
                                <w:sz w:val="14"/>
                                <w:szCs w:val="14"/>
                              </w:rPr>
                              <w:t>(</w:t>
                            </w:r>
                            <w:r w:rsidRPr="00E1340A">
                              <w:rPr>
                                <w:sz w:val="14"/>
                                <w:szCs w:val="14"/>
                              </w:rPr>
                              <w:t>Eslami et al., 2023</w:t>
                            </w:r>
                            <w:r>
                              <w:rPr>
                                <w:sz w:val="14"/>
                                <w:szCs w:val="14"/>
                              </w:rPr>
                              <w:t>)</w:t>
                            </w:r>
                          </w:p>
                          <w:p w14:paraId="1DD485A2" w14:textId="77777777" w:rsidR="00234CBA" w:rsidRPr="00442057" w:rsidRDefault="00234CBA" w:rsidP="00234CBA">
                            <w:pPr>
                              <w:jc w:val="both"/>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22DF9" id="_x0000_s1137" type="#_x0000_t202" style="position:absolute;margin-left:362.5pt;margin-top:14.25pt;width:85.75pt;height:26.2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" fillcolor="white [3201]" strokeweight=".5pt">
                <v:textbox>
                  <w:txbxContent>
                    <w:p w14:paraId="7CC8F71C" w14:textId="0637B5CD" w:rsidR="00234CBA" w:rsidRDefault="00234CBA" w:rsidP="00234CBA">
                      <w:pPr>
                        <w:spacing w:after="0"/>
                        <w:jc w:val="both"/>
                        <w:rPr>
                          <w:sz w:val="14"/>
                          <w:szCs w:val="14"/>
                        </w:rPr>
                      </w:pPr>
                      <w:r w:rsidRPr="00442057">
                        <w:rPr>
                          <w:sz w:val="14"/>
                          <w:szCs w:val="14"/>
                        </w:rPr>
                        <w:t>Referenced from Fig.</w:t>
                      </w:r>
                      <w:r>
                        <w:rPr>
                          <w:sz w:val="14"/>
                          <w:szCs w:val="14"/>
                        </w:rPr>
                        <w:t xml:space="preserve"> </w:t>
                      </w:r>
                      <w:r w:rsidRPr="00442057">
                        <w:rPr>
                          <w:sz w:val="14"/>
                          <w:szCs w:val="14"/>
                        </w:rPr>
                        <w:t>3</w:t>
                      </w:r>
                      <w:r>
                        <w:rPr>
                          <w:sz w:val="14"/>
                          <w:szCs w:val="14"/>
                        </w:rPr>
                        <w:t>h</w:t>
                      </w:r>
                    </w:p>
                    <w:p w14:paraId="44BCE61B" w14:textId="77777777" w:rsidR="00234CBA" w:rsidRPr="00442057" w:rsidRDefault="00234CBA" w:rsidP="00234CBA">
                      <w:pPr>
                        <w:spacing w:after="0"/>
                        <w:rPr>
                          <w:sz w:val="14"/>
                          <w:szCs w:val="14"/>
                        </w:rPr>
                      </w:pPr>
                      <w:r>
                        <w:rPr>
                          <w:sz w:val="14"/>
                          <w:szCs w:val="14"/>
                        </w:rPr>
                        <w:t>(</w:t>
                      </w:r>
                      <w:r w:rsidRPr="00E1340A">
                        <w:rPr>
                          <w:sz w:val="14"/>
                          <w:szCs w:val="14"/>
                        </w:rPr>
                        <w:t>Eslami et al., 2023</w:t>
                      </w:r>
                      <w:r>
                        <w:rPr>
                          <w:sz w:val="14"/>
                          <w:szCs w:val="14"/>
                        </w:rPr>
                        <w:t>)</w:t>
                      </w:r>
                    </w:p>
                    <w:p w14:paraId="1DD485A2" w14:textId="77777777" w:rsidR="00234CBA" w:rsidRPr="00442057" w:rsidRDefault="00234CBA" w:rsidP="00234CBA">
                      <w:pPr>
                        <w:jc w:val="both"/>
                        <w:rPr>
                          <w:sz w:val="14"/>
                          <w:szCs w:val="14"/>
                        </w:rPr>
                      </w:pPr>
                    </w:p>
                  </w:txbxContent>
                </v:textbox>
              </v:shape>
            </w:pict>
          </mc:Fallback>
        </mc:AlternateContent>
      </w:r>
    </w:p>
    <w:p w14:paraId="78C66363" w14:textId="43A6BD38" w:rsidR="00377B5B" w:rsidRDefault="00377B5B" w:rsidP="00377B5B">
      <w:pPr>
        <w:rPr>
          <w:sz w:val="20"/>
          <w:szCs w:val="20"/>
        </w:rPr>
      </w:pPr>
    </w:p>
    <w:p w14:paraId="6DDFB3B0" w14:textId="1C477472" w:rsidR="00377B5B" w:rsidRDefault="00377B5B" w:rsidP="00377B5B">
      <w:pPr>
        <w:rPr>
          <w:sz w:val="20"/>
          <w:szCs w:val="20"/>
        </w:rPr>
      </w:pPr>
    </w:p>
    <w:p w14:paraId="39FD6857" w14:textId="563CB6D5" w:rsidR="00377B5B" w:rsidRDefault="009E7E97" w:rsidP="00377B5B">
      <w:pPr>
        <w:rPr>
          <w:sz w:val="20"/>
          <w:szCs w:val="20"/>
        </w:rPr>
      </w:pPr>
      <w:r>
        <w:rPr>
          <w:noProof/>
          <w:sz w:val="20"/>
          <w:szCs w:val="20"/>
        </w:rPr>
        <mc:AlternateContent>
          <mc:Choice Requires="wpg">
            <w:drawing>
              <wp:anchor distT="0" distB="0" distL="114300" distR="114300" simplePos="0" relativeHeight="251917312" behindDoc="0" locked="0" layoutInCell="1" allowOverlap="1" wp14:anchorId="687CE39C" wp14:editId="542D72FC">
                <wp:simplePos x="0" y="0"/>
                <wp:positionH relativeFrom="column">
                  <wp:posOffset>0</wp:posOffset>
                </wp:positionH>
                <wp:positionV relativeFrom="paragraph">
                  <wp:posOffset>4313</wp:posOffset>
                </wp:positionV>
                <wp:extent cx="6438265" cy="2110105"/>
                <wp:effectExtent l="0" t="0" r="19685" b="23495"/>
                <wp:wrapNone/>
                <wp:docPr id="1997958065" name="Group 63"/>
                <wp:cNvGraphicFramePr/>
                <a:graphic xmlns:a="http://schemas.openxmlformats.org/drawingml/2006/main">
                  <a:graphicData uri="http://schemas.microsoft.com/office/word/2010/wordprocessingGroup">
                    <wpg:wgp>
                      <wpg:cNvGrpSpPr/>
                      <wpg:grpSpPr>
                        <a:xfrm>
                          <a:off x="0" y="0"/>
                          <a:ext cx="6438265" cy="2110105"/>
                          <a:chOff x="0" y="0"/>
                          <a:chExt cx="6438265" cy="2110487"/>
                        </a:xfrm>
                      </wpg:grpSpPr>
                      <wpg:grpSp>
                        <wpg:cNvPr id="1607543247" name="Group 71"/>
                        <wpg:cNvGrpSpPr/>
                        <wpg:grpSpPr>
                          <a:xfrm>
                            <a:off x="0" y="0"/>
                            <a:ext cx="6438265" cy="2110487"/>
                            <a:chOff x="0" y="0"/>
                            <a:chExt cx="5873750" cy="1292860"/>
                          </a:xfrm>
                        </wpg:grpSpPr>
                        <wps:wsp>
                          <wps:cNvPr id="168143718" name="Text Box 67"/>
                          <wps:cNvSpPr txBox="1"/>
                          <wps:spPr>
                            <a:xfrm>
                              <a:off x="0" y="0"/>
                              <a:ext cx="5873750" cy="1292860"/>
                            </a:xfrm>
                            <a:prstGeom prst="rect">
                              <a:avLst/>
                            </a:prstGeom>
                            <a:solidFill>
                              <a:schemeClr val="lt1"/>
                            </a:solidFill>
                            <a:ln w="6350">
                              <a:solidFill>
                                <a:prstClr val="black"/>
                              </a:solidFill>
                            </a:ln>
                          </wps:spPr>
                          <wps:txbx>
                            <w:txbxContent>
                              <w:p w14:paraId="48FEB9CF" w14:textId="14451F7C" w:rsidR="00377B5B" w:rsidRDefault="0040376F" w:rsidP="00377B5B">
                                <w:r>
                                  <w:rPr>
                                    <w:noProof/>
                                    <w:sz w:val="20"/>
                                    <w:szCs w:val="20"/>
                                  </w:rPr>
                                  <w:drawing>
                                    <wp:inline distT="0" distB="0" distL="0" distR="0" wp14:anchorId="4612D506" wp14:editId="6F91F4CB">
                                      <wp:extent cx="2022544" cy="1171575"/>
                                      <wp:effectExtent l="19050" t="19050" r="15875" b="9525"/>
                                      <wp:docPr id="188086926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42531" cy="1183152"/>
                                              </a:xfrm>
                                              <a:prstGeom prst="rect">
                                                <a:avLst/>
                                              </a:prstGeom>
                                              <a:noFill/>
                                              <a:ln>
                                                <a:solidFill>
                                                  <a:schemeClr val="accent1"/>
                                                </a:solidFill>
                                              </a:ln>
                                            </pic:spPr>
                                          </pic:pic>
                                        </a:graphicData>
                                      </a:graphic>
                                    </wp:inline>
                                  </w:drawing>
                                </w:r>
                              </w:p>
                              <w:p w14:paraId="6F2B1FF3" w14:textId="77777777" w:rsidR="00377B5B" w:rsidRDefault="00377B5B" w:rsidP="00377B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3197442" name="Text Box 65"/>
                          <wps:cNvSpPr txBox="1"/>
                          <wps:spPr>
                            <a:xfrm>
                              <a:off x="2040505" y="4721"/>
                              <a:ext cx="3832615" cy="845111"/>
                            </a:xfrm>
                            <a:prstGeom prst="rect">
                              <a:avLst/>
                            </a:prstGeom>
                            <a:solidFill>
                              <a:schemeClr val="lt1"/>
                            </a:solidFill>
                            <a:ln w="6350">
                              <a:noFill/>
                            </a:ln>
                          </wps:spPr>
                          <wps:txbx>
                            <w:txbxContent>
                              <w:tbl>
                                <w:tblPr>
                                  <w:tblStyle w:val="TableGrid"/>
                                  <w:tblW w:w="6278" w:type="dxa"/>
                                  <w:tblInd w:w="-5" w:type="dxa"/>
                                  <w:tblLook w:val="04A0" w:firstRow="1" w:lastRow="0" w:firstColumn="1" w:lastColumn="0" w:noHBand="0" w:noVBand="1"/>
                                </w:tblPr>
                                <w:tblGrid>
                                  <w:gridCol w:w="441"/>
                                  <w:gridCol w:w="373"/>
                                  <w:gridCol w:w="373"/>
                                  <w:gridCol w:w="373"/>
                                  <w:gridCol w:w="373"/>
                                  <w:gridCol w:w="524"/>
                                  <w:gridCol w:w="373"/>
                                  <w:gridCol w:w="624"/>
                                  <w:gridCol w:w="700"/>
                                  <w:gridCol w:w="614"/>
                                  <w:gridCol w:w="775"/>
                                  <w:gridCol w:w="775"/>
                                </w:tblGrid>
                                <w:tr w:rsidR="00377B5B" w14:paraId="6B3F8327" w14:textId="77777777" w:rsidTr="0000777F">
                                  <w:trPr>
                                    <w:cantSplit/>
                                    <w:trHeight w:val="1087"/>
                                  </w:trPr>
                                  <w:tc>
                                    <w:tcPr>
                                      <w:tcW w:w="441" w:type="dxa"/>
                                      <w:textDirection w:val="btLr"/>
                                    </w:tcPr>
                                    <w:p w14:paraId="32531FE8"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39FBDE6C" w14:textId="77777777" w:rsidR="00377B5B" w:rsidRPr="003677BD" w:rsidRDefault="00377B5B" w:rsidP="00406DDE">
                                      <w:pPr>
                                        <w:ind w:left="113" w:right="113"/>
                                        <w:rPr>
                                          <w:sz w:val="12"/>
                                          <w:szCs w:val="12"/>
                                        </w:rPr>
                                      </w:pPr>
                                      <w:r w:rsidRPr="003677BD">
                                        <w:rPr>
                                          <w:b/>
                                          <w:bCs/>
                                          <w:sz w:val="12"/>
                                          <w:szCs w:val="12"/>
                                        </w:rPr>
                                        <w:t>MMSE</w:t>
                                      </w:r>
                                    </w:p>
                                  </w:tc>
                                  <w:tc>
                                    <w:tcPr>
                                      <w:tcW w:w="382" w:type="dxa"/>
                                      <w:textDirection w:val="btLr"/>
                                    </w:tcPr>
                                    <w:p w14:paraId="0E90B898" w14:textId="77777777" w:rsidR="00377B5B" w:rsidRPr="003677BD" w:rsidRDefault="00377B5B" w:rsidP="00406DDE">
                                      <w:pPr>
                                        <w:ind w:left="113" w:right="113"/>
                                        <w:rPr>
                                          <w:sz w:val="12"/>
                                          <w:szCs w:val="12"/>
                                        </w:rPr>
                                      </w:pPr>
                                      <w:r w:rsidRPr="003677BD">
                                        <w:rPr>
                                          <w:b/>
                                          <w:bCs/>
                                          <w:sz w:val="12"/>
                                          <w:szCs w:val="12"/>
                                        </w:rPr>
                                        <w:t>CDRSB</w:t>
                                      </w:r>
                                    </w:p>
                                  </w:tc>
                                  <w:tc>
                                    <w:tcPr>
                                      <w:tcW w:w="373" w:type="dxa"/>
                                      <w:textDirection w:val="btLr"/>
                                    </w:tcPr>
                                    <w:p w14:paraId="61064D26"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49CA91E8"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7B4C48B8" w14:textId="77777777" w:rsidR="00377B5B" w:rsidRPr="003677BD" w:rsidRDefault="00377B5B" w:rsidP="00406DDE">
                                      <w:pPr>
                                        <w:ind w:left="113" w:right="113"/>
                                        <w:rPr>
                                          <w:b/>
                                          <w:bCs/>
                                          <w:sz w:val="12"/>
                                          <w:szCs w:val="12"/>
                                        </w:rPr>
                                      </w:pPr>
                                      <w:r w:rsidRPr="003677BD">
                                        <w:rPr>
                                          <w:b/>
                                          <w:bCs/>
                                          <w:sz w:val="12"/>
                                          <w:szCs w:val="12"/>
                                        </w:rPr>
                                        <w:t>RAVLT</w:t>
                                      </w:r>
                                    </w:p>
                                    <w:p w14:paraId="388EBA13"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56852EDC" w14:textId="77777777" w:rsidR="00377B5B" w:rsidRPr="003677BD" w:rsidRDefault="00377B5B" w:rsidP="00406DDE">
                                      <w:pPr>
                                        <w:ind w:left="113" w:right="113"/>
                                        <w:rPr>
                                          <w:sz w:val="12"/>
                                          <w:szCs w:val="12"/>
                                        </w:rPr>
                                      </w:pPr>
                                      <w:r w:rsidRPr="003677BD">
                                        <w:rPr>
                                          <w:b/>
                                          <w:bCs/>
                                          <w:sz w:val="12"/>
                                          <w:szCs w:val="12"/>
                                        </w:rPr>
                                        <w:t>APOE4</w:t>
                                      </w:r>
                                    </w:p>
                                  </w:tc>
                                  <w:tc>
                                    <w:tcPr>
                                      <w:tcW w:w="624" w:type="dxa"/>
                                      <w:textDirection w:val="btLr"/>
                                    </w:tcPr>
                                    <w:p w14:paraId="4E63A475" w14:textId="77777777" w:rsidR="00377B5B" w:rsidRPr="003677BD" w:rsidRDefault="00377B5B" w:rsidP="00406DDE">
                                      <w:pPr>
                                        <w:ind w:left="113" w:right="113"/>
                                        <w:rPr>
                                          <w:sz w:val="12"/>
                                          <w:szCs w:val="12"/>
                                        </w:rPr>
                                      </w:pPr>
                                      <w:r w:rsidRPr="003677BD">
                                        <w:rPr>
                                          <w:b/>
                                          <w:bCs/>
                                          <w:sz w:val="12"/>
                                          <w:szCs w:val="12"/>
                                        </w:rPr>
                                        <w:t>FDG</w:t>
                                      </w:r>
                                    </w:p>
                                  </w:tc>
                                  <w:tc>
                                    <w:tcPr>
                                      <w:tcW w:w="651" w:type="dxa"/>
                                      <w:textDirection w:val="btLr"/>
                                    </w:tcPr>
                                    <w:p w14:paraId="5FA903FA" w14:textId="77777777" w:rsidR="00377B5B" w:rsidRPr="003677BD" w:rsidRDefault="00377B5B" w:rsidP="00406DDE">
                                      <w:pPr>
                                        <w:ind w:left="113" w:right="113"/>
                                        <w:rPr>
                                          <w:sz w:val="12"/>
                                          <w:szCs w:val="12"/>
                                        </w:rPr>
                                      </w:pPr>
                                      <w:r w:rsidRPr="003677BD">
                                        <w:rPr>
                                          <w:b/>
                                          <w:bCs/>
                                          <w:sz w:val="12"/>
                                          <w:szCs w:val="12"/>
                                        </w:rPr>
                                        <w:t>AV45</w:t>
                                      </w:r>
                                    </w:p>
                                  </w:tc>
                                  <w:tc>
                                    <w:tcPr>
                                      <w:tcW w:w="614" w:type="dxa"/>
                                      <w:textDirection w:val="btLr"/>
                                    </w:tcPr>
                                    <w:p w14:paraId="720A881A"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19143812" w14:textId="77777777" w:rsidR="00377B5B" w:rsidRPr="003677BD" w:rsidRDefault="00377B5B" w:rsidP="00406DDE">
                                      <w:pPr>
                                        <w:ind w:left="113" w:right="113"/>
                                        <w:rPr>
                                          <w:b/>
                                          <w:bCs/>
                                          <w:sz w:val="12"/>
                                          <w:szCs w:val="12"/>
                                        </w:rPr>
                                      </w:pPr>
                                      <w:r w:rsidRPr="003677BD">
                                        <w:rPr>
                                          <w:b/>
                                          <w:bCs/>
                                          <w:sz w:val="12"/>
                                          <w:szCs w:val="12"/>
                                        </w:rPr>
                                        <w:t>Normalized</w:t>
                                      </w:r>
                                    </w:p>
                                    <w:p w14:paraId="37B7D04C"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21BED192" w14:textId="77777777" w:rsidR="00377B5B" w:rsidRPr="003677BD" w:rsidRDefault="00377B5B" w:rsidP="00406DDE">
                                      <w:pPr>
                                        <w:ind w:left="113" w:right="113"/>
                                        <w:rPr>
                                          <w:b/>
                                          <w:bCs/>
                                          <w:sz w:val="12"/>
                                          <w:szCs w:val="12"/>
                                        </w:rPr>
                                      </w:pPr>
                                      <w:r w:rsidRPr="003677BD">
                                        <w:rPr>
                                          <w:b/>
                                          <w:bCs/>
                                          <w:sz w:val="12"/>
                                          <w:szCs w:val="12"/>
                                        </w:rPr>
                                        <w:t>Normalized</w:t>
                                      </w:r>
                                    </w:p>
                                    <w:p w14:paraId="307A9F56"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077C2F35" w14:textId="77777777" w:rsidTr="0000777F">
                                  <w:trPr>
                                    <w:trHeight w:val="36"/>
                                  </w:trPr>
                                  <w:tc>
                                    <w:tcPr>
                                      <w:tcW w:w="441" w:type="dxa"/>
                                      <w:vAlign w:val="center"/>
                                      <w:hideMark/>
                                    </w:tcPr>
                                    <w:p w14:paraId="7E9751F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T0</w:t>
                                      </w:r>
                                    </w:p>
                                  </w:tc>
                                  <w:tc>
                                    <w:tcPr>
                                      <w:tcW w:w="373" w:type="dxa"/>
                                      <w:vAlign w:val="center"/>
                                      <w:hideMark/>
                                    </w:tcPr>
                                    <w:p w14:paraId="0E3193F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382" w:type="dxa"/>
                                      <w:vAlign w:val="center"/>
                                      <w:hideMark/>
                                    </w:tcPr>
                                    <w:p w14:paraId="1F05DC46"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373" w:type="dxa"/>
                                      <w:vAlign w:val="center"/>
                                      <w:hideMark/>
                                    </w:tcPr>
                                    <w:p w14:paraId="3EE01ABC"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8</w:t>
                                      </w:r>
                                    </w:p>
                                  </w:tc>
                                  <w:tc>
                                    <w:tcPr>
                                      <w:tcW w:w="373" w:type="dxa"/>
                                      <w:vAlign w:val="center"/>
                                      <w:hideMark/>
                                    </w:tcPr>
                                    <w:p w14:paraId="366E65B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524" w:type="dxa"/>
                                      <w:vAlign w:val="center"/>
                                      <w:hideMark/>
                                    </w:tcPr>
                                    <w:p w14:paraId="44408833"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61</w:t>
                                      </w:r>
                                    </w:p>
                                  </w:tc>
                                  <w:tc>
                                    <w:tcPr>
                                      <w:tcW w:w="373" w:type="dxa"/>
                                      <w:vAlign w:val="center"/>
                                      <w:hideMark/>
                                    </w:tcPr>
                                    <w:p w14:paraId="7AB5F63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624" w:type="dxa"/>
                                      <w:vAlign w:val="center"/>
                                      <w:hideMark/>
                                    </w:tcPr>
                                    <w:p w14:paraId="31B4DA68"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1.2773</w:t>
                                      </w:r>
                                    </w:p>
                                  </w:tc>
                                  <w:tc>
                                    <w:tcPr>
                                      <w:tcW w:w="651" w:type="dxa"/>
                                      <w:vAlign w:val="center"/>
                                      <w:hideMark/>
                                    </w:tcPr>
                                    <w:p w14:paraId="022B83A7"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1.22143</w:t>
                                      </w:r>
                                    </w:p>
                                  </w:tc>
                                  <w:tc>
                                    <w:tcPr>
                                      <w:tcW w:w="614" w:type="dxa"/>
                                      <w:vAlign w:val="center"/>
                                      <w:hideMark/>
                                    </w:tcPr>
                                    <w:p w14:paraId="5A66562A"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&gt;1700</w:t>
                                      </w:r>
                                    </w:p>
                                  </w:tc>
                                  <w:tc>
                                    <w:tcPr>
                                      <w:tcW w:w="775" w:type="dxa"/>
                                      <w:vAlign w:val="center"/>
                                      <w:hideMark/>
                                    </w:tcPr>
                                    <w:p w14:paraId="2304617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0.005826</w:t>
                                      </w:r>
                                    </w:p>
                                  </w:tc>
                                  <w:tc>
                                    <w:tcPr>
                                      <w:tcW w:w="775" w:type="dxa"/>
                                      <w:vAlign w:val="center"/>
                                      <w:hideMark/>
                                    </w:tcPr>
                                    <w:p w14:paraId="7A1B6199"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0.009137</w:t>
                                      </w:r>
                                    </w:p>
                                  </w:tc>
                                </w:tr>
                                <w:tr w:rsidR="00377B5B" w:rsidRPr="008B3388" w14:paraId="1589AC7C" w14:textId="77777777" w:rsidTr="0000777F">
                                  <w:trPr>
                                    <w:trHeight w:val="36"/>
                                  </w:trPr>
                                  <w:tc>
                                    <w:tcPr>
                                      <w:tcW w:w="441" w:type="dxa"/>
                                      <w:vAlign w:val="center"/>
                                      <w:hideMark/>
                                    </w:tcPr>
                                    <w:p w14:paraId="422BCB36"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T6</w:t>
                                      </w:r>
                                    </w:p>
                                  </w:tc>
                                  <w:tc>
                                    <w:tcPr>
                                      <w:tcW w:w="373" w:type="dxa"/>
                                      <w:vAlign w:val="center"/>
                                      <w:hideMark/>
                                    </w:tcPr>
                                    <w:p w14:paraId="251FB0FC"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382" w:type="dxa"/>
                                      <w:vAlign w:val="center"/>
                                      <w:hideMark/>
                                    </w:tcPr>
                                    <w:p w14:paraId="4BD5694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373" w:type="dxa"/>
                                      <w:vAlign w:val="center"/>
                                      <w:hideMark/>
                                    </w:tcPr>
                                    <w:p w14:paraId="55345EF9"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4</w:t>
                                      </w:r>
                                    </w:p>
                                  </w:tc>
                                  <w:tc>
                                    <w:tcPr>
                                      <w:tcW w:w="373" w:type="dxa"/>
                                      <w:vAlign w:val="center"/>
                                      <w:hideMark/>
                                    </w:tcPr>
                                    <w:p w14:paraId="552C474E"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524" w:type="dxa"/>
                                      <w:vAlign w:val="center"/>
                                      <w:hideMark/>
                                    </w:tcPr>
                                    <w:p w14:paraId="1EB854CD"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56</w:t>
                                      </w:r>
                                    </w:p>
                                  </w:tc>
                                  <w:tc>
                                    <w:tcPr>
                                      <w:tcW w:w="373" w:type="dxa"/>
                                      <w:vAlign w:val="center"/>
                                      <w:hideMark/>
                                    </w:tcPr>
                                    <w:p w14:paraId="209A11AB"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624" w:type="dxa"/>
                                      <w:vAlign w:val="center"/>
                                      <w:hideMark/>
                                    </w:tcPr>
                                    <w:p w14:paraId="51A494C0"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51" w:type="dxa"/>
                                      <w:vAlign w:val="center"/>
                                      <w:hideMark/>
                                    </w:tcPr>
                                    <w:p w14:paraId="31EB7C77"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14" w:type="dxa"/>
                                      <w:vAlign w:val="center"/>
                                      <w:hideMark/>
                                    </w:tcPr>
                                    <w:p w14:paraId="3212BE98"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75" w:type="dxa"/>
                                      <w:vAlign w:val="center"/>
                                      <w:hideMark/>
                                    </w:tcPr>
                                    <w:p w14:paraId="14268D23"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0.005825</w:t>
                                      </w:r>
                                    </w:p>
                                  </w:tc>
                                  <w:tc>
                                    <w:tcPr>
                                      <w:tcW w:w="775" w:type="dxa"/>
                                      <w:vAlign w:val="center"/>
                                      <w:hideMark/>
                                    </w:tcPr>
                                    <w:p w14:paraId="260128D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0.009791</w:t>
                                      </w:r>
                                    </w:p>
                                  </w:tc>
                                </w:tr>
                                <w:tr w:rsidR="00377B5B" w:rsidRPr="008B3388" w14:paraId="0E3D6BA5" w14:textId="77777777" w:rsidTr="0000777F">
                                  <w:trPr>
                                    <w:trHeight w:val="36"/>
                                  </w:trPr>
                                  <w:tc>
                                    <w:tcPr>
                                      <w:tcW w:w="441" w:type="dxa"/>
                                      <w:vAlign w:val="center"/>
                                      <w:hideMark/>
                                    </w:tcPr>
                                    <w:p w14:paraId="5DAAD0BC"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T12</w:t>
                                      </w:r>
                                    </w:p>
                                  </w:tc>
                                  <w:tc>
                                    <w:tcPr>
                                      <w:tcW w:w="373" w:type="dxa"/>
                                      <w:vAlign w:val="center"/>
                                      <w:hideMark/>
                                    </w:tcPr>
                                    <w:p w14:paraId="7D16A54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27</w:t>
                                      </w:r>
                                    </w:p>
                                  </w:tc>
                                  <w:tc>
                                    <w:tcPr>
                                      <w:tcW w:w="382" w:type="dxa"/>
                                      <w:vAlign w:val="center"/>
                                      <w:hideMark/>
                                    </w:tcPr>
                                    <w:p w14:paraId="68CF3443"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373" w:type="dxa"/>
                                      <w:vAlign w:val="center"/>
                                      <w:hideMark/>
                                    </w:tcPr>
                                    <w:p w14:paraId="7014D34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14</w:t>
                                      </w:r>
                                    </w:p>
                                  </w:tc>
                                  <w:tc>
                                    <w:tcPr>
                                      <w:tcW w:w="373" w:type="dxa"/>
                                      <w:vAlign w:val="center"/>
                                      <w:hideMark/>
                                    </w:tcPr>
                                    <w:p w14:paraId="69F9CB3E"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524" w:type="dxa"/>
                                      <w:vAlign w:val="center"/>
                                      <w:hideMark/>
                                    </w:tcPr>
                                    <w:p w14:paraId="2EF6E6F6"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45</w:t>
                                      </w:r>
                                    </w:p>
                                  </w:tc>
                                  <w:tc>
                                    <w:tcPr>
                                      <w:tcW w:w="373" w:type="dxa"/>
                                      <w:vAlign w:val="center"/>
                                      <w:hideMark/>
                                    </w:tcPr>
                                    <w:p w14:paraId="51073240"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624" w:type="dxa"/>
                                      <w:vAlign w:val="center"/>
                                      <w:hideMark/>
                                    </w:tcPr>
                                    <w:p w14:paraId="1C1F94A6"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51" w:type="dxa"/>
                                      <w:vAlign w:val="center"/>
                                      <w:hideMark/>
                                    </w:tcPr>
                                    <w:p w14:paraId="02965E27"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14" w:type="dxa"/>
                                      <w:vAlign w:val="center"/>
                                      <w:hideMark/>
                                    </w:tcPr>
                                    <w:p w14:paraId="5DA6BA5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75" w:type="dxa"/>
                                      <w:vAlign w:val="center"/>
                                      <w:hideMark/>
                                    </w:tcPr>
                                    <w:p w14:paraId="6047499D"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0.005676</w:t>
                                      </w:r>
                                    </w:p>
                                  </w:tc>
                                  <w:tc>
                                    <w:tcPr>
                                      <w:tcW w:w="775" w:type="dxa"/>
                                      <w:vAlign w:val="center"/>
                                      <w:hideMark/>
                                    </w:tcPr>
                                    <w:p w14:paraId="29DFEAB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0.009621</w:t>
                                      </w:r>
                                    </w:p>
                                  </w:tc>
                                </w:tr>
                                <w:tr w:rsidR="00377B5B" w:rsidRPr="008B3388" w14:paraId="4F54F0C0" w14:textId="77777777" w:rsidTr="0000777F">
                                  <w:trPr>
                                    <w:trHeight w:val="36"/>
                                  </w:trPr>
                                  <w:tc>
                                    <w:tcPr>
                                      <w:tcW w:w="441" w:type="dxa"/>
                                      <w:vAlign w:val="center"/>
                                      <w:hideMark/>
                                    </w:tcPr>
                                    <w:p w14:paraId="65574CA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T24</w:t>
                                      </w:r>
                                    </w:p>
                                  </w:tc>
                                  <w:tc>
                                    <w:tcPr>
                                      <w:tcW w:w="373" w:type="dxa"/>
                                      <w:vAlign w:val="center"/>
                                      <w:hideMark/>
                                    </w:tcPr>
                                    <w:p w14:paraId="61241627"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27</w:t>
                                      </w:r>
                                    </w:p>
                                  </w:tc>
                                  <w:tc>
                                    <w:tcPr>
                                      <w:tcW w:w="382" w:type="dxa"/>
                                      <w:vAlign w:val="center"/>
                                      <w:hideMark/>
                                    </w:tcPr>
                                    <w:p w14:paraId="4072C98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373" w:type="dxa"/>
                                      <w:vAlign w:val="center"/>
                                      <w:hideMark/>
                                    </w:tcPr>
                                    <w:p w14:paraId="0EAB424D"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6</w:t>
                                      </w:r>
                                    </w:p>
                                  </w:tc>
                                  <w:tc>
                                    <w:tcPr>
                                      <w:tcW w:w="373" w:type="dxa"/>
                                      <w:vAlign w:val="center"/>
                                      <w:hideMark/>
                                    </w:tcPr>
                                    <w:p w14:paraId="5B1B4529"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524" w:type="dxa"/>
                                      <w:vAlign w:val="center"/>
                                      <w:hideMark/>
                                    </w:tcPr>
                                    <w:p w14:paraId="403910C8"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45</w:t>
                                      </w:r>
                                    </w:p>
                                  </w:tc>
                                  <w:tc>
                                    <w:tcPr>
                                      <w:tcW w:w="373" w:type="dxa"/>
                                      <w:vAlign w:val="center"/>
                                      <w:hideMark/>
                                    </w:tcPr>
                                    <w:p w14:paraId="6845AF28"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624" w:type="dxa"/>
                                      <w:vAlign w:val="center"/>
                                      <w:hideMark/>
                                    </w:tcPr>
                                    <w:p w14:paraId="545D7DF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51" w:type="dxa"/>
                                      <w:vAlign w:val="center"/>
                                      <w:hideMark/>
                                    </w:tcPr>
                                    <w:p w14:paraId="21B5CD1D"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1.1981</w:t>
                                      </w:r>
                                    </w:p>
                                  </w:tc>
                                  <w:tc>
                                    <w:tcPr>
                                      <w:tcW w:w="614" w:type="dxa"/>
                                      <w:vAlign w:val="center"/>
                                      <w:hideMark/>
                                    </w:tcPr>
                                    <w:p w14:paraId="568A9259"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&gt;1700</w:t>
                                      </w:r>
                                    </w:p>
                                  </w:tc>
                                  <w:tc>
                                    <w:tcPr>
                                      <w:tcW w:w="775" w:type="dxa"/>
                                      <w:vAlign w:val="center"/>
                                      <w:hideMark/>
                                    </w:tcPr>
                                    <w:p w14:paraId="1D1D3EBE"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0.005734</w:t>
                                      </w:r>
                                    </w:p>
                                  </w:tc>
                                  <w:tc>
                                    <w:tcPr>
                                      <w:tcW w:w="775" w:type="dxa"/>
                                      <w:vAlign w:val="center"/>
                                      <w:hideMark/>
                                    </w:tcPr>
                                    <w:p w14:paraId="05FCD3C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0.010015</w:t>
                                      </w:r>
                                    </w:p>
                                  </w:tc>
                                </w:tr>
                              </w:tbl>
                              <w:p w14:paraId="08A4DAD5" w14:textId="77777777" w:rsidR="00377B5B" w:rsidRPr="008B3388" w:rsidRDefault="00377B5B" w:rsidP="00377B5B">
                                <w:pPr>
                                  <w:spacing w:after="0" w:line="240" w:lineRule="auto"/>
                                  <w:jc w:val="right"/>
                                  <w:rPr>
                                    <w:rFonts w:ascii="Segoe UI" w:hAnsi="Segoe UI" w:cs="Segoe UI"/>
                                    <w:color w:val="000000"/>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63158938" name="Text Box 61"/>
                        <wps:cNvSpPr txBox="1"/>
                        <wps:spPr>
                          <a:xfrm>
                            <a:off x="665481" y="1295761"/>
                            <a:ext cx="5106338" cy="771390"/>
                          </a:xfrm>
                          <a:prstGeom prst="rect">
                            <a:avLst/>
                          </a:prstGeom>
                          <a:solidFill>
                            <a:schemeClr val="lt1"/>
                          </a:solidFill>
                          <a:ln w="6350">
                            <a:solidFill>
                              <a:prstClr val="black"/>
                            </a:solidFill>
                          </a:ln>
                        </wps:spPr>
                        <wps:txbx>
                          <w:txbxContent>
                            <w:p w14:paraId="376BD221" w14:textId="77777777" w:rsidR="00377B5B" w:rsidRDefault="00377B5B" w:rsidP="009E7E97">
                              <w:r w:rsidRPr="00505F21">
                                <w:rPr>
                                  <w:noProof/>
                                  <w:sz w:val="20"/>
                                  <w:szCs w:val="20"/>
                                </w:rPr>
                                <w:drawing>
                                  <wp:inline distT="0" distB="0" distL="0" distR="0" wp14:anchorId="3E691108" wp14:editId="5FBF3FF6">
                                    <wp:extent cx="3733512" cy="631825"/>
                                    <wp:effectExtent l="0" t="0" r="635" b="0"/>
                                    <wp:docPr id="280759697" name="Picture 1" descr="A graph with blue line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91277" name="Picture 1" descr="A graph with blue lines and red line&#10;&#10;AI-generated content may be incorrect."/>
                                            <pic:cNvPicPr/>
                                          </pic:nvPicPr>
                                          <pic:blipFill>
                                            <a:blip r:embed="rId51"/>
                                            <a:stretch>
                                              <a:fillRect/>
                                            </a:stretch>
                                          </pic:blipFill>
                                          <pic:spPr>
                                            <a:xfrm>
                                              <a:off x="0" y="0"/>
                                              <a:ext cx="3815425" cy="6456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7CE39C" id="_x0000_s1138" style="position:absolute;margin-left:0;margin-top:.35pt;width:506.95pt;height:166.15pt;z-index:251917312;mso-height-relative:margin" coordsize="64382,21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">
                <v:group id="_x0000_s1139" style="position:absolute;width:64382;height:21104" coordsize="58737,1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">
                  <v:shape id="Text Box 67" o:spid="_x0000_s1140" type="#_x0000_t202" style="position:absolute;width:58737;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" fillcolor="white [3201]" strokeweight=".5pt">
                    <v:textbox>
                      <w:txbxContent>
                        <w:p w14:paraId="48FEB9CF" w14:textId="14451F7C" w:rsidR="00377B5B" w:rsidRDefault="0040376F" w:rsidP="00377B5B">
                          <w:r>
                            <w:rPr>
                              <w:noProof/>
                              <w:sz w:val="20"/>
                              <w:szCs w:val="20"/>
                            </w:rPr>
                            <w:drawing>
                              <wp:inline distT="0" distB="0" distL="0" distR="0" wp14:anchorId="4612D506" wp14:editId="6F91F4CB">
                                <wp:extent cx="2022544" cy="1171575"/>
                                <wp:effectExtent l="19050" t="19050" r="15875" b="9525"/>
                                <wp:docPr id="188086926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42531" cy="1183152"/>
                                        </a:xfrm>
                                        <a:prstGeom prst="rect">
                                          <a:avLst/>
                                        </a:prstGeom>
                                        <a:noFill/>
                                        <a:ln>
                                          <a:solidFill>
                                            <a:schemeClr val="accent1"/>
                                          </a:solidFill>
                                        </a:ln>
                                      </pic:spPr>
                                    </pic:pic>
                                  </a:graphicData>
                                </a:graphic>
                              </wp:inline>
                            </w:drawing>
                          </w:r>
                        </w:p>
                        <w:p w14:paraId="6F2B1FF3" w14:textId="77777777" w:rsidR="00377B5B" w:rsidRDefault="00377B5B" w:rsidP="00377B5B"/>
                      </w:txbxContent>
                    </v:textbox>
                  </v:shape>
                  <v:shape id="Text Box 65" o:spid="_x0000_s1141" type="#_x0000_t202" style="position:absolute;left:20405;top:47;width:38326;height:8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" fillcolor="white [3201]" stroked="f" strokeweight=".5pt">
                    <v:textbox>
                      <w:txbxContent>
                        <w:tbl>
                          <w:tblPr>
                            <w:tblStyle w:val="TableGrid"/>
                            <w:tblW w:w="6278" w:type="dxa"/>
                            <w:tblInd w:w="-5" w:type="dxa"/>
                            <w:tblLook w:val="04A0" w:firstRow="1" w:lastRow="0" w:firstColumn="1" w:lastColumn="0" w:noHBand="0" w:noVBand="1"/>
                          </w:tblPr>
                          <w:tblGrid>
                            <w:gridCol w:w="441"/>
                            <w:gridCol w:w="373"/>
                            <w:gridCol w:w="373"/>
                            <w:gridCol w:w="373"/>
                            <w:gridCol w:w="373"/>
                            <w:gridCol w:w="524"/>
                            <w:gridCol w:w="373"/>
                            <w:gridCol w:w="624"/>
                            <w:gridCol w:w="700"/>
                            <w:gridCol w:w="614"/>
                            <w:gridCol w:w="775"/>
                            <w:gridCol w:w="775"/>
                          </w:tblGrid>
                          <w:tr w:rsidR="00377B5B" w14:paraId="6B3F8327" w14:textId="77777777" w:rsidTr="0000777F">
                            <w:trPr>
                              <w:cantSplit/>
                              <w:trHeight w:val="1087"/>
                            </w:trPr>
                            <w:tc>
                              <w:tcPr>
                                <w:tcW w:w="441" w:type="dxa"/>
                                <w:textDirection w:val="btLr"/>
                              </w:tcPr>
                              <w:p w14:paraId="32531FE8" w14:textId="77777777" w:rsidR="00377B5B" w:rsidRPr="003677BD" w:rsidRDefault="00377B5B" w:rsidP="00406DDE">
                                <w:pPr>
                                  <w:ind w:left="113" w:right="113"/>
                                  <w:rPr>
                                    <w:sz w:val="12"/>
                                    <w:szCs w:val="12"/>
                                  </w:rPr>
                                </w:pPr>
                                <w:r w:rsidRPr="003677BD">
                                  <w:rPr>
                                    <w:b/>
                                    <w:bCs/>
                                    <w:sz w:val="12"/>
                                    <w:szCs w:val="12"/>
                                  </w:rPr>
                                  <w:t>Timepoint</w:t>
                                </w:r>
                              </w:p>
                            </w:tc>
                            <w:tc>
                              <w:tcPr>
                                <w:tcW w:w="373" w:type="dxa"/>
                                <w:textDirection w:val="btLr"/>
                              </w:tcPr>
                              <w:p w14:paraId="39FBDE6C" w14:textId="77777777" w:rsidR="00377B5B" w:rsidRPr="003677BD" w:rsidRDefault="00377B5B" w:rsidP="00406DDE">
                                <w:pPr>
                                  <w:ind w:left="113" w:right="113"/>
                                  <w:rPr>
                                    <w:sz w:val="12"/>
                                    <w:szCs w:val="12"/>
                                  </w:rPr>
                                </w:pPr>
                                <w:r w:rsidRPr="003677BD">
                                  <w:rPr>
                                    <w:b/>
                                    <w:bCs/>
                                    <w:sz w:val="12"/>
                                    <w:szCs w:val="12"/>
                                  </w:rPr>
                                  <w:t>MMSE</w:t>
                                </w:r>
                              </w:p>
                            </w:tc>
                            <w:tc>
                              <w:tcPr>
                                <w:tcW w:w="382" w:type="dxa"/>
                                <w:textDirection w:val="btLr"/>
                              </w:tcPr>
                              <w:p w14:paraId="0E90B898" w14:textId="77777777" w:rsidR="00377B5B" w:rsidRPr="003677BD" w:rsidRDefault="00377B5B" w:rsidP="00406DDE">
                                <w:pPr>
                                  <w:ind w:left="113" w:right="113"/>
                                  <w:rPr>
                                    <w:sz w:val="12"/>
                                    <w:szCs w:val="12"/>
                                  </w:rPr>
                                </w:pPr>
                                <w:r w:rsidRPr="003677BD">
                                  <w:rPr>
                                    <w:b/>
                                    <w:bCs/>
                                    <w:sz w:val="12"/>
                                    <w:szCs w:val="12"/>
                                  </w:rPr>
                                  <w:t>CDRSB</w:t>
                                </w:r>
                              </w:p>
                            </w:tc>
                            <w:tc>
                              <w:tcPr>
                                <w:tcW w:w="373" w:type="dxa"/>
                                <w:textDirection w:val="btLr"/>
                              </w:tcPr>
                              <w:p w14:paraId="61064D26" w14:textId="77777777" w:rsidR="00377B5B" w:rsidRPr="003677BD" w:rsidRDefault="00377B5B" w:rsidP="00406DDE">
                                <w:pPr>
                                  <w:ind w:left="113" w:right="113"/>
                                  <w:rPr>
                                    <w:sz w:val="12"/>
                                    <w:szCs w:val="12"/>
                                  </w:rPr>
                                </w:pPr>
                                <w:r w:rsidRPr="003677BD">
                                  <w:rPr>
                                    <w:b/>
                                    <w:bCs/>
                                    <w:sz w:val="12"/>
                                    <w:szCs w:val="12"/>
                                  </w:rPr>
                                  <w:t>ADAS13</w:t>
                                </w:r>
                              </w:p>
                            </w:tc>
                            <w:tc>
                              <w:tcPr>
                                <w:tcW w:w="373" w:type="dxa"/>
                                <w:textDirection w:val="btLr"/>
                              </w:tcPr>
                              <w:p w14:paraId="49CA91E8" w14:textId="77777777" w:rsidR="00377B5B" w:rsidRPr="003677BD" w:rsidRDefault="00377B5B" w:rsidP="00406DDE">
                                <w:pPr>
                                  <w:ind w:left="113" w:right="113"/>
                                  <w:rPr>
                                    <w:sz w:val="12"/>
                                    <w:szCs w:val="12"/>
                                  </w:rPr>
                                </w:pPr>
                                <w:r w:rsidRPr="003677BD">
                                  <w:rPr>
                                    <w:b/>
                                    <w:bCs/>
                                    <w:sz w:val="12"/>
                                    <w:szCs w:val="12"/>
                                  </w:rPr>
                                  <w:t>FAQ</w:t>
                                </w:r>
                              </w:p>
                            </w:tc>
                            <w:tc>
                              <w:tcPr>
                                <w:tcW w:w="524" w:type="dxa"/>
                                <w:textDirection w:val="btLr"/>
                              </w:tcPr>
                              <w:p w14:paraId="7B4C48B8" w14:textId="77777777" w:rsidR="00377B5B" w:rsidRPr="003677BD" w:rsidRDefault="00377B5B" w:rsidP="00406DDE">
                                <w:pPr>
                                  <w:ind w:left="113" w:right="113"/>
                                  <w:rPr>
                                    <w:b/>
                                    <w:bCs/>
                                    <w:sz w:val="12"/>
                                    <w:szCs w:val="12"/>
                                  </w:rPr>
                                </w:pPr>
                                <w:r w:rsidRPr="003677BD">
                                  <w:rPr>
                                    <w:b/>
                                    <w:bCs/>
                                    <w:sz w:val="12"/>
                                    <w:szCs w:val="12"/>
                                  </w:rPr>
                                  <w:t>RAVLT</w:t>
                                </w:r>
                              </w:p>
                              <w:p w14:paraId="388EBA13" w14:textId="77777777" w:rsidR="00377B5B" w:rsidRPr="003677BD" w:rsidRDefault="00377B5B" w:rsidP="00406DDE">
                                <w:pPr>
                                  <w:ind w:left="113" w:right="113"/>
                                  <w:rPr>
                                    <w:sz w:val="12"/>
                                    <w:szCs w:val="12"/>
                                  </w:rPr>
                                </w:pPr>
                                <w:r w:rsidRPr="003677BD">
                                  <w:rPr>
                                    <w:b/>
                                    <w:bCs/>
                                    <w:sz w:val="12"/>
                                    <w:szCs w:val="12"/>
                                  </w:rPr>
                                  <w:t>Immediate</w:t>
                                </w:r>
                              </w:p>
                            </w:tc>
                            <w:tc>
                              <w:tcPr>
                                <w:tcW w:w="373" w:type="dxa"/>
                                <w:textDirection w:val="btLr"/>
                              </w:tcPr>
                              <w:p w14:paraId="56852EDC" w14:textId="77777777" w:rsidR="00377B5B" w:rsidRPr="003677BD" w:rsidRDefault="00377B5B" w:rsidP="00406DDE">
                                <w:pPr>
                                  <w:ind w:left="113" w:right="113"/>
                                  <w:rPr>
                                    <w:sz w:val="12"/>
                                    <w:szCs w:val="12"/>
                                  </w:rPr>
                                </w:pPr>
                                <w:r w:rsidRPr="003677BD">
                                  <w:rPr>
                                    <w:b/>
                                    <w:bCs/>
                                    <w:sz w:val="12"/>
                                    <w:szCs w:val="12"/>
                                  </w:rPr>
                                  <w:t>APOE4</w:t>
                                </w:r>
                              </w:p>
                            </w:tc>
                            <w:tc>
                              <w:tcPr>
                                <w:tcW w:w="624" w:type="dxa"/>
                                <w:textDirection w:val="btLr"/>
                              </w:tcPr>
                              <w:p w14:paraId="4E63A475" w14:textId="77777777" w:rsidR="00377B5B" w:rsidRPr="003677BD" w:rsidRDefault="00377B5B" w:rsidP="00406DDE">
                                <w:pPr>
                                  <w:ind w:left="113" w:right="113"/>
                                  <w:rPr>
                                    <w:sz w:val="12"/>
                                    <w:szCs w:val="12"/>
                                  </w:rPr>
                                </w:pPr>
                                <w:r w:rsidRPr="003677BD">
                                  <w:rPr>
                                    <w:b/>
                                    <w:bCs/>
                                    <w:sz w:val="12"/>
                                    <w:szCs w:val="12"/>
                                  </w:rPr>
                                  <w:t>FDG</w:t>
                                </w:r>
                              </w:p>
                            </w:tc>
                            <w:tc>
                              <w:tcPr>
                                <w:tcW w:w="651" w:type="dxa"/>
                                <w:textDirection w:val="btLr"/>
                              </w:tcPr>
                              <w:p w14:paraId="5FA903FA" w14:textId="77777777" w:rsidR="00377B5B" w:rsidRPr="003677BD" w:rsidRDefault="00377B5B" w:rsidP="00406DDE">
                                <w:pPr>
                                  <w:ind w:left="113" w:right="113"/>
                                  <w:rPr>
                                    <w:sz w:val="12"/>
                                    <w:szCs w:val="12"/>
                                  </w:rPr>
                                </w:pPr>
                                <w:r w:rsidRPr="003677BD">
                                  <w:rPr>
                                    <w:b/>
                                    <w:bCs/>
                                    <w:sz w:val="12"/>
                                    <w:szCs w:val="12"/>
                                  </w:rPr>
                                  <w:t>AV45</w:t>
                                </w:r>
                              </w:p>
                            </w:tc>
                            <w:tc>
                              <w:tcPr>
                                <w:tcW w:w="614" w:type="dxa"/>
                                <w:textDirection w:val="btLr"/>
                              </w:tcPr>
                              <w:p w14:paraId="720A881A" w14:textId="77777777" w:rsidR="00377B5B" w:rsidRPr="003677BD" w:rsidRDefault="00377B5B" w:rsidP="00406DDE">
                                <w:pPr>
                                  <w:ind w:left="113" w:right="113"/>
                                  <w:rPr>
                                    <w:sz w:val="12"/>
                                    <w:szCs w:val="12"/>
                                  </w:rPr>
                                </w:pPr>
                                <w:r w:rsidRPr="003677BD">
                                  <w:rPr>
                                    <w:b/>
                                    <w:bCs/>
                                    <w:sz w:val="12"/>
                                    <w:szCs w:val="12"/>
                                  </w:rPr>
                                  <w:t>ABETA</w:t>
                                </w:r>
                              </w:p>
                            </w:tc>
                            <w:tc>
                              <w:tcPr>
                                <w:tcW w:w="775" w:type="dxa"/>
                                <w:textDirection w:val="btLr"/>
                              </w:tcPr>
                              <w:p w14:paraId="19143812" w14:textId="77777777" w:rsidR="00377B5B" w:rsidRPr="003677BD" w:rsidRDefault="00377B5B" w:rsidP="00406DDE">
                                <w:pPr>
                                  <w:ind w:left="113" w:right="113"/>
                                  <w:rPr>
                                    <w:b/>
                                    <w:bCs/>
                                    <w:sz w:val="12"/>
                                    <w:szCs w:val="12"/>
                                  </w:rPr>
                                </w:pPr>
                                <w:r w:rsidRPr="003677BD">
                                  <w:rPr>
                                    <w:b/>
                                    <w:bCs/>
                                    <w:sz w:val="12"/>
                                    <w:szCs w:val="12"/>
                                  </w:rPr>
                                  <w:t>Normalized</w:t>
                                </w:r>
                              </w:p>
                              <w:p w14:paraId="37B7D04C" w14:textId="77777777" w:rsidR="00377B5B" w:rsidRPr="003677BD" w:rsidRDefault="00377B5B" w:rsidP="00406DDE">
                                <w:pPr>
                                  <w:ind w:left="113" w:right="113"/>
                                  <w:rPr>
                                    <w:sz w:val="12"/>
                                    <w:szCs w:val="12"/>
                                  </w:rPr>
                                </w:pPr>
                                <w:r w:rsidRPr="003677BD">
                                  <w:rPr>
                                    <w:b/>
                                    <w:bCs/>
                                    <w:sz w:val="12"/>
                                    <w:szCs w:val="12"/>
                                  </w:rPr>
                                  <w:t>Hippocampus</w:t>
                                </w:r>
                              </w:p>
                            </w:tc>
                            <w:tc>
                              <w:tcPr>
                                <w:tcW w:w="775" w:type="dxa"/>
                                <w:textDirection w:val="btLr"/>
                              </w:tcPr>
                              <w:p w14:paraId="21BED192" w14:textId="77777777" w:rsidR="00377B5B" w:rsidRPr="003677BD" w:rsidRDefault="00377B5B" w:rsidP="00406DDE">
                                <w:pPr>
                                  <w:ind w:left="113" w:right="113"/>
                                  <w:rPr>
                                    <w:b/>
                                    <w:bCs/>
                                    <w:sz w:val="12"/>
                                    <w:szCs w:val="12"/>
                                  </w:rPr>
                                </w:pPr>
                                <w:r w:rsidRPr="003677BD">
                                  <w:rPr>
                                    <w:b/>
                                    <w:bCs/>
                                    <w:sz w:val="12"/>
                                    <w:szCs w:val="12"/>
                                  </w:rPr>
                                  <w:t>Normalized</w:t>
                                </w:r>
                              </w:p>
                              <w:p w14:paraId="307A9F56" w14:textId="77777777" w:rsidR="00377B5B" w:rsidRPr="003677BD" w:rsidRDefault="00377B5B" w:rsidP="00406DDE">
                                <w:pPr>
                                  <w:ind w:left="113" w:right="113"/>
                                  <w:rPr>
                                    <w:sz w:val="12"/>
                                    <w:szCs w:val="12"/>
                                  </w:rPr>
                                </w:pPr>
                                <w:r w:rsidRPr="003677BD">
                                  <w:rPr>
                                    <w:b/>
                                    <w:bCs/>
                                    <w:sz w:val="12"/>
                                    <w:szCs w:val="12"/>
                                  </w:rPr>
                                  <w:t>Ventricles</w:t>
                                </w:r>
                              </w:p>
                            </w:tc>
                          </w:tr>
                          <w:tr w:rsidR="00377B5B" w:rsidRPr="008B3388" w14:paraId="077C2F35" w14:textId="77777777" w:rsidTr="0000777F">
                            <w:trPr>
                              <w:trHeight w:val="36"/>
                            </w:trPr>
                            <w:tc>
                              <w:tcPr>
                                <w:tcW w:w="441" w:type="dxa"/>
                                <w:vAlign w:val="center"/>
                                <w:hideMark/>
                              </w:tcPr>
                              <w:p w14:paraId="7E9751F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T0</w:t>
                                </w:r>
                              </w:p>
                            </w:tc>
                            <w:tc>
                              <w:tcPr>
                                <w:tcW w:w="373" w:type="dxa"/>
                                <w:vAlign w:val="center"/>
                                <w:hideMark/>
                              </w:tcPr>
                              <w:p w14:paraId="0E3193F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382" w:type="dxa"/>
                                <w:vAlign w:val="center"/>
                                <w:hideMark/>
                              </w:tcPr>
                              <w:p w14:paraId="1F05DC46"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373" w:type="dxa"/>
                                <w:vAlign w:val="center"/>
                                <w:hideMark/>
                              </w:tcPr>
                              <w:p w14:paraId="3EE01ABC"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8</w:t>
                                </w:r>
                              </w:p>
                            </w:tc>
                            <w:tc>
                              <w:tcPr>
                                <w:tcW w:w="373" w:type="dxa"/>
                                <w:vAlign w:val="center"/>
                                <w:hideMark/>
                              </w:tcPr>
                              <w:p w14:paraId="366E65B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524" w:type="dxa"/>
                                <w:vAlign w:val="center"/>
                                <w:hideMark/>
                              </w:tcPr>
                              <w:p w14:paraId="44408833"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61</w:t>
                                </w:r>
                              </w:p>
                            </w:tc>
                            <w:tc>
                              <w:tcPr>
                                <w:tcW w:w="373" w:type="dxa"/>
                                <w:vAlign w:val="center"/>
                                <w:hideMark/>
                              </w:tcPr>
                              <w:p w14:paraId="7AB5F63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624" w:type="dxa"/>
                                <w:vAlign w:val="center"/>
                                <w:hideMark/>
                              </w:tcPr>
                              <w:p w14:paraId="31B4DA68"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1.2773</w:t>
                                </w:r>
                              </w:p>
                            </w:tc>
                            <w:tc>
                              <w:tcPr>
                                <w:tcW w:w="651" w:type="dxa"/>
                                <w:vAlign w:val="center"/>
                                <w:hideMark/>
                              </w:tcPr>
                              <w:p w14:paraId="022B83A7"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1.22143</w:t>
                                </w:r>
                              </w:p>
                            </w:tc>
                            <w:tc>
                              <w:tcPr>
                                <w:tcW w:w="614" w:type="dxa"/>
                                <w:vAlign w:val="center"/>
                                <w:hideMark/>
                              </w:tcPr>
                              <w:p w14:paraId="5A66562A"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&gt;1700</w:t>
                                </w:r>
                              </w:p>
                            </w:tc>
                            <w:tc>
                              <w:tcPr>
                                <w:tcW w:w="775" w:type="dxa"/>
                                <w:vAlign w:val="center"/>
                                <w:hideMark/>
                              </w:tcPr>
                              <w:p w14:paraId="2304617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0.005826</w:t>
                                </w:r>
                              </w:p>
                            </w:tc>
                            <w:tc>
                              <w:tcPr>
                                <w:tcW w:w="775" w:type="dxa"/>
                                <w:vAlign w:val="center"/>
                                <w:hideMark/>
                              </w:tcPr>
                              <w:p w14:paraId="7A1B6199"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0.009137</w:t>
                                </w:r>
                              </w:p>
                            </w:tc>
                          </w:tr>
                          <w:tr w:rsidR="00377B5B" w:rsidRPr="008B3388" w14:paraId="1589AC7C" w14:textId="77777777" w:rsidTr="0000777F">
                            <w:trPr>
                              <w:trHeight w:val="36"/>
                            </w:trPr>
                            <w:tc>
                              <w:tcPr>
                                <w:tcW w:w="441" w:type="dxa"/>
                                <w:vAlign w:val="center"/>
                                <w:hideMark/>
                              </w:tcPr>
                              <w:p w14:paraId="422BCB36"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T6</w:t>
                                </w:r>
                              </w:p>
                            </w:tc>
                            <w:tc>
                              <w:tcPr>
                                <w:tcW w:w="373" w:type="dxa"/>
                                <w:vAlign w:val="center"/>
                                <w:hideMark/>
                              </w:tcPr>
                              <w:p w14:paraId="251FB0FC"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29</w:t>
                                </w:r>
                              </w:p>
                            </w:tc>
                            <w:tc>
                              <w:tcPr>
                                <w:tcW w:w="382" w:type="dxa"/>
                                <w:vAlign w:val="center"/>
                                <w:hideMark/>
                              </w:tcPr>
                              <w:p w14:paraId="4BD5694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373" w:type="dxa"/>
                                <w:vAlign w:val="center"/>
                                <w:hideMark/>
                              </w:tcPr>
                              <w:p w14:paraId="55345EF9"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4</w:t>
                                </w:r>
                              </w:p>
                            </w:tc>
                            <w:tc>
                              <w:tcPr>
                                <w:tcW w:w="373" w:type="dxa"/>
                                <w:vAlign w:val="center"/>
                                <w:hideMark/>
                              </w:tcPr>
                              <w:p w14:paraId="552C474E"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524" w:type="dxa"/>
                                <w:vAlign w:val="center"/>
                                <w:hideMark/>
                              </w:tcPr>
                              <w:p w14:paraId="1EB854CD"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56</w:t>
                                </w:r>
                              </w:p>
                            </w:tc>
                            <w:tc>
                              <w:tcPr>
                                <w:tcW w:w="373" w:type="dxa"/>
                                <w:vAlign w:val="center"/>
                                <w:hideMark/>
                              </w:tcPr>
                              <w:p w14:paraId="209A11AB"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624" w:type="dxa"/>
                                <w:vAlign w:val="center"/>
                                <w:hideMark/>
                              </w:tcPr>
                              <w:p w14:paraId="51A494C0"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51" w:type="dxa"/>
                                <w:vAlign w:val="center"/>
                                <w:hideMark/>
                              </w:tcPr>
                              <w:p w14:paraId="31EB7C77"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14" w:type="dxa"/>
                                <w:vAlign w:val="center"/>
                                <w:hideMark/>
                              </w:tcPr>
                              <w:p w14:paraId="3212BE98"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75" w:type="dxa"/>
                                <w:vAlign w:val="center"/>
                                <w:hideMark/>
                              </w:tcPr>
                              <w:p w14:paraId="14268D23"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0.005825</w:t>
                                </w:r>
                              </w:p>
                            </w:tc>
                            <w:tc>
                              <w:tcPr>
                                <w:tcW w:w="775" w:type="dxa"/>
                                <w:vAlign w:val="center"/>
                                <w:hideMark/>
                              </w:tcPr>
                              <w:p w14:paraId="260128D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0.009791</w:t>
                                </w:r>
                              </w:p>
                            </w:tc>
                          </w:tr>
                          <w:tr w:rsidR="00377B5B" w:rsidRPr="008B3388" w14:paraId="0E3D6BA5" w14:textId="77777777" w:rsidTr="0000777F">
                            <w:trPr>
                              <w:trHeight w:val="36"/>
                            </w:trPr>
                            <w:tc>
                              <w:tcPr>
                                <w:tcW w:w="441" w:type="dxa"/>
                                <w:vAlign w:val="center"/>
                                <w:hideMark/>
                              </w:tcPr>
                              <w:p w14:paraId="5DAAD0BC"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T12</w:t>
                                </w:r>
                              </w:p>
                            </w:tc>
                            <w:tc>
                              <w:tcPr>
                                <w:tcW w:w="373" w:type="dxa"/>
                                <w:vAlign w:val="center"/>
                                <w:hideMark/>
                              </w:tcPr>
                              <w:p w14:paraId="7D16A54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27</w:t>
                                </w:r>
                              </w:p>
                            </w:tc>
                            <w:tc>
                              <w:tcPr>
                                <w:tcW w:w="382" w:type="dxa"/>
                                <w:vAlign w:val="center"/>
                                <w:hideMark/>
                              </w:tcPr>
                              <w:p w14:paraId="68CF3443"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373" w:type="dxa"/>
                                <w:vAlign w:val="center"/>
                                <w:hideMark/>
                              </w:tcPr>
                              <w:p w14:paraId="7014D34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14</w:t>
                                </w:r>
                              </w:p>
                            </w:tc>
                            <w:tc>
                              <w:tcPr>
                                <w:tcW w:w="373" w:type="dxa"/>
                                <w:vAlign w:val="center"/>
                                <w:hideMark/>
                              </w:tcPr>
                              <w:p w14:paraId="69F9CB3E"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524" w:type="dxa"/>
                                <w:vAlign w:val="center"/>
                                <w:hideMark/>
                              </w:tcPr>
                              <w:p w14:paraId="2EF6E6F6"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45</w:t>
                                </w:r>
                              </w:p>
                            </w:tc>
                            <w:tc>
                              <w:tcPr>
                                <w:tcW w:w="373" w:type="dxa"/>
                                <w:vAlign w:val="center"/>
                                <w:hideMark/>
                              </w:tcPr>
                              <w:p w14:paraId="51073240"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624" w:type="dxa"/>
                                <w:vAlign w:val="center"/>
                                <w:hideMark/>
                              </w:tcPr>
                              <w:p w14:paraId="1C1F94A6"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51" w:type="dxa"/>
                                <w:vAlign w:val="center"/>
                                <w:hideMark/>
                              </w:tcPr>
                              <w:p w14:paraId="02965E27"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14" w:type="dxa"/>
                                <w:vAlign w:val="center"/>
                                <w:hideMark/>
                              </w:tcPr>
                              <w:p w14:paraId="5DA6BA5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775" w:type="dxa"/>
                                <w:vAlign w:val="center"/>
                                <w:hideMark/>
                              </w:tcPr>
                              <w:p w14:paraId="6047499D"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0.005676</w:t>
                                </w:r>
                              </w:p>
                            </w:tc>
                            <w:tc>
                              <w:tcPr>
                                <w:tcW w:w="775" w:type="dxa"/>
                                <w:vAlign w:val="center"/>
                                <w:hideMark/>
                              </w:tcPr>
                              <w:p w14:paraId="29DFEAB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0.009621</w:t>
                                </w:r>
                              </w:p>
                            </w:tc>
                          </w:tr>
                          <w:tr w:rsidR="00377B5B" w:rsidRPr="008B3388" w14:paraId="4F54F0C0" w14:textId="77777777" w:rsidTr="0000777F">
                            <w:trPr>
                              <w:trHeight w:val="36"/>
                            </w:trPr>
                            <w:tc>
                              <w:tcPr>
                                <w:tcW w:w="441" w:type="dxa"/>
                                <w:vAlign w:val="center"/>
                                <w:hideMark/>
                              </w:tcPr>
                              <w:p w14:paraId="65574CA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T24</w:t>
                                </w:r>
                              </w:p>
                            </w:tc>
                            <w:tc>
                              <w:tcPr>
                                <w:tcW w:w="373" w:type="dxa"/>
                                <w:vAlign w:val="center"/>
                                <w:hideMark/>
                              </w:tcPr>
                              <w:p w14:paraId="61241627"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27</w:t>
                                </w:r>
                              </w:p>
                            </w:tc>
                            <w:tc>
                              <w:tcPr>
                                <w:tcW w:w="382" w:type="dxa"/>
                                <w:vAlign w:val="center"/>
                                <w:hideMark/>
                              </w:tcPr>
                              <w:p w14:paraId="4072C98F"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w:t>
                                </w:r>
                              </w:p>
                            </w:tc>
                            <w:tc>
                              <w:tcPr>
                                <w:tcW w:w="373" w:type="dxa"/>
                                <w:vAlign w:val="center"/>
                                <w:hideMark/>
                              </w:tcPr>
                              <w:p w14:paraId="0EAB424D"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6</w:t>
                                </w:r>
                              </w:p>
                            </w:tc>
                            <w:tc>
                              <w:tcPr>
                                <w:tcW w:w="373" w:type="dxa"/>
                                <w:vAlign w:val="center"/>
                                <w:hideMark/>
                              </w:tcPr>
                              <w:p w14:paraId="5B1B4529"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524" w:type="dxa"/>
                                <w:vAlign w:val="center"/>
                                <w:hideMark/>
                              </w:tcPr>
                              <w:p w14:paraId="403910C8"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45</w:t>
                                </w:r>
                              </w:p>
                            </w:tc>
                            <w:tc>
                              <w:tcPr>
                                <w:tcW w:w="373" w:type="dxa"/>
                                <w:vAlign w:val="center"/>
                                <w:hideMark/>
                              </w:tcPr>
                              <w:p w14:paraId="6845AF28"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w:t>
                                </w:r>
                              </w:p>
                            </w:tc>
                            <w:tc>
                              <w:tcPr>
                                <w:tcW w:w="624" w:type="dxa"/>
                                <w:vAlign w:val="center"/>
                                <w:hideMark/>
                              </w:tcPr>
                              <w:p w14:paraId="545D7DF4"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w:t>
                                </w:r>
                              </w:p>
                            </w:tc>
                            <w:tc>
                              <w:tcPr>
                                <w:tcW w:w="651" w:type="dxa"/>
                                <w:vAlign w:val="center"/>
                                <w:hideMark/>
                              </w:tcPr>
                              <w:p w14:paraId="21B5CD1D"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1.1981</w:t>
                                </w:r>
                              </w:p>
                            </w:tc>
                            <w:tc>
                              <w:tcPr>
                                <w:tcW w:w="614" w:type="dxa"/>
                                <w:vAlign w:val="center"/>
                                <w:hideMark/>
                              </w:tcPr>
                              <w:p w14:paraId="568A9259"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&gt;1700</w:t>
                                </w:r>
                              </w:p>
                            </w:tc>
                            <w:tc>
                              <w:tcPr>
                                <w:tcW w:w="775" w:type="dxa"/>
                                <w:vAlign w:val="center"/>
                                <w:hideMark/>
                              </w:tcPr>
                              <w:p w14:paraId="1D1D3EBE"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0.005734</w:t>
                                </w:r>
                              </w:p>
                            </w:tc>
                            <w:tc>
                              <w:tcPr>
                                <w:tcW w:w="775" w:type="dxa"/>
                                <w:vAlign w:val="center"/>
                                <w:hideMark/>
                              </w:tcPr>
                              <w:p w14:paraId="05FCD3C5" w14:textId="77777777" w:rsidR="00377B5B" w:rsidRPr="00523F8E" w:rsidRDefault="00377B5B" w:rsidP="0000777F">
                                <w:pPr>
                                  <w:jc w:val="right"/>
                                  <w:rPr>
                                    <w:rFonts w:ascii="Segoe UI" w:hAnsi="Segoe UI" w:cs="Segoe UI"/>
                                    <w:color w:val="000000"/>
                                    <w:sz w:val="14"/>
                                    <w:szCs w:val="14"/>
                                  </w:rPr>
                                </w:pPr>
                                <w:r w:rsidRPr="0000777F">
                                  <w:rPr>
                                    <w:rFonts w:ascii="Segoe UI" w:hAnsi="Segoe UI" w:cs="Segoe UI"/>
                                    <w:color w:val="000000"/>
                                    <w:sz w:val="14"/>
                                    <w:szCs w:val="14"/>
                                  </w:rPr>
                                  <w:t>0.010015</w:t>
                                </w:r>
                              </w:p>
                            </w:tc>
                          </w:tr>
                        </w:tbl>
                        <w:p w14:paraId="08A4DAD5" w14:textId="77777777" w:rsidR="00377B5B" w:rsidRPr="008B3388" w:rsidRDefault="00377B5B" w:rsidP="00377B5B">
                          <w:pPr>
                            <w:spacing w:after="0" w:line="240" w:lineRule="auto"/>
                            <w:jc w:val="right"/>
                            <w:rPr>
                              <w:rFonts w:ascii="Segoe UI" w:hAnsi="Segoe UI" w:cs="Segoe UI"/>
                              <w:color w:val="000000"/>
                              <w:sz w:val="14"/>
                              <w:szCs w:val="14"/>
                            </w:rPr>
                          </w:pPr>
                        </w:p>
                      </w:txbxContent>
                    </v:textbox>
                  </v:shape>
                </v:group>
                <v:shape id="Text Box 61" o:spid="_x0000_s1142" type="#_x0000_t202" style="position:absolute;left:6654;top:12957;width:51064;height:7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" fillcolor="white [3201]" strokeweight=".5pt">
                  <v:textbox>
                    <w:txbxContent>
                      <w:p w14:paraId="376BD221" w14:textId="77777777" w:rsidR="00377B5B" w:rsidRDefault="00377B5B" w:rsidP="009E7E97">
                        <w:r w:rsidRPr="00505F21">
                          <w:rPr>
                            <w:noProof/>
                            <w:sz w:val="20"/>
                            <w:szCs w:val="20"/>
                          </w:rPr>
                          <w:drawing>
                            <wp:inline distT="0" distB="0" distL="0" distR="0" wp14:anchorId="3E691108" wp14:editId="5FBF3FF6">
                              <wp:extent cx="3733512" cy="631825"/>
                              <wp:effectExtent l="0" t="0" r="635" b="0"/>
                              <wp:docPr id="280759697" name="Picture 1" descr="A graph with blue line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91277" name="Picture 1" descr="A graph with blue lines and red line&#10;&#10;AI-generated content may be incorrect."/>
                                      <pic:cNvPicPr/>
                                    </pic:nvPicPr>
                                    <pic:blipFill>
                                      <a:blip r:embed="rId51"/>
                                      <a:stretch>
                                        <a:fillRect/>
                                      </a:stretch>
                                    </pic:blipFill>
                                    <pic:spPr>
                                      <a:xfrm>
                                        <a:off x="0" y="0"/>
                                        <a:ext cx="3815425" cy="645687"/>
                                      </a:xfrm>
                                      <a:prstGeom prst="rect">
                                        <a:avLst/>
                                      </a:prstGeom>
                                    </pic:spPr>
                                  </pic:pic>
                                </a:graphicData>
                              </a:graphic>
                            </wp:inline>
                          </w:drawing>
                        </w:r>
                      </w:p>
                    </w:txbxContent>
                  </v:textbox>
                </v:shape>
              </v:group>
            </w:pict>
          </mc:Fallback>
        </mc:AlternateContent>
      </w:r>
      <w:r w:rsidR="0093461B">
        <w:rPr>
          <w:noProof/>
          <w:sz w:val="20"/>
          <w:szCs w:val="20"/>
        </w:rPr>
        <mc:AlternateContent>
          <mc:Choice Requires="wps">
            <w:drawing>
              <wp:anchor distT="0" distB="0" distL="114300" distR="114300" simplePos="0" relativeHeight="251982848" behindDoc="0" locked="0" layoutInCell="1" allowOverlap="1" wp14:anchorId="39C77A60" wp14:editId="0AE9B180">
                <wp:simplePos x="0" y="0"/>
                <wp:positionH relativeFrom="column">
                  <wp:posOffset>-1905</wp:posOffset>
                </wp:positionH>
                <wp:positionV relativeFrom="paragraph">
                  <wp:posOffset>66993</wp:posOffset>
                </wp:positionV>
                <wp:extent cx="247650" cy="158750"/>
                <wp:effectExtent l="0" t="0" r="16510" b="12700"/>
                <wp:wrapNone/>
                <wp:docPr id="587095487" name="Rectangle 62"/>
                <wp:cNvGraphicFramePr/>
                <a:graphic xmlns:a="http://schemas.openxmlformats.org/drawingml/2006/main">
                  <a:graphicData uri="http://schemas.microsoft.com/office/word/2010/wordprocessingShape">
                    <wps:wsp>
                      <wps:cNvSpPr/>
                      <wps:spPr>
                        <a:xfrm>
                          <a:off x="0" y="0"/>
                          <a:ext cx="247650" cy="158750"/>
                        </a:xfrm>
                        <a:prstGeom prst="rect">
                          <a:avLst/>
                        </a:prstGeom>
                      </wps:spPr>
                      <wps:style>
                        <a:lnRef idx="2">
                          <a:schemeClr val="dk1"/>
                        </a:lnRef>
                        <a:fillRef idx="1">
                          <a:schemeClr val="lt1"/>
                        </a:fillRef>
                        <a:effectRef idx="0">
                          <a:schemeClr val="dk1"/>
                        </a:effectRef>
                        <a:fontRef idx="minor">
                          <a:schemeClr val="dk1"/>
                        </a:fontRef>
                      </wps:style>
                      <wps:txbx>
                        <w:txbxContent>
                          <w:p w14:paraId="05E865DF" w14:textId="2EE3FC71" w:rsidR="0093461B" w:rsidRPr="00603F99" w:rsidRDefault="0093461B" w:rsidP="0093461B">
                            <w:pPr>
                              <w:jc w:val="center"/>
                              <w:rPr>
                                <w:sz w:val="16"/>
                                <w:szCs w:val="16"/>
                              </w:rPr>
                            </w:pPr>
                            <w:r>
                              <w:rPr>
                                <w:sz w:val="16"/>
                                <w:szCs w:val="16"/>
                              </w:rPr>
                              <w:t>14</w:t>
                            </w:r>
                            <w:r w:rsidR="003C777E">
                              <w:rPr>
                                <w:sz w:val="16"/>
                                <w:szCs w:val="16"/>
                              </w:rPr>
                              <w:t>e</w:t>
                            </w:r>
                          </w:p>
                        </w:txbxContent>
                      </wps:txbx>
                      <wps:bodyPr rot="0" spcFirstLastPara="0" vertOverflow="overflow" horzOverflow="overflow" vert="horz" wrap="none" lIns="18288" tIns="0" rIns="18288"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77A60" id="_x0000_s1143" style="position:absolute;margin-left:-.15pt;margin-top:5.3pt;width:19.5pt;height:12.5pt;z-index:25198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" fillcolor="white [3201]" strokecolor="black [3200]" strokeweight="1pt">
                <v:textbox inset="1.44pt,0,1.44pt,0">
                  <w:txbxContent>
                    <w:p w14:paraId="05E865DF" w14:textId="2EE3FC71" w:rsidR="0093461B" w:rsidRPr="00603F99" w:rsidRDefault="0093461B" w:rsidP="0093461B">
                      <w:pPr>
                        <w:jc w:val="center"/>
                        <w:rPr>
                          <w:sz w:val="16"/>
                          <w:szCs w:val="16"/>
                        </w:rPr>
                      </w:pPr>
                      <w:r>
                        <w:rPr>
                          <w:sz w:val="16"/>
                          <w:szCs w:val="16"/>
                        </w:rPr>
                        <w:t>14</w:t>
                      </w:r>
                      <w:r w:rsidR="003C777E">
                        <w:rPr>
                          <w:sz w:val="16"/>
                          <w:szCs w:val="16"/>
                        </w:rPr>
                        <w:t>e</w:t>
                      </w:r>
                    </w:p>
                  </w:txbxContent>
                </v:textbox>
              </v:rect>
            </w:pict>
          </mc:Fallback>
        </mc:AlternateContent>
      </w:r>
    </w:p>
    <w:p w14:paraId="49989FC1" w14:textId="64D2B204" w:rsidR="00377B5B" w:rsidRDefault="00377B5B" w:rsidP="00377B5B">
      <w:pPr>
        <w:rPr>
          <w:sz w:val="20"/>
          <w:szCs w:val="20"/>
        </w:rPr>
      </w:pPr>
    </w:p>
    <w:p w14:paraId="7F359A42" w14:textId="08B6365A" w:rsidR="00377B5B" w:rsidRDefault="00377B5B" w:rsidP="00377B5B">
      <w:pPr>
        <w:rPr>
          <w:sz w:val="20"/>
          <w:szCs w:val="20"/>
        </w:rPr>
      </w:pPr>
    </w:p>
    <w:p w14:paraId="466BCC70" w14:textId="02F5F971" w:rsidR="00377B5B" w:rsidRDefault="00377B5B" w:rsidP="00377B5B">
      <w:pPr>
        <w:rPr>
          <w:sz w:val="20"/>
          <w:szCs w:val="20"/>
        </w:rPr>
      </w:pPr>
    </w:p>
    <w:p w14:paraId="308EC545" w14:textId="7359E236" w:rsidR="00377B5B" w:rsidRPr="008E69CC" w:rsidRDefault="00377B5B" w:rsidP="00377B5B">
      <w:pPr>
        <w:rPr>
          <w:sz w:val="20"/>
          <w:szCs w:val="20"/>
        </w:rPr>
      </w:pPr>
    </w:p>
    <w:p w14:paraId="7032C713" w14:textId="5DD8EFB8" w:rsidR="00377B5B" w:rsidRDefault="00BA258E" w:rsidP="00377B5B">
      <w:pPr>
        <w:rPr>
          <w:sz w:val="20"/>
          <w:szCs w:val="20"/>
        </w:rPr>
      </w:pPr>
      <w:r>
        <w:rPr>
          <w:noProof/>
          <w:sz w:val="20"/>
          <w:szCs w:val="20"/>
        </w:rPr>
        <mc:AlternateContent>
          <mc:Choice Requires="wps">
            <w:drawing>
              <wp:anchor distT="0" distB="0" distL="114300" distR="114300" simplePos="0" relativeHeight="252014592" behindDoc="0" locked="0" layoutInCell="1" allowOverlap="1" wp14:anchorId="711DDB72" wp14:editId="628A083F">
                <wp:simplePos x="0" y="0"/>
                <wp:positionH relativeFrom="column">
                  <wp:posOffset>4552704</wp:posOffset>
                </wp:positionH>
                <wp:positionV relativeFrom="paragraph">
                  <wp:posOffset>47857</wp:posOffset>
                </wp:positionV>
                <wp:extent cx="1088823" cy="332990"/>
                <wp:effectExtent l="0" t="0" r="16510" b="10160"/>
                <wp:wrapNone/>
                <wp:docPr id="890571866" name="Text Box 70"/>
                <wp:cNvGraphicFramePr/>
                <a:graphic xmlns:a="http://schemas.openxmlformats.org/drawingml/2006/main">
                  <a:graphicData uri="http://schemas.microsoft.com/office/word/2010/wordprocessingShape">
                    <wps:wsp>
                      <wps:cNvSpPr txBox="1"/>
                      <wps:spPr>
                        <a:xfrm>
                          <a:off x="0" y="0"/>
                          <a:ext cx="1088823" cy="332990"/>
                        </a:xfrm>
                        <a:prstGeom prst="rect">
                          <a:avLst/>
                        </a:prstGeom>
                        <a:solidFill>
                          <a:schemeClr val="lt1"/>
                        </a:solidFill>
                        <a:ln w="6350">
                          <a:solidFill>
                            <a:prstClr val="black"/>
                          </a:solidFill>
                        </a:ln>
                      </wps:spPr>
                      <wps:txbx>
                        <w:txbxContent>
                          <w:p w14:paraId="08E75395" w14:textId="07F0F284" w:rsidR="00BA258E" w:rsidRDefault="00BA258E" w:rsidP="00BA258E">
                            <w:pPr>
                              <w:spacing w:after="0"/>
                              <w:jc w:val="both"/>
                              <w:rPr>
                                <w:sz w:val="14"/>
                                <w:szCs w:val="14"/>
                              </w:rPr>
                            </w:pPr>
                            <w:r w:rsidRPr="00442057">
                              <w:rPr>
                                <w:sz w:val="14"/>
                                <w:szCs w:val="14"/>
                              </w:rPr>
                              <w:t>Referenced from Fig.</w:t>
                            </w:r>
                            <w:r>
                              <w:rPr>
                                <w:sz w:val="14"/>
                                <w:szCs w:val="14"/>
                              </w:rPr>
                              <w:t xml:space="preserve"> </w:t>
                            </w:r>
                            <w:r w:rsidRPr="00442057">
                              <w:rPr>
                                <w:sz w:val="14"/>
                                <w:szCs w:val="14"/>
                              </w:rPr>
                              <w:t>3</w:t>
                            </w:r>
                            <w:r>
                              <w:rPr>
                                <w:sz w:val="14"/>
                                <w:szCs w:val="14"/>
                              </w:rPr>
                              <w:t>j</w:t>
                            </w:r>
                          </w:p>
                          <w:p w14:paraId="2D7E39FF" w14:textId="77777777" w:rsidR="00BA258E" w:rsidRPr="00442057" w:rsidRDefault="00BA258E" w:rsidP="00BA258E">
                            <w:pPr>
                              <w:spacing w:after="0"/>
                              <w:rPr>
                                <w:sz w:val="14"/>
                                <w:szCs w:val="14"/>
                              </w:rPr>
                            </w:pPr>
                            <w:r>
                              <w:rPr>
                                <w:sz w:val="14"/>
                                <w:szCs w:val="14"/>
                              </w:rPr>
                              <w:t>(</w:t>
                            </w:r>
                            <w:r w:rsidRPr="00E1340A">
                              <w:rPr>
                                <w:sz w:val="14"/>
                                <w:szCs w:val="14"/>
                              </w:rPr>
                              <w:t>Eslami et al., 2023</w:t>
                            </w:r>
                            <w:r>
                              <w:rPr>
                                <w:sz w:val="14"/>
                                <w:szCs w:val="14"/>
                              </w:rPr>
                              <w:t>)</w:t>
                            </w:r>
                          </w:p>
                          <w:p w14:paraId="5E83AE52" w14:textId="77777777" w:rsidR="00BA258E" w:rsidRPr="00442057" w:rsidRDefault="00BA258E" w:rsidP="00BA258E">
                            <w:pPr>
                              <w:jc w:val="both"/>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DDB72" id="_x0000_s1144" type="#_x0000_t202" style="position:absolute;margin-left:358.5pt;margin-top:3.75pt;width:85.75pt;height:26.2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" fillcolor="white [3201]" strokeweight=".5pt">
                <v:textbox>
                  <w:txbxContent>
                    <w:p w14:paraId="08E75395" w14:textId="07F0F284" w:rsidR="00BA258E" w:rsidRDefault="00BA258E" w:rsidP="00BA258E">
                      <w:pPr>
                        <w:spacing w:after="0"/>
                        <w:jc w:val="both"/>
                        <w:rPr>
                          <w:sz w:val="14"/>
                          <w:szCs w:val="14"/>
                        </w:rPr>
                      </w:pPr>
                      <w:r w:rsidRPr="00442057">
                        <w:rPr>
                          <w:sz w:val="14"/>
                          <w:szCs w:val="14"/>
                        </w:rPr>
                        <w:t>Referenced from Fig.</w:t>
                      </w:r>
                      <w:r>
                        <w:rPr>
                          <w:sz w:val="14"/>
                          <w:szCs w:val="14"/>
                        </w:rPr>
                        <w:t xml:space="preserve"> </w:t>
                      </w:r>
                      <w:r w:rsidRPr="00442057">
                        <w:rPr>
                          <w:sz w:val="14"/>
                          <w:szCs w:val="14"/>
                        </w:rPr>
                        <w:t>3</w:t>
                      </w:r>
                      <w:r>
                        <w:rPr>
                          <w:sz w:val="14"/>
                          <w:szCs w:val="14"/>
                        </w:rPr>
                        <w:t>j</w:t>
                      </w:r>
                    </w:p>
                    <w:p w14:paraId="2D7E39FF" w14:textId="77777777" w:rsidR="00BA258E" w:rsidRPr="00442057" w:rsidRDefault="00BA258E" w:rsidP="00BA258E">
                      <w:pPr>
                        <w:spacing w:after="0"/>
                        <w:rPr>
                          <w:sz w:val="14"/>
                          <w:szCs w:val="14"/>
                        </w:rPr>
                      </w:pPr>
                      <w:r>
                        <w:rPr>
                          <w:sz w:val="14"/>
                          <w:szCs w:val="14"/>
                        </w:rPr>
                        <w:t>(</w:t>
                      </w:r>
                      <w:r w:rsidRPr="00E1340A">
                        <w:rPr>
                          <w:sz w:val="14"/>
                          <w:szCs w:val="14"/>
                        </w:rPr>
                        <w:t>Eslami et al., 2023</w:t>
                      </w:r>
                      <w:r>
                        <w:rPr>
                          <w:sz w:val="14"/>
                          <w:szCs w:val="14"/>
                        </w:rPr>
                        <w:t>)</w:t>
                      </w:r>
                    </w:p>
                    <w:p w14:paraId="5E83AE52" w14:textId="77777777" w:rsidR="00BA258E" w:rsidRPr="00442057" w:rsidRDefault="00BA258E" w:rsidP="00BA258E">
                      <w:pPr>
                        <w:jc w:val="both"/>
                        <w:rPr>
                          <w:sz w:val="14"/>
                          <w:szCs w:val="14"/>
                        </w:rPr>
                      </w:pPr>
                    </w:p>
                  </w:txbxContent>
                </v:textbox>
              </v:shape>
            </w:pict>
          </mc:Fallback>
        </mc:AlternateContent>
      </w:r>
    </w:p>
    <w:p w14:paraId="61D9BE22" w14:textId="57131164" w:rsidR="009B388F" w:rsidRDefault="009B388F" w:rsidP="00377B5B">
      <w:pPr>
        <w:rPr>
          <w:sz w:val="20"/>
          <w:szCs w:val="20"/>
        </w:rPr>
      </w:pPr>
    </w:p>
    <w:p w14:paraId="64D4C082" w14:textId="77777777" w:rsidR="00337A87" w:rsidRDefault="00337A87" w:rsidP="00377B5B">
      <w:pPr>
        <w:rPr>
          <w:sz w:val="20"/>
          <w:szCs w:val="20"/>
        </w:rPr>
      </w:pPr>
    </w:p>
    <w:p w14:paraId="29A9DA06" w14:textId="72C7B1AB" w:rsidR="00BB189D" w:rsidRDefault="00BB189D" w:rsidP="00BB189D">
      <w:pPr>
        <w:rPr>
          <w:b/>
          <w:bCs/>
        </w:rPr>
      </w:pPr>
      <w:r w:rsidRPr="001D7D0C">
        <w:rPr>
          <w:b/>
          <w:bCs/>
        </w:rPr>
        <w:t>Discussion:</w:t>
      </w:r>
    </w:p>
    <w:p w14:paraId="619DCF39" w14:textId="6BF769D5" w:rsidR="00CC58BE" w:rsidRPr="00CC58BE" w:rsidRDefault="00BB189D" w:rsidP="00CC58BE">
      <w:pPr>
        <w:jc w:val="both"/>
        <w:rPr>
          <w:color w:val="7030A0"/>
          <w:sz w:val="20"/>
          <w:szCs w:val="20"/>
        </w:rPr>
      </w:pPr>
      <w:r w:rsidRPr="00CC58BE">
        <w:rPr>
          <w:color w:val="7030A0"/>
          <w:sz w:val="20"/>
          <w:szCs w:val="20"/>
        </w:rPr>
        <w:t>The</w:t>
      </w:r>
      <w:r w:rsidR="007C2236">
        <w:rPr>
          <w:color w:val="7030A0"/>
          <w:sz w:val="20"/>
          <w:szCs w:val="20"/>
        </w:rPr>
        <w:t xml:space="preserve"> </w:t>
      </w:r>
      <w:r w:rsidR="00CC58BE" w:rsidRPr="00CC58BE">
        <w:rPr>
          <w:color w:val="7030A0"/>
          <w:sz w:val="20"/>
          <w:szCs w:val="20"/>
        </w:rPr>
        <w:t>proposed ADPG Classifier framework offers a structured and interpretable solution for predicting Alzheimer’s disease progression across multiple longitudinal time points. By modeling stage-specific probabilities and integrating a confidence metric, the system facilitates informed clinical decision-</w:t>
      </w:r>
      <w:proofErr w:type="gramStart"/>
      <w:r w:rsidR="00CC58BE" w:rsidRPr="00CC58BE">
        <w:rPr>
          <w:color w:val="7030A0"/>
          <w:sz w:val="20"/>
          <w:szCs w:val="20"/>
        </w:rPr>
        <w:t>making—</w:t>
      </w:r>
      <w:proofErr w:type="gramEnd"/>
      <w:r w:rsidR="00CC58BE" w:rsidRPr="00CC58BE">
        <w:rPr>
          <w:color w:val="7030A0"/>
          <w:sz w:val="20"/>
          <w:szCs w:val="20"/>
        </w:rPr>
        <w:t xml:space="preserve">especially valuable in differentiating stable from convertible diagnostic cases. Analysis across the three diagnostic stages (CN, MCI, and AD) revealed substantial overlap in individual features, highlighting the multifactorial nature of AD staging. Consequently, clinicians often rely on multiple data modalities—including </w:t>
      </w:r>
      <w:r w:rsidR="00CC58BE" w:rsidRPr="00CC58BE">
        <w:rPr>
          <w:color w:val="7030A0"/>
          <w:sz w:val="20"/>
          <w:szCs w:val="20"/>
        </w:rPr>
        <w:lastRenderedPageBreak/>
        <w:t>cognitive scores, SUVR values, and fluid biomarkers</w:t>
      </w:r>
      <w:r w:rsidR="00CC58BE">
        <w:rPr>
          <w:color w:val="7030A0"/>
          <w:sz w:val="20"/>
          <w:szCs w:val="20"/>
        </w:rPr>
        <w:t xml:space="preserve">, </w:t>
      </w:r>
      <w:r w:rsidR="00CC58BE" w:rsidRPr="00CC58BE">
        <w:rPr>
          <w:color w:val="7030A0"/>
          <w:sz w:val="20"/>
          <w:szCs w:val="20"/>
        </w:rPr>
        <w:t xml:space="preserve">though the relative importance of each feature can vary between practitioners. This subjectivity introduces variability in diagnostic outcomes. In this context, the ADPG Classifier acts as a standardized decision-support tool that reduces potential bias by quantifying uncertainty and offering probabilistic predictions with confidence scores. Furthermore, by providing a forward-looking trajectory of disease progression, the model enables clinicians to schedule follow-ups more proactively and tailor interventions </w:t>
      </w:r>
      <w:r w:rsidR="00CC58BE">
        <w:rPr>
          <w:color w:val="7030A0"/>
          <w:sz w:val="20"/>
          <w:szCs w:val="20"/>
        </w:rPr>
        <w:t xml:space="preserve">strategically </w:t>
      </w:r>
      <w:r w:rsidR="00CC58BE" w:rsidRPr="00CC58BE">
        <w:rPr>
          <w:color w:val="7030A0"/>
          <w:sz w:val="20"/>
          <w:szCs w:val="20"/>
        </w:rPr>
        <w:t>to patient-specific risk timelines.</w:t>
      </w:r>
    </w:p>
    <w:p w14:paraId="3998B57C" w14:textId="77777777" w:rsidR="00BB189D" w:rsidRPr="005B4710" w:rsidRDefault="00BB189D" w:rsidP="00BB189D">
      <w:pPr>
        <w:pStyle w:val="ListParagraph"/>
        <w:numPr>
          <w:ilvl w:val="0"/>
          <w:numId w:val="11"/>
        </w:numPr>
        <w:rPr>
          <w:b/>
          <w:bCs/>
          <w:sz w:val="20"/>
          <w:szCs w:val="20"/>
        </w:rPr>
      </w:pPr>
      <w:r w:rsidRPr="005B4710">
        <w:rPr>
          <w:b/>
          <w:bCs/>
          <w:sz w:val="20"/>
          <w:szCs w:val="20"/>
        </w:rPr>
        <w:t>Performance Analysis: Stable versus Transitioning Cases</w:t>
      </w:r>
    </w:p>
    <w:p w14:paraId="1F598243" w14:textId="7086D966" w:rsidR="00CC58BE" w:rsidRPr="00CC58BE" w:rsidRDefault="00CC58BE" w:rsidP="00CC58BE">
      <w:pPr>
        <w:jc w:val="both"/>
        <w:rPr>
          <w:color w:val="7030A0"/>
          <w:sz w:val="20"/>
          <w:szCs w:val="20"/>
        </w:rPr>
      </w:pPr>
      <w:r w:rsidRPr="00CC58BE">
        <w:rPr>
          <w:color w:val="7030A0"/>
          <w:sz w:val="20"/>
          <w:szCs w:val="20"/>
        </w:rPr>
        <w:t>The model demonstrated high classification accuracy and confidence for subjects with stable diagnostic trajectories. Some misclassifications were observed among subjects undergoing early-stage transitions, as depicted in Figures 13(a), 13(b), and 14(d). These errors partly reflect the nuanced, non-linear nature of Alzheimer’s disease progression. In contrast to stable cases, prediction performance declined in transitioning cases, largely due to the complex and individualized patterns of change across disease stages. AD progression is not always linear; transient reversals and variable progression rates are common, complicating prediction tasks.</w:t>
      </w:r>
    </w:p>
    <w:p w14:paraId="47E6FE7C" w14:textId="77777777" w:rsidR="00CC58BE" w:rsidRPr="00CC58BE" w:rsidRDefault="00CC58BE" w:rsidP="00CC58BE">
      <w:pPr>
        <w:jc w:val="both"/>
        <w:rPr>
          <w:color w:val="7030A0"/>
          <w:sz w:val="20"/>
          <w:szCs w:val="20"/>
        </w:rPr>
      </w:pPr>
      <w:r w:rsidRPr="00CC58BE">
        <w:rPr>
          <w:color w:val="7030A0"/>
          <w:sz w:val="20"/>
          <w:szCs w:val="20"/>
        </w:rPr>
        <w:t>Despite this complexity, the ADPG Classifier successfully captured meaningful transition patterns in most convertible cases. For many individuals, the model assigned elevated probabilities to the progressive diagnostic class well before an actual transition occurred, with these probabilities increasing steadily across future time points. Notably, cases shown in Figure 12 exemplify the model’s ability to anticipate transitions even beyond the two-year prediction window, indicating that it effectively encodes long-range temporal dependencies from baseline data alone.</w:t>
      </w:r>
    </w:p>
    <w:p w14:paraId="32771FDA" w14:textId="03BDB317" w:rsidR="00BB189D" w:rsidRDefault="00CC58BE" w:rsidP="007434F6">
      <w:pPr>
        <w:jc w:val="both"/>
        <w:rPr>
          <w:sz w:val="20"/>
          <w:szCs w:val="20"/>
        </w:rPr>
      </w:pPr>
      <w:r w:rsidRPr="00CC58BE">
        <w:rPr>
          <w:color w:val="7030A0"/>
          <w:sz w:val="20"/>
          <w:szCs w:val="20"/>
        </w:rPr>
        <w:t>However, the reliance on baseline (T0) data limits the model’s precision in estimating the exact timing of a transition. Moreover, the model exhibited reduced accuracy in handling subjects with fluctuating diagnoses or those progressing through multiple stages within the two-year span—particularly evident in Figure 13(b). These limitations highlight the need for future enhancements that incorporate interim time points or adaptive retraining based on updated patient data to better capture dynamic disease trajectories</w:t>
      </w:r>
    </w:p>
    <w:p w14:paraId="1F0DC4D1" w14:textId="77777777" w:rsidR="00BB189D" w:rsidRDefault="00BB189D" w:rsidP="00BB189D">
      <w:pPr>
        <w:pStyle w:val="ListParagraph"/>
        <w:numPr>
          <w:ilvl w:val="0"/>
          <w:numId w:val="11"/>
        </w:numPr>
        <w:rPr>
          <w:b/>
          <w:bCs/>
          <w:sz w:val="20"/>
          <w:szCs w:val="20"/>
        </w:rPr>
      </w:pPr>
      <w:r>
        <w:rPr>
          <w:b/>
          <w:bCs/>
          <w:sz w:val="20"/>
          <w:szCs w:val="20"/>
        </w:rPr>
        <w:t>Comparison to ML4VISAD</w:t>
      </w:r>
    </w:p>
    <w:p w14:paraId="22DA7C9B" w14:textId="03390988" w:rsidR="008B728C" w:rsidRPr="008B728C" w:rsidRDefault="008B728C" w:rsidP="008B728C">
      <w:pPr>
        <w:jc w:val="both"/>
        <w:rPr>
          <w:color w:val="7030A0"/>
          <w:sz w:val="20"/>
          <w:szCs w:val="20"/>
        </w:rPr>
      </w:pPr>
      <w:r w:rsidRPr="008B728C">
        <w:rPr>
          <w:color w:val="7030A0"/>
          <w:sz w:val="20"/>
          <w:szCs w:val="20"/>
        </w:rPr>
        <w:t>Our</w:t>
      </w:r>
      <w:r>
        <w:rPr>
          <w:color w:val="7030A0"/>
          <w:sz w:val="20"/>
          <w:szCs w:val="20"/>
        </w:rPr>
        <w:t xml:space="preserve"> </w:t>
      </w:r>
      <w:r w:rsidRPr="008B728C">
        <w:rPr>
          <w:color w:val="7030A0"/>
          <w:sz w:val="20"/>
          <w:szCs w:val="20"/>
        </w:rPr>
        <w:t>approach introduces a significant architectural simplification over the ML4VISAD framework while enhancing interpretability and predictive performance. ML4VISAD employed a computationally demanding design that utilized fully connected layers for feature extraction, followed by transposed 2D convolutions to generate pixel-based visualizations. This process, though novel, required substantial computational resources during training and introduced complexity in interpreting the resulting outputs. In contrast, our streamlined architecture replaces the transposed convolutional layers with a deep stack of fully connected layers. These layers first expand the baseline multimodal features and then compress them into a low-dimensional probabilistic representation across diagnostic states and time points. This probability vector is subsequently mapped into a 4×4 grid by a dedicated grid classifier to generate visually interpretable disease progression trajectories.</w:t>
      </w:r>
    </w:p>
    <w:p w14:paraId="6E443880" w14:textId="09F214DE" w:rsidR="00BB189D" w:rsidRPr="008B728C" w:rsidRDefault="008B728C" w:rsidP="008B728C">
      <w:pPr>
        <w:jc w:val="both"/>
        <w:rPr>
          <w:color w:val="7030A0"/>
          <w:sz w:val="20"/>
          <w:szCs w:val="20"/>
        </w:rPr>
      </w:pPr>
      <w:r w:rsidRPr="008B728C">
        <w:rPr>
          <w:color w:val="7030A0"/>
          <w:sz w:val="20"/>
          <w:szCs w:val="20"/>
        </w:rPr>
        <w:t xml:space="preserve">This architectural refinement not only reduced computational overhead but also improved prediction accuracy and yielded clinically meaningful visualizations of disease evolution, as demonstrated in Figure 14. While ML4VISAD marked uncertain regions with opaque black bars at the right edge of its output images, it lacked explicit quantification or interpretability of those uncertainties. To address this shortcoming, we introduced a robust uncertainty quantification strategy by leveraging an ensemble of 25 models. The variability in their predictions was used to compute epistemic uncertainty, which we transformed into confidence scores for </w:t>
      </w:r>
      <w:r w:rsidRPr="008B728C">
        <w:rPr>
          <w:color w:val="7030A0"/>
          <w:sz w:val="20"/>
          <w:szCs w:val="20"/>
        </w:rPr>
        <w:lastRenderedPageBreak/>
        <w:t xml:space="preserve">each time point. These scores provide clinicians with a clearer understanding of the model’s reliability, offering actionable insights </w:t>
      </w:r>
      <w:proofErr w:type="gramStart"/>
      <w:r w:rsidRPr="008B728C">
        <w:rPr>
          <w:color w:val="7030A0"/>
          <w:sz w:val="20"/>
          <w:szCs w:val="20"/>
        </w:rPr>
        <w:t>for</w:t>
      </w:r>
      <w:proofErr w:type="gramEnd"/>
      <w:r w:rsidRPr="008B728C">
        <w:rPr>
          <w:color w:val="7030A0"/>
          <w:sz w:val="20"/>
          <w:szCs w:val="20"/>
        </w:rPr>
        <w:t xml:space="preserve"> patient-specific monitoring and decision-making.</w:t>
      </w:r>
    </w:p>
    <w:p w14:paraId="4A3877A4" w14:textId="77777777" w:rsidR="00BB189D" w:rsidRPr="005B4710" w:rsidRDefault="00BB189D" w:rsidP="00BB189D">
      <w:pPr>
        <w:pStyle w:val="ListParagraph"/>
        <w:numPr>
          <w:ilvl w:val="0"/>
          <w:numId w:val="11"/>
        </w:numPr>
        <w:rPr>
          <w:b/>
          <w:bCs/>
          <w:sz w:val="20"/>
          <w:szCs w:val="20"/>
        </w:rPr>
      </w:pPr>
      <w:r w:rsidRPr="005B4710">
        <w:rPr>
          <w:b/>
          <w:bCs/>
          <w:sz w:val="20"/>
          <w:szCs w:val="20"/>
        </w:rPr>
        <w:t>Study Limitations</w:t>
      </w:r>
    </w:p>
    <w:p w14:paraId="0380E1ED" w14:textId="7C246723" w:rsidR="008B728C" w:rsidRPr="008B728C" w:rsidRDefault="008B728C" w:rsidP="008B728C">
      <w:pPr>
        <w:jc w:val="both"/>
        <w:rPr>
          <w:color w:val="7030A0"/>
          <w:sz w:val="20"/>
          <w:szCs w:val="20"/>
        </w:rPr>
      </w:pPr>
      <w:r w:rsidRPr="008B728C">
        <w:rPr>
          <w:color w:val="7030A0"/>
          <w:sz w:val="20"/>
          <w:szCs w:val="20"/>
        </w:rPr>
        <w:t>Several factors limited the performance and generalizability of the proposed framework. The primary design choice to rely solely on baseline data for predicting two-year progression trajectories, while simplifying data requirements and clinical workflow, inherently restricted the model’s ability to detect intermediate changes between visits. This limitation reduced prediction precision for later time points, particularly at 24 months (T24). Notably, the misclassification rate was higher at T24, especially for transitions occurring within this period, indicating that baseline features alone may not contain sufficient prognostic information to accurately forecast longer-term progression.</w:t>
      </w:r>
    </w:p>
    <w:p w14:paraId="663BBE4F" w14:textId="77777777" w:rsidR="008B728C" w:rsidRPr="008B728C" w:rsidRDefault="008B728C" w:rsidP="008B728C">
      <w:pPr>
        <w:jc w:val="both"/>
        <w:rPr>
          <w:color w:val="7030A0"/>
          <w:sz w:val="20"/>
          <w:szCs w:val="20"/>
        </w:rPr>
      </w:pPr>
      <w:r w:rsidRPr="008B728C">
        <w:rPr>
          <w:color w:val="7030A0"/>
          <w:sz w:val="20"/>
          <w:szCs w:val="20"/>
        </w:rPr>
        <w:t>Another key constraint was the dataset’s imbalanced composition: stable cases outnumbered transitioning cases by approximately 7:1. Within the transitioning subset, the majority represented conversions from MCI to AD. This imbalance likely contributed to the model’s superior predictive accuracy for stable cases and MCI-to-AD converters relative to other transition types, highlighting a potential bias towards the most prevalent progression patterns.</w:t>
      </w:r>
    </w:p>
    <w:p w14:paraId="42D46D5D" w14:textId="77777777" w:rsidR="008B728C" w:rsidRPr="008B728C" w:rsidRDefault="008B728C" w:rsidP="008B728C">
      <w:pPr>
        <w:jc w:val="both"/>
        <w:rPr>
          <w:color w:val="7030A0"/>
          <w:sz w:val="20"/>
          <w:szCs w:val="20"/>
        </w:rPr>
      </w:pPr>
      <w:r w:rsidRPr="008B728C">
        <w:rPr>
          <w:color w:val="7030A0"/>
          <w:sz w:val="20"/>
          <w:szCs w:val="20"/>
        </w:rPr>
        <w:t>Additionally, missing data points across multimodal features necessitated imputation, which may have introduced noise and uncertainty in model training and evaluation. Prediction confidence also declined when the model output showed a more even probability distribution between two diagnostic classes at a given time point. This phenomenon was attributed to increased variance in predictions across the ensemble models, reflecting inherent uncertainty in borderline or ambiguous cases.</w:t>
      </w:r>
    </w:p>
    <w:p w14:paraId="7352B334" w14:textId="640A59D0" w:rsidR="00BB189D" w:rsidRPr="008B728C" w:rsidRDefault="008B728C" w:rsidP="008B728C">
      <w:pPr>
        <w:jc w:val="both"/>
        <w:rPr>
          <w:color w:val="7030A0"/>
          <w:sz w:val="20"/>
          <w:szCs w:val="20"/>
        </w:rPr>
      </w:pPr>
      <w:r w:rsidRPr="008B728C">
        <w:rPr>
          <w:color w:val="7030A0"/>
          <w:sz w:val="20"/>
          <w:szCs w:val="20"/>
        </w:rPr>
        <w:t xml:space="preserve">Future work should explore incorporating longitudinal data beyond baseline and applying methods to address class imbalance and </w:t>
      </w:r>
      <w:r>
        <w:rPr>
          <w:color w:val="7030A0"/>
          <w:sz w:val="20"/>
          <w:szCs w:val="20"/>
        </w:rPr>
        <w:t>the missing data challenge</w:t>
      </w:r>
      <w:r w:rsidRPr="008B728C">
        <w:rPr>
          <w:color w:val="7030A0"/>
          <w:sz w:val="20"/>
          <w:szCs w:val="20"/>
        </w:rPr>
        <w:t xml:space="preserve"> more </w:t>
      </w:r>
      <w:r>
        <w:rPr>
          <w:color w:val="7030A0"/>
          <w:sz w:val="20"/>
          <w:szCs w:val="20"/>
        </w:rPr>
        <w:t>effectively</w:t>
      </w:r>
      <w:r w:rsidRPr="008B728C">
        <w:rPr>
          <w:color w:val="7030A0"/>
          <w:sz w:val="20"/>
          <w:szCs w:val="20"/>
        </w:rPr>
        <w:t>, thereby enhancing prediction accuracy and clinical utility across diverse disease trajectories.</w:t>
      </w:r>
    </w:p>
    <w:p w14:paraId="46B1CFEC" w14:textId="77777777" w:rsidR="00BB189D" w:rsidRPr="005B4710" w:rsidRDefault="00BB189D" w:rsidP="00BB189D">
      <w:pPr>
        <w:pStyle w:val="ListParagraph"/>
        <w:numPr>
          <w:ilvl w:val="0"/>
          <w:numId w:val="11"/>
        </w:numPr>
        <w:rPr>
          <w:b/>
          <w:bCs/>
          <w:sz w:val="20"/>
          <w:szCs w:val="20"/>
        </w:rPr>
      </w:pPr>
      <w:r w:rsidRPr="005B4710">
        <w:rPr>
          <w:b/>
          <w:bCs/>
          <w:sz w:val="20"/>
          <w:szCs w:val="20"/>
        </w:rPr>
        <w:t>Future Work</w:t>
      </w:r>
    </w:p>
    <w:p w14:paraId="746E4B5C" w14:textId="53F1EAE5" w:rsidR="00CE60F2" w:rsidRPr="00CE60F2" w:rsidRDefault="00CE60F2" w:rsidP="00CE60F2">
      <w:pPr>
        <w:jc w:val="both"/>
        <w:rPr>
          <w:color w:val="7030A0"/>
          <w:sz w:val="20"/>
          <w:szCs w:val="20"/>
        </w:rPr>
      </w:pPr>
      <w:r w:rsidRPr="00CE60F2">
        <w:rPr>
          <w:color w:val="7030A0"/>
          <w:sz w:val="20"/>
          <w:szCs w:val="20"/>
        </w:rPr>
        <w:t>To overcome current limitations, future work will prioritize more rigorous dataset curation with the aims to improve class balance, reduce the prevalence of missing data, and increase the inclusion of subjects who convert between diagnostic categories at varying timepoints. These enhancements are expected to strengthen the model’s generalizability and mitigate the prediction variability observed across ensemble members.</w:t>
      </w:r>
    </w:p>
    <w:p w14:paraId="6B6CAA6A" w14:textId="77777777" w:rsidR="00CE60F2" w:rsidRPr="00CE60F2" w:rsidRDefault="00CE60F2" w:rsidP="00CE60F2">
      <w:pPr>
        <w:jc w:val="both"/>
        <w:rPr>
          <w:color w:val="7030A0"/>
          <w:sz w:val="20"/>
          <w:szCs w:val="20"/>
        </w:rPr>
      </w:pPr>
      <w:r w:rsidRPr="00CE60F2">
        <w:rPr>
          <w:color w:val="7030A0"/>
          <w:sz w:val="20"/>
          <w:szCs w:val="20"/>
        </w:rPr>
        <w:t xml:space="preserve">On the architectural front, we plan to advance the current framework by integrating Graph Convolutional Networks (GCNs) combined with Transformer-based attention mechanisms. This hybrid design will enable the model to simultaneously capture spatial relationships among multimodal features and temporal dependencies across longitudinal data. Unlike traditional architectures, this approach has the potential to natively accommodate incomplete data without requiring explicit imputation, directly addressing existing data quality challenges. Moreover, the attention mechanism within the Transformer is anticipated to improve model robustness by dynamically prioritizing features based on their contextual relevance to disease progression, thereby reducing variance in output predictions and enhancing interpretability. </w:t>
      </w:r>
    </w:p>
    <w:p w14:paraId="05870E4A" w14:textId="77777777" w:rsidR="00A6524D" w:rsidRDefault="00BB189D" w:rsidP="00BB189D">
      <w:pPr>
        <w:rPr>
          <w:b/>
          <w:bCs/>
        </w:rPr>
      </w:pPr>
      <w:r w:rsidRPr="00D500B9">
        <w:rPr>
          <w:b/>
          <w:bCs/>
        </w:rPr>
        <w:t>Conclusion</w:t>
      </w:r>
    </w:p>
    <w:p w14:paraId="4A46C87A" w14:textId="293BED8C" w:rsidR="00A6524D" w:rsidRPr="00A6524D" w:rsidRDefault="00BB189D" w:rsidP="00A6524D">
      <w:pPr>
        <w:jc w:val="both"/>
        <w:rPr>
          <w:color w:val="7030A0"/>
          <w:sz w:val="20"/>
          <w:szCs w:val="20"/>
        </w:rPr>
      </w:pPr>
      <w:r w:rsidRPr="00A6524D">
        <w:rPr>
          <w:color w:val="7030A0"/>
          <w:sz w:val="20"/>
          <w:szCs w:val="20"/>
        </w:rPr>
        <w:t xml:space="preserve">Alzheimer’s disease affects millions of individuals globally, with pathological changes occurring years before the onset of overt clinical symptoms. One of the persistent challenges lies in accurately estimating the rate and direction of disease progression, necessitating periodic assessments to monitor disease progression. </w:t>
      </w:r>
      <w:r w:rsidRPr="00A6524D">
        <w:rPr>
          <w:color w:val="7030A0"/>
          <w:sz w:val="20"/>
          <w:szCs w:val="20"/>
        </w:rPr>
        <w:lastRenderedPageBreak/>
        <w:t>Therefore, we aimed t</w:t>
      </w:r>
      <w:r w:rsidR="00FC0087" w:rsidRPr="00A6524D">
        <w:rPr>
          <w:color w:val="7030A0"/>
          <w:sz w:val="20"/>
          <w:szCs w:val="20"/>
        </w:rPr>
        <w:t xml:space="preserve">o </w:t>
      </w:r>
      <w:r w:rsidRPr="00A6524D">
        <w:rPr>
          <w:color w:val="7030A0"/>
          <w:sz w:val="20"/>
          <w:szCs w:val="20"/>
        </w:rPr>
        <w:t xml:space="preserve">address this gap and developed a new framework backed by a machine learning model to estimate the probabilistic trajectory of Alzheimer’s disease over two years using only baseline data. </w:t>
      </w:r>
      <w:r w:rsidR="00A6524D" w:rsidRPr="00A6524D">
        <w:rPr>
          <w:color w:val="7030A0"/>
          <w:sz w:val="20"/>
          <w:szCs w:val="20"/>
        </w:rPr>
        <w:t xml:space="preserve">Its backbone, the </w:t>
      </w:r>
      <w:proofErr w:type="spellStart"/>
      <w:r w:rsidR="00A6524D" w:rsidRPr="00A6524D">
        <w:rPr>
          <w:color w:val="7030A0"/>
          <w:sz w:val="20"/>
          <w:szCs w:val="20"/>
        </w:rPr>
        <w:t>AlzProgNet</w:t>
      </w:r>
      <w:proofErr w:type="spellEnd"/>
      <w:r w:rsidR="00A6524D" w:rsidRPr="00A6524D">
        <w:rPr>
          <w:color w:val="7030A0"/>
          <w:sz w:val="20"/>
          <w:szCs w:val="20"/>
        </w:rPr>
        <w:t xml:space="preserve"> architecture incorporates grouped categorical cross-entropy (GCCE) loss and a robust ensemble of independently trained networks, yielding improved resistance to ambiguous or atypical diagnosis labels and variability in disease trajectories. </w:t>
      </w:r>
      <w:r w:rsidRPr="00A6524D">
        <w:rPr>
          <w:color w:val="7030A0"/>
          <w:sz w:val="20"/>
          <w:szCs w:val="20"/>
        </w:rPr>
        <w:t>The machine learning model encodes baseline data to long-range temporal patterns to generate probability distributions at baseline, six months, twelve months, and twenty-four months. The probabilistic outputs are further integrated into a grid-based classifier to generate an interpretable visualization</w:t>
      </w:r>
      <w:r w:rsidR="00A6524D" w:rsidRPr="00A6524D">
        <w:rPr>
          <w:color w:val="7030A0"/>
          <w:sz w:val="20"/>
          <w:szCs w:val="20"/>
        </w:rPr>
        <w:t xml:space="preserve"> platform</w:t>
      </w:r>
      <w:r w:rsidRPr="00A6524D">
        <w:rPr>
          <w:color w:val="7030A0"/>
          <w:sz w:val="20"/>
          <w:szCs w:val="20"/>
        </w:rPr>
        <w:t xml:space="preserve">. </w:t>
      </w:r>
    </w:p>
    <w:p w14:paraId="6109A036" w14:textId="7E17831D" w:rsidR="00A6524D" w:rsidRPr="00A6524D" w:rsidRDefault="00A6524D" w:rsidP="00A6524D">
      <w:pPr>
        <w:jc w:val="both"/>
        <w:rPr>
          <w:color w:val="7030A0"/>
          <w:sz w:val="20"/>
          <w:szCs w:val="20"/>
        </w:rPr>
      </w:pPr>
      <w:r w:rsidRPr="00A6524D">
        <w:rPr>
          <w:color w:val="7030A0"/>
          <w:sz w:val="20"/>
          <w:szCs w:val="20"/>
        </w:rPr>
        <w:t>The classifier not only achieved high accuracy for stable cases but also showed strong performance in identifying cases of clinical conversion, often predicting transitions months in advance of expert-confirmed diagnoses. Its novel 4×4 visual grid framework supports quantifiable and more meaningful decision-making by integrating prediction probabilities with uncertainty quantification, a critical advancement for clinical translation. Furthermore, the ADPG Classifier demonstrated improvements over the prior ML4VISAD model in terms of computational efficiency, interpretability, and reliability under class imbalance and missing data conditions.</w:t>
      </w:r>
    </w:p>
    <w:p w14:paraId="6A78D3F8" w14:textId="3912D396" w:rsidR="00BB189D" w:rsidRDefault="00A6524D" w:rsidP="00A6524D">
      <w:pPr>
        <w:jc w:val="both"/>
        <w:rPr>
          <w:color w:val="7030A0"/>
          <w:sz w:val="20"/>
          <w:szCs w:val="20"/>
        </w:rPr>
      </w:pPr>
      <w:r w:rsidRPr="00A6524D">
        <w:rPr>
          <w:color w:val="7030A0"/>
          <w:sz w:val="20"/>
          <w:szCs w:val="20"/>
        </w:rPr>
        <w:t xml:space="preserve">While challenges </w:t>
      </w:r>
      <w:proofErr w:type="gramStart"/>
      <w:r w:rsidRPr="00A6524D">
        <w:rPr>
          <w:color w:val="7030A0"/>
          <w:sz w:val="20"/>
          <w:szCs w:val="20"/>
        </w:rPr>
        <w:t>remain—</w:t>
      </w:r>
      <w:proofErr w:type="gramEnd"/>
      <w:r w:rsidRPr="00A6524D">
        <w:rPr>
          <w:color w:val="7030A0"/>
          <w:sz w:val="20"/>
          <w:szCs w:val="20"/>
        </w:rPr>
        <w:t xml:space="preserve">including the need to address intermediate progression states and </w:t>
      </w:r>
      <w:proofErr w:type="gramStart"/>
      <w:r w:rsidRPr="00A6524D">
        <w:rPr>
          <w:color w:val="7030A0"/>
          <w:sz w:val="20"/>
          <w:szCs w:val="20"/>
        </w:rPr>
        <w:t>optimize for</w:t>
      </w:r>
      <w:proofErr w:type="gramEnd"/>
      <w:r w:rsidRPr="00A6524D">
        <w:rPr>
          <w:color w:val="7030A0"/>
          <w:sz w:val="20"/>
          <w:szCs w:val="20"/>
        </w:rPr>
        <w:t xml:space="preserve"> rare conversion </w:t>
      </w:r>
      <w:proofErr w:type="gramStart"/>
      <w:r w:rsidRPr="00A6524D">
        <w:rPr>
          <w:color w:val="7030A0"/>
          <w:sz w:val="20"/>
          <w:szCs w:val="20"/>
        </w:rPr>
        <w:t>paths—</w:t>
      </w:r>
      <w:proofErr w:type="gramEnd"/>
      <w:r w:rsidRPr="00A6524D">
        <w:rPr>
          <w:color w:val="7030A0"/>
          <w:sz w:val="20"/>
          <w:szCs w:val="20"/>
        </w:rPr>
        <w:t xml:space="preserve">this work lays a foundation for scalable, personalized care planning in Alzheimer's disease. Future development will explore graph-based temporal models and attention mechanisms to enhance longitudinal pattern recognition and further mitigate data sparsity. Ultimately, the ADPG Classifier offers a promising pathway toward real-time clinical decision support, aiding early intervention strategies and reducing diagnostic ambiguity in complex neurodegenerative trajectories. </w:t>
      </w:r>
      <w:r w:rsidR="00BB189D" w:rsidRPr="00A6524D">
        <w:rPr>
          <w:color w:val="7030A0"/>
          <w:sz w:val="20"/>
          <w:szCs w:val="20"/>
        </w:rPr>
        <w:t xml:space="preserve">Additionally, confidence scores for each prediction period in the visualizer present practitioners with access to the reliability of the model’s forecasts. </w:t>
      </w:r>
    </w:p>
    <w:p w14:paraId="1C3061A3" w14:textId="6981A6E3" w:rsidR="00135268" w:rsidRPr="00135268" w:rsidRDefault="00135268" w:rsidP="00A6524D">
      <w:pPr>
        <w:jc w:val="both"/>
        <w:rPr>
          <w:b/>
          <w:bCs/>
          <w:color w:val="7030A0"/>
          <w:sz w:val="20"/>
          <w:szCs w:val="20"/>
        </w:rPr>
      </w:pPr>
      <w:r w:rsidRPr="00135268">
        <w:rPr>
          <w:b/>
          <w:bCs/>
          <w:color w:val="7030A0"/>
          <w:sz w:val="20"/>
          <w:szCs w:val="20"/>
        </w:rPr>
        <w:t>Acknowledgements:</w:t>
      </w:r>
    </w:p>
    <w:p w14:paraId="0051CE76" w14:textId="31A90C71" w:rsidR="00135268" w:rsidRPr="00A6524D" w:rsidRDefault="00135268" w:rsidP="00135268">
      <w:pPr>
        <w:jc w:val="both"/>
        <w:rPr>
          <w:color w:val="7030A0"/>
          <w:sz w:val="20"/>
          <w:szCs w:val="20"/>
        </w:rPr>
      </w:pPr>
      <w:r w:rsidRPr="00135268">
        <w:rPr>
          <w:color w:val="7030A0"/>
          <w:sz w:val="20"/>
          <w:szCs w:val="20"/>
        </w:rPr>
        <w:t xml:space="preserve">This research is supported by the National Science Foundation (NSF) under grants </w:t>
      </w:r>
      <w:proofErr w:type="gramStart"/>
      <w:r w:rsidRPr="00135268">
        <w:rPr>
          <w:color w:val="7030A0"/>
          <w:sz w:val="20"/>
          <w:szCs w:val="20"/>
        </w:rPr>
        <w:t xml:space="preserve">CNS1920182, </w:t>
      </w:r>
      <w:r>
        <w:rPr>
          <w:color w:val="7030A0"/>
          <w:sz w:val="20"/>
          <w:szCs w:val="20"/>
        </w:rPr>
        <w:t>and</w:t>
      </w:r>
      <w:proofErr w:type="gramEnd"/>
      <w:r>
        <w:rPr>
          <w:color w:val="7030A0"/>
          <w:sz w:val="20"/>
          <w:szCs w:val="20"/>
        </w:rPr>
        <w:t xml:space="preserve"> </w:t>
      </w:r>
      <w:r w:rsidRPr="00135268">
        <w:rPr>
          <w:color w:val="7030A0"/>
          <w:sz w:val="20"/>
          <w:szCs w:val="20"/>
        </w:rPr>
        <w:t xml:space="preserve">CNS-2018611, </w:t>
      </w:r>
      <w:r>
        <w:rPr>
          <w:color w:val="7030A0"/>
          <w:sz w:val="20"/>
          <w:szCs w:val="20"/>
        </w:rPr>
        <w:t xml:space="preserve">and NIH grants: </w:t>
      </w:r>
      <w:r w:rsidRPr="00135268">
        <w:rPr>
          <w:color w:val="7030A0"/>
          <w:sz w:val="20"/>
          <w:szCs w:val="20"/>
        </w:rPr>
        <w:t>NIA/NIH 5R01AG061106-02, NIA/NIH 5R01AG047649-05,</w:t>
      </w:r>
      <w:r>
        <w:rPr>
          <w:color w:val="7030A0"/>
          <w:sz w:val="20"/>
          <w:szCs w:val="20"/>
        </w:rPr>
        <w:t xml:space="preserve"> </w:t>
      </w:r>
      <w:r w:rsidRPr="00135268">
        <w:rPr>
          <w:color w:val="7030A0"/>
          <w:sz w:val="20"/>
          <w:szCs w:val="20"/>
        </w:rPr>
        <w:t>and the NIA/NIH 1P30AG066506-01 with the 1Florida ADRC.</w:t>
      </w:r>
    </w:p>
    <w:p w14:paraId="001594C8" w14:textId="77777777" w:rsidR="00277851" w:rsidRPr="001F44E2" w:rsidRDefault="00277851" w:rsidP="00CB5A94">
      <w:pPr>
        <w:spacing w:after="120"/>
        <w:outlineLvl w:val="2"/>
        <w:rPr>
          <w:b/>
          <w:bCs/>
          <w:sz w:val="20"/>
          <w:szCs w:val="20"/>
        </w:rPr>
      </w:pPr>
      <w:r w:rsidRPr="001F44E2">
        <w:rPr>
          <w:b/>
          <w:bCs/>
          <w:sz w:val="20"/>
          <w:szCs w:val="20"/>
        </w:rPr>
        <w:t>References</w:t>
      </w:r>
    </w:p>
    <w:p w14:paraId="35D542AA" w14:textId="5FA7A64A" w:rsidR="00C4003F" w:rsidRDefault="00C4003F" w:rsidP="001F44E2">
      <w:pPr>
        <w:pStyle w:val="ListParagraph"/>
        <w:numPr>
          <w:ilvl w:val="0"/>
          <w:numId w:val="1"/>
        </w:numPr>
        <w:spacing w:after="120"/>
        <w:contextualSpacing w:val="0"/>
        <w:jc w:val="both"/>
        <w:rPr>
          <w:sz w:val="20"/>
          <w:szCs w:val="20"/>
        </w:rPr>
      </w:pPr>
      <w:proofErr w:type="spellStart"/>
      <w:r w:rsidRPr="00C4003F">
        <w:rPr>
          <w:sz w:val="20"/>
          <w:szCs w:val="20"/>
        </w:rPr>
        <w:t>Adjouadi</w:t>
      </w:r>
      <w:proofErr w:type="spellEnd"/>
      <w:r w:rsidRPr="00C4003F">
        <w:rPr>
          <w:sz w:val="20"/>
          <w:szCs w:val="20"/>
        </w:rPr>
        <w:t xml:space="preserve">, M., Eslami, M., &amp; </w:t>
      </w:r>
      <w:proofErr w:type="spellStart"/>
      <w:r w:rsidRPr="00C4003F">
        <w:rPr>
          <w:sz w:val="20"/>
          <w:szCs w:val="20"/>
        </w:rPr>
        <w:t>Tabarestani</w:t>
      </w:r>
      <w:proofErr w:type="spellEnd"/>
      <w:r w:rsidRPr="00C4003F">
        <w:rPr>
          <w:sz w:val="20"/>
          <w:szCs w:val="20"/>
        </w:rPr>
        <w:t>, S. (2024). Systems and methods for color-coded visualization to aid in diagnosis and prognosis of Alzheimer's (U.S. Patent No. 11,989,932). U.S. Patent and Trademark Office.</w:t>
      </w:r>
      <w:r w:rsidR="00830E05">
        <w:rPr>
          <w:sz w:val="20"/>
          <w:szCs w:val="20"/>
        </w:rPr>
        <w:t xml:space="preserve"> </w:t>
      </w:r>
    </w:p>
    <w:p w14:paraId="56F96EA2" w14:textId="68699710"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Alzheimer’s Disease Neuroimaging Initiative (ADNI). (2024). ADNIMERGE dataset (Version: 2024_Q1) [Data set]. </w:t>
      </w:r>
      <w:hyperlink r:id="rId52" w:history="1">
        <w:r w:rsidRPr="001F44E2">
          <w:rPr>
            <w:rStyle w:val="Hyperlink"/>
            <w:sz w:val="20"/>
            <w:szCs w:val="20"/>
          </w:rPr>
          <w:t>http://adni.loni.usc.edu/</w:t>
        </w:r>
      </w:hyperlink>
    </w:p>
    <w:p w14:paraId="3A161C9D" w14:textId="77777777" w:rsidR="00277851" w:rsidRPr="001F44E2" w:rsidRDefault="00277851" w:rsidP="001F44E2">
      <w:pPr>
        <w:pStyle w:val="ListParagraph"/>
        <w:numPr>
          <w:ilvl w:val="0"/>
          <w:numId w:val="1"/>
        </w:numPr>
        <w:spacing w:after="120"/>
        <w:contextualSpacing w:val="0"/>
        <w:jc w:val="both"/>
        <w:rPr>
          <w:sz w:val="20"/>
          <w:szCs w:val="20"/>
        </w:rPr>
      </w:pPr>
      <w:r w:rsidRPr="001F44E2">
        <w:rPr>
          <w:rStyle w:val="Strong"/>
          <w:b w:val="0"/>
          <w:bCs w:val="0"/>
          <w:sz w:val="20"/>
          <w:szCs w:val="20"/>
        </w:rPr>
        <w:t>Alzheimer’s Association</w:t>
      </w:r>
      <w:r w:rsidRPr="001F44E2">
        <w:rPr>
          <w:rStyle w:val="Strong"/>
          <w:sz w:val="20"/>
          <w:szCs w:val="20"/>
        </w:rPr>
        <w:t>.</w:t>
      </w:r>
      <w:r w:rsidRPr="001F44E2">
        <w:rPr>
          <w:sz w:val="20"/>
          <w:szCs w:val="20"/>
        </w:rPr>
        <w:t xml:space="preserve"> (2024). </w:t>
      </w:r>
      <w:r w:rsidRPr="001F44E2">
        <w:rPr>
          <w:rStyle w:val="Emphasis"/>
          <w:sz w:val="20"/>
          <w:szCs w:val="20"/>
        </w:rPr>
        <w:t>2024 Alzheimer’s disease facts and figures</w:t>
      </w:r>
      <w:r w:rsidRPr="001F44E2">
        <w:rPr>
          <w:sz w:val="20"/>
          <w:szCs w:val="20"/>
        </w:rPr>
        <w:t xml:space="preserve"> [PDF]. </w:t>
      </w:r>
      <w:r w:rsidRPr="001F44E2">
        <w:rPr>
          <w:rStyle w:val="Emphasis"/>
          <w:sz w:val="20"/>
          <w:szCs w:val="20"/>
        </w:rPr>
        <w:t>Alzheimer's &amp; Dementia</w:t>
      </w:r>
      <w:r w:rsidRPr="001F44E2">
        <w:rPr>
          <w:sz w:val="20"/>
          <w:szCs w:val="20"/>
        </w:rPr>
        <w:t xml:space="preserve">, </w:t>
      </w:r>
      <w:r w:rsidRPr="001F44E2">
        <w:rPr>
          <w:rStyle w:val="Emphasis"/>
          <w:sz w:val="20"/>
          <w:szCs w:val="20"/>
        </w:rPr>
        <w:t>20</w:t>
      </w:r>
      <w:r w:rsidRPr="001F44E2">
        <w:rPr>
          <w:sz w:val="20"/>
          <w:szCs w:val="20"/>
        </w:rPr>
        <w:t xml:space="preserve">(5). Retrieved from </w:t>
      </w:r>
      <w:hyperlink r:id="rId53" w:tgtFrame="_new" w:history="1">
        <w:r w:rsidRPr="001F44E2">
          <w:rPr>
            <w:rStyle w:val="Hyperlink"/>
            <w:sz w:val="20"/>
            <w:szCs w:val="20"/>
          </w:rPr>
          <w:t>https://www.alz.org/getmedia/76e51bb6-c003-4d84-8019-e0779d8c4e8d/alzheimers-facts-and-figures.pdf</w:t>
        </w:r>
      </w:hyperlink>
    </w:p>
    <w:p w14:paraId="11A30142" w14:textId="77777777" w:rsidR="008C26F8" w:rsidRDefault="008C26F8" w:rsidP="001F44E2">
      <w:pPr>
        <w:pStyle w:val="ListParagraph"/>
        <w:numPr>
          <w:ilvl w:val="0"/>
          <w:numId w:val="1"/>
        </w:numPr>
        <w:spacing w:after="120"/>
        <w:contextualSpacing w:val="0"/>
        <w:jc w:val="both"/>
        <w:rPr>
          <w:sz w:val="20"/>
          <w:szCs w:val="20"/>
        </w:rPr>
      </w:pPr>
      <w:r w:rsidRPr="008C26F8">
        <w:rPr>
          <w:sz w:val="20"/>
          <w:szCs w:val="20"/>
        </w:rPr>
        <w:t>Anoop, A., Singh, P. K., Jacob, R. S., &amp; Maji, S. K. (2010). CSF biomarkers for Alzheimer's disease diagnosis. International Journal of Alzheimer’s Disease, 2010, Article 606802</w:t>
      </w:r>
    </w:p>
    <w:p w14:paraId="7D547964" w14:textId="03814790"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Bateman, R. J., Xiong, C., Benzinger, T. L., Fagan, A. M., Goate, A., Fox, N. C., ... &amp; Morris, J. C. (2012). Clinical and biomarker changes in dominantly inherited Alzheimer’s disease. </w:t>
      </w:r>
      <w:r w:rsidRPr="001F44E2">
        <w:rPr>
          <w:i/>
          <w:iCs/>
          <w:sz w:val="20"/>
          <w:szCs w:val="20"/>
        </w:rPr>
        <w:t>New England Journal of Medicine, 367</w:t>
      </w:r>
      <w:r w:rsidRPr="001F44E2">
        <w:rPr>
          <w:sz w:val="20"/>
          <w:szCs w:val="20"/>
        </w:rPr>
        <w:t>(9), 795–804. https://doi.org/10.1056/NEJMoa1202753</w:t>
      </w:r>
    </w:p>
    <w:p w14:paraId="2CC1E0AC" w14:textId="77777777" w:rsidR="00277851" w:rsidRPr="001F44E2" w:rsidRDefault="00277851" w:rsidP="001F44E2">
      <w:pPr>
        <w:pStyle w:val="ListParagraph"/>
        <w:numPr>
          <w:ilvl w:val="0"/>
          <w:numId w:val="1"/>
        </w:numPr>
        <w:spacing w:after="120"/>
        <w:contextualSpacing w:val="0"/>
        <w:rPr>
          <w:rFonts w:eastAsia="Times New Roman" w:cs="Times New Roman"/>
          <w:kern w:val="0"/>
          <w:sz w:val="20"/>
          <w:szCs w:val="20"/>
          <w14:ligatures w14:val="none"/>
        </w:rPr>
      </w:pPr>
      <w:r w:rsidRPr="001F44E2">
        <w:rPr>
          <w:rFonts w:eastAsia="Times New Roman" w:cs="Times New Roman"/>
          <w:kern w:val="0"/>
          <w:sz w:val="20"/>
          <w:szCs w:val="20"/>
          <w14:ligatures w14:val="none"/>
        </w:rPr>
        <w:lastRenderedPageBreak/>
        <w:t xml:space="preserve">Baumeister, H., Vogel, J. W., Insel, P. S., </w:t>
      </w:r>
      <w:proofErr w:type="spellStart"/>
      <w:r w:rsidRPr="001F44E2">
        <w:rPr>
          <w:rFonts w:eastAsia="Times New Roman" w:cs="Times New Roman"/>
          <w:kern w:val="0"/>
          <w:sz w:val="20"/>
          <w:szCs w:val="20"/>
          <w14:ligatures w14:val="none"/>
        </w:rPr>
        <w:t>Kleineidam</w:t>
      </w:r>
      <w:proofErr w:type="spellEnd"/>
      <w:r w:rsidRPr="001F44E2">
        <w:rPr>
          <w:rFonts w:eastAsia="Times New Roman" w:cs="Times New Roman"/>
          <w:kern w:val="0"/>
          <w:sz w:val="20"/>
          <w:szCs w:val="20"/>
          <w14:ligatures w14:val="none"/>
        </w:rPr>
        <w:t xml:space="preserve">, L., </w:t>
      </w:r>
      <w:proofErr w:type="spellStart"/>
      <w:r w:rsidRPr="001F44E2">
        <w:rPr>
          <w:rFonts w:eastAsia="Times New Roman" w:cs="Times New Roman"/>
          <w:kern w:val="0"/>
          <w:sz w:val="20"/>
          <w:szCs w:val="20"/>
          <w14:ligatures w14:val="none"/>
        </w:rPr>
        <w:t>Wolfsgruber</w:t>
      </w:r>
      <w:proofErr w:type="spellEnd"/>
      <w:r w:rsidRPr="001F44E2">
        <w:rPr>
          <w:rFonts w:eastAsia="Times New Roman" w:cs="Times New Roman"/>
          <w:kern w:val="0"/>
          <w:sz w:val="20"/>
          <w:szCs w:val="20"/>
          <w14:ligatures w14:val="none"/>
        </w:rPr>
        <w:t xml:space="preserve">, S., Stark, M., </w:t>
      </w:r>
      <w:proofErr w:type="spellStart"/>
      <w:r w:rsidRPr="001F44E2">
        <w:rPr>
          <w:rFonts w:eastAsia="Times New Roman" w:cs="Times New Roman"/>
          <w:kern w:val="0"/>
          <w:sz w:val="20"/>
          <w:szCs w:val="20"/>
          <w14:ligatures w14:val="none"/>
        </w:rPr>
        <w:t>Gellersen</w:t>
      </w:r>
      <w:proofErr w:type="spellEnd"/>
      <w:r w:rsidRPr="001F44E2">
        <w:rPr>
          <w:rFonts w:eastAsia="Times New Roman" w:cs="Times New Roman"/>
          <w:kern w:val="0"/>
          <w:sz w:val="20"/>
          <w:szCs w:val="20"/>
          <w14:ligatures w14:val="none"/>
        </w:rPr>
        <w:t xml:space="preserve">, H. M., Yakupov, R., Schmid, M. C., et al. (2024). A generalizable data-driven model of atrophy heterogeneity and progression in memory clinic settings. </w:t>
      </w:r>
      <w:r w:rsidRPr="001F44E2">
        <w:rPr>
          <w:rFonts w:eastAsia="Times New Roman" w:cs="Times New Roman"/>
          <w:i/>
          <w:iCs/>
          <w:kern w:val="0"/>
          <w:sz w:val="20"/>
          <w:szCs w:val="20"/>
          <w14:ligatures w14:val="none"/>
        </w:rPr>
        <w:t>Brain</w:t>
      </w:r>
      <w:r w:rsidRPr="001F44E2">
        <w:rPr>
          <w:rFonts w:eastAsia="Times New Roman" w:cs="Times New Roman"/>
          <w:kern w:val="0"/>
          <w:sz w:val="20"/>
          <w:szCs w:val="20"/>
          <w14:ligatures w14:val="none"/>
        </w:rPr>
        <w:t>, 147(7), 2400–2413. https://doi.org/10.1093/brain/awae118</w:t>
      </w:r>
    </w:p>
    <w:p w14:paraId="24D4FD54" w14:textId="77777777" w:rsidR="00277851" w:rsidRPr="001F44E2" w:rsidRDefault="00277851" w:rsidP="001F44E2">
      <w:pPr>
        <w:pStyle w:val="ListParagraph"/>
        <w:numPr>
          <w:ilvl w:val="0"/>
          <w:numId w:val="1"/>
        </w:numPr>
        <w:spacing w:after="120"/>
        <w:contextualSpacing w:val="0"/>
        <w:jc w:val="both"/>
        <w:rPr>
          <w:sz w:val="20"/>
          <w:szCs w:val="20"/>
        </w:rPr>
      </w:pPr>
      <w:r w:rsidRPr="007940CF">
        <w:rPr>
          <w:rFonts w:eastAsia="Times New Roman" w:cs="Times New Roman"/>
          <w:kern w:val="0"/>
          <w:sz w:val="20"/>
          <w:szCs w:val="20"/>
          <w:lang w:val="fr-FR"/>
          <w14:ligatures w14:val="none"/>
        </w:rPr>
        <w:t xml:space="preserve">Binette, A. P., Smith, R., Hansson, O., et al. </w:t>
      </w:r>
      <w:r w:rsidRPr="001F44E2">
        <w:rPr>
          <w:rFonts w:eastAsia="Times New Roman" w:cs="Times New Roman"/>
          <w:kern w:val="0"/>
          <w:sz w:val="20"/>
          <w:szCs w:val="20"/>
          <w14:ligatures w14:val="none"/>
        </w:rPr>
        <w:t xml:space="preserve">(2025). Evaluation of the revised criteria for biological and clinical staging of Alzheimer disease. </w:t>
      </w:r>
      <w:r w:rsidRPr="001F44E2">
        <w:rPr>
          <w:rFonts w:eastAsia="Times New Roman" w:cs="Times New Roman"/>
          <w:i/>
          <w:iCs/>
          <w:kern w:val="0"/>
          <w:sz w:val="20"/>
          <w:szCs w:val="20"/>
          <w14:ligatures w14:val="none"/>
        </w:rPr>
        <w:t>JAMA Neurology, 82</w:t>
      </w:r>
      <w:r w:rsidRPr="001F44E2">
        <w:rPr>
          <w:rFonts w:eastAsia="Times New Roman" w:cs="Times New Roman"/>
          <w:kern w:val="0"/>
          <w:sz w:val="20"/>
          <w:szCs w:val="20"/>
          <w14:ligatures w14:val="none"/>
        </w:rPr>
        <w:t xml:space="preserve">(7), 666–675. </w:t>
      </w:r>
    </w:p>
    <w:p w14:paraId="1A074700" w14:textId="77777777"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Braak, H., &amp; Braak, E. (1991). Neuropathological </w:t>
      </w:r>
      <w:proofErr w:type="spellStart"/>
      <w:r w:rsidRPr="001F44E2">
        <w:rPr>
          <w:sz w:val="20"/>
          <w:szCs w:val="20"/>
        </w:rPr>
        <w:t>stageing</w:t>
      </w:r>
      <w:proofErr w:type="spellEnd"/>
      <w:r w:rsidRPr="001F44E2">
        <w:rPr>
          <w:sz w:val="20"/>
          <w:szCs w:val="20"/>
        </w:rPr>
        <w:t xml:space="preserve"> of Alzheimer-related changes. </w:t>
      </w:r>
      <w:r w:rsidRPr="001F44E2">
        <w:rPr>
          <w:i/>
          <w:iCs/>
          <w:sz w:val="20"/>
          <w:szCs w:val="20"/>
        </w:rPr>
        <w:t xml:space="preserve">Acta </w:t>
      </w:r>
      <w:proofErr w:type="spellStart"/>
      <w:r w:rsidRPr="001F44E2">
        <w:rPr>
          <w:i/>
          <w:iCs/>
          <w:sz w:val="20"/>
          <w:szCs w:val="20"/>
        </w:rPr>
        <w:t>Neuropathologica</w:t>
      </w:r>
      <w:proofErr w:type="spellEnd"/>
      <w:r w:rsidRPr="001F44E2">
        <w:rPr>
          <w:i/>
          <w:iCs/>
          <w:sz w:val="20"/>
          <w:szCs w:val="20"/>
        </w:rPr>
        <w:t>, 82</w:t>
      </w:r>
      <w:r w:rsidRPr="001F44E2">
        <w:rPr>
          <w:sz w:val="20"/>
          <w:szCs w:val="20"/>
        </w:rPr>
        <w:t>(4), 239–259. https://doi.org/10.1007/BF00308809</w:t>
      </w:r>
    </w:p>
    <w:p w14:paraId="264C64FF" w14:textId="341E3A2F" w:rsidR="00943DD2" w:rsidRPr="001F44E2" w:rsidRDefault="00943DD2" w:rsidP="001F44E2">
      <w:pPr>
        <w:pStyle w:val="ListParagraph"/>
        <w:numPr>
          <w:ilvl w:val="0"/>
          <w:numId w:val="1"/>
        </w:numPr>
        <w:spacing w:after="120"/>
        <w:contextualSpacing w:val="0"/>
        <w:jc w:val="both"/>
        <w:rPr>
          <w:sz w:val="20"/>
          <w:szCs w:val="20"/>
        </w:rPr>
      </w:pPr>
      <w:r w:rsidRPr="001F44E2">
        <w:rPr>
          <w:sz w:val="20"/>
          <w:szCs w:val="20"/>
        </w:rPr>
        <w:t xml:space="preserve">Cho, S. H., Woo, S., Kim, C., Kim, H. J., Jang, H., Kim, B. C., Kim, S. E., Kim, S. J., Kim, J. P., Jung, Y. H., Lockhart, S., </w:t>
      </w:r>
      <w:proofErr w:type="spellStart"/>
      <w:r w:rsidRPr="001F44E2">
        <w:rPr>
          <w:sz w:val="20"/>
          <w:szCs w:val="20"/>
        </w:rPr>
        <w:t>Ossenkoppele</w:t>
      </w:r>
      <w:proofErr w:type="spellEnd"/>
      <w:r w:rsidRPr="001F44E2">
        <w:rPr>
          <w:sz w:val="20"/>
          <w:szCs w:val="20"/>
        </w:rPr>
        <w:t>, R., Landau, S., Na, D. L., Weiner, M., Kim, S., &amp; Seo, S. W. (2021). Disease progression modelling from preclinical Alzheimer’s disease (AD) to AD dementia. Scientific Reports, 11(1), Article</w:t>
      </w:r>
      <w:r w:rsidRPr="001F44E2">
        <w:rPr>
          <w:rFonts w:ascii="Arial" w:hAnsi="Arial" w:cs="Arial"/>
          <w:sz w:val="20"/>
          <w:szCs w:val="20"/>
        </w:rPr>
        <w:t> </w:t>
      </w:r>
      <w:r w:rsidRPr="001F44E2">
        <w:rPr>
          <w:sz w:val="20"/>
          <w:szCs w:val="20"/>
        </w:rPr>
        <w:t xml:space="preserve">4168. </w:t>
      </w:r>
      <w:hyperlink r:id="rId54" w:history="1">
        <w:r w:rsidRPr="001F44E2">
          <w:rPr>
            <w:rStyle w:val="Hyperlink"/>
            <w:sz w:val="20"/>
            <w:szCs w:val="20"/>
          </w:rPr>
          <w:t>https://doi.org/10.1038/s41598-021-83585-3</w:t>
        </w:r>
      </w:hyperlink>
    </w:p>
    <w:p w14:paraId="243B896B" w14:textId="234B997F"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El-</w:t>
      </w:r>
      <w:proofErr w:type="spellStart"/>
      <w:r w:rsidRPr="001F44E2">
        <w:rPr>
          <w:sz w:val="20"/>
          <w:szCs w:val="20"/>
        </w:rPr>
        <w:t>Sappagh</w:t>
      </w:r>
      <w:proofErr w:type="spellEnd"/>
      <w:r w:rsidRPr="001F44E2">
        <w:rPr>
          <w:sz w:val="20"/>
          <w:szCs w:val="20"/>
        </w:rPr>
        <w:t xml:space="preserve">, S., Ali, F., </w:t>
      </w:r>
      <w:proofErr w:type="spellStart"/>
      <w:r w:rsidRPr="001F44E2">
        <w:rPr>
          <w:sz w:val="20"/>
          <w:szCs w:val="20"/>
        </w:rPr>
        <w:t>Abuhmed</w:t>
      </w:r>
      <w:proofErr w:type="spellEnd"/>
      <w:r w:rsidRPr="001F44E2">
        <w:rPr>
          <w:sz w:val="20"/>
          <w:szCs w:val="20"/>
        </w:rPr>
        <w:t xml:space="preserve">, T., Singh, J., &amp; Alonso, J. M. (2022). Automatic detection of Alzheimer’s disease progression: An efficient information fusion approach with heterogeneous ensemble classifiers. </w:t>
      </w:r>
      <w:r w:rsidRPr="001F44E2">
        <w:rPr>
          <w:rStyle w:val="Emphasis"/>
          <w:sz w:val="20"/>
          <w:szCs w:val="20"/>
        </w:rPr>
        <w:t>Neurocomputing, 512</w:t>
      </w:r>
      <w:r w:rsidRPr="001F44E2">
        <w:rPr>
          <w:sz w:val="20"/>
          <w:szCs w:val="20"/>
        </w:rPr>
        <w:t>, 203–224.</w:t>
      </w:r>
    </w:p>
    <w:p w14:paraId="1B138D1D" w14:textId="77777777" w:rsidR="00277851" w:rsidRPr="001F44E2" w:rsidRDefault="00277851" w:rsidP="001F44E2">
      <w:pPr>
        <w:pStyle w:val="ListParagraph"/>
        <w:numPr>
          <w:ilvl w:val="0"/>
          <w:numId w:val="1"/>
        </w:numPr>
        <w:spacing w:after="120"/>
        <w:contextualSpacing w:val="0"/>
        <w:rPr>
          <w:sz w:val="20"/>
          <w:szCs w:val="20"/>
        </w:rPr>
      </w:pPr>
      <w:r w:rsidRPr="001F44E2">
        <w:rPr>
          <w:sz w:val="20"/>
          <w:szCs w:val="20"/>
        </w:rPr>
        <w:t xml:space="preserve">Eslami, M., </w:t>
      </w:r>
      <w:proofErr w:type="spellStart"/>
      <w:r w:rsidRPr="001F44E2">
        <w:rPr>
          <w:sz w:val="20"/>
          <w:szCs w:val="20"/>
        </w:rPr>
        <w:t>Tabarestani</w:t>
      </w:r>
      <w:proofErr w:type="spellEnd"/>
      <w:r w:rsidRPr="001F44E2">
        <w:rPr>
          <w:sz w:val="20"/>
          <w:szCs w:val="20"/>
        </w:rPr>
        <w:t xml:space="preserve">, S., &amp; </w:t>
      </w:r>
      <w:proofErr w:type="spellStart"/>
      <w:r w:rsidRPr="001F44E2">
        <w:rPr>
          <w:sz w:val="20"/>
          <w:szCs w:val="20"/>
        </w:rPr>
        <w:t>Adjouadi</w:t>
      </w:r>
      <w:proofErr w:type="spellEnd"/>
      <w:r w:rsidRPr="001F44E2">
        <w:rPr>
          <w:sz w:val="20"/>
          <w:szCs w:val="20"/>
        </w:rPr>
        <w:t xml:space="preserve">, M. (2023). A unique color-coded visualization system with multimodal information fusion and deep learning in a longitudinal study of Alzheimer's disease. </w:t>
      </w:r>
      <w:r w:rsidRPr="001F44E2">
        <w:rPr>
          <w:rStyle w:val="Emphasis"/>
          <w:sz w:val="20"/>
          <w:szCs w:val="20"/>
        </w:rPr>
        <w:t>Artificial Intelligence in Medicine, 135</w:t>
      </w:r>
      <w:r w:rsidRPr="001F44E2">
        <w:rPr>
          <w:sz w:val="20"/>
          <w:szCs w:val="20"/>
        </w:rPr>
        <w:t xml:space="preserve">, 102473. </w:t>
      </w:r>
    </w:p>
    <w:p w14:paraId="27EBE71A" w14:textId="77777777" w:rsidR="000B04BC" w:rsidRPr="001F44E2" w:rsidRDefault="000B04BC" w:rsidP="000B04BC">
      <w:pPr>
        <w:pStyle w:val="ListParagraph"/>
        <w:numPr>
          <w:ilvl w:val="0"/>
          <w:numId w:val="1"/>
        </w:numPr>
        <w:spacing w:after="120"/>
        <w:contextualSpacing w:val="0"/>
        <w:jc w:val="both"/>
        <w:rPr>
          <w:sz w:val="20"/>
          <w:szCs w:val="20"/>
        </w:rPr>
      </w:pPr>
      <w:r w:rsidRPr="001F44E2">
        <w:rPr>
          <w:sz w:val="20"/>
          <w:szCs w:val="20"/>
        </w:rPr>
        <w:t xml:space="preserve">Hansson, O. (2021). Biomarkers for neurodegenerative diseases. </w:t>
      </w:r>
      <w:r w:rsidRPr="001F44E2">
        <w:rPr>
          <w:i/>
          <w:iCs/>
          <w:sz w:val="20"/>
          <w:szCs w:val="20"/>
        </w:rPr>
        <w:t>Nature Medicine, 27</w:t>
      </w:r>
      <w:r w:rsidRPr="001F44E2">
        <w:rPr>
          <w:sz w:val="20"/>
          <w:szCs w:val="20"/>
        </w:rPr>
        <w:t>(6), 954–963. https://doi.org/10.1038/s41591-021-01388-2</w:t>
      </w:r>
    </w:p>
    <w:p w14:paraId="581950B3" w14:textId="77777777"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Hardy, J., &amp; </w:t>
      </w:r>
      <w:proofErr w:type="spellStart"/>
      <w:r w:rsidRPr="001F44E2">
        <w:rPr>
          <w:sz w:val="20"/>
          <w:szCs w:val="20"/>
        </w:rPr>
        <w:t>Selkoe</w:t>
      </w:r>
      <w:proofErr w:type="spellEnd"/>
      <w:r w:rsidRPr="001F44E2">
        <w:rPr>
          <w:sz w:val="20"/>
          <w:szCs w:val="20"/>
        </w:rPr>
        <w:t xml:space="preserve">, D. J. (2002). The amyloid hypothesis of Alzheimer’s disease: Progress and problems on the road to therapeutics. </w:t>
      </w:r>
      <w:r w:rsidRPr="001F44E2">
        <w:rPr>
          <w:i/>
          <w:iCs/>
          <w:sz w:val="20"/>
          <w:szCs w:val="20"/>
        </w:rPr>
        <w:t>Science, 297</w:t>
      </w:r>
      <w:r w:rsidRPr="001F44E2">
        <w:rPr>
          <w:sz w:val="20"/>
          <w:szCs w:val="20"/>
        </w:rPr>
        <w:t>(5580), 353–356. https://doi.org/10.1126/science.1072994</w:t>
      </w:r>
    </w:p>
    <w:p w14:paraId="75CAB41A" w14:textId="77777777" w:rsidR="000B04BC" w:rsidRDefault="000B04BC" w:rsidP="001F44E2">
      <w:pPr>
        <w:pStyle w:val="ListParagraph"/>
        <w:numPr>
          <w:ilvl w:val="0"/>
          <w:numId w:val="1"/>
        </w:numPr>
        <w:spacing w:after="120"/>
        <w:contextualSpacing w:val="0"/>
        <w:jc w:val="both"/>
        <w:rPr>
          <w:sz w:val="20"/>
          <w:szCs w:val="20"/>
        </w:rPr>
      </w:pPr>
      <w:r w:rsidRPr="000B04BC">
        <w:rPr>
          <w:sz w:val="20"/>
          <w:szCs w:val="20"/>
        </w:rPr>
        <w:t>Hemmy, L. S., Linskens, E. J., Silverman, P. C., Miller, M. A., Talley, K. M. C., Taylor, B. C., Ouellette, J. M., Greer, N. L., Wilt, T. J., Butler, M., &amp; Fink, H. A. (2020). Brief cognitive tests for distinguishing clinical Alzheimer-type dementia from mild cognitive impairment or normal cognition in older adults with suspected cognitive impairment: A systematic review. Annals of Internal Medicine, 172(10), 678–685.</w:t>
      </w:r>
    </w:p>
    <w:p w14:paraId="68C47A2C" w14:textId="44C2873B"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Jack, C. R., Jr., Bennett, D. A., </w:t>
      </w:r>
      <w:proofErr w:type="spellStart"/>
      <w:r w:rsidRPr="001F44E2">
        <w:rPr>
          <w:sz w:val="20"/>
          <w:szCs w:val="20"/>
        </w:rPr>
        <w:t>Blennow</w:t>
      </w:r>
      <w:proofErr w:type="spellEnd"/>
      <w:r w:rsidRPr="001F44E2">
        <w:rPr>
          <w:sz w:val="20"/>
          <w:szCs w:val="20"/>
        </w:rPr>
        <w:t xml:space="preserve">, K., Carrillo, M. C., Dunn, B., </w:t>
      </w:r>
      <w:proofErr w:type="spellStart"/>
      <w:r w:rsidRPr="001F44E2">
        <w:rPr>
          <w:sz w:val="20"/>
          <w:szCs w:val="20"/>
        </w:rPr>
        <w:t>Haeberlein</w:t>
      </w:r>
      <w:proofErr w:type="spellEnd"/>
      <w:r w:rsidRPr="001F44E2">
        <w:rPr>
          <w:sz w:val="20"/>
          <w:szCs w:val="20"/>
        </w:rPr>
        <w:t xml:space="preserve">, S. B., ... &amp; Silverberg, N. (2018). NIA-AA Research Framework: Toward a biological definition of Alzheimer’s disease. </w:t>
      </w:r>
      <w:r w:rsidRPr="001F44E2">
        <w:rPr>
          <w:i/>
          <w:iCs/>
          <w:sz w:val="20"/>
          <w:szCs w:val="20"/>
        </w:rPr>
        <w:t>Alzheimer’s &amp; Dementia, 14</w:t>
      </w:r>
      <w:r w:rsidRPr="001F44E2">
        <w:rPr>
          <w:sz w:val="20"/>
          <w:szCs w:val="20"/>
        </w:rPr>
        <w:t>(4), 535–562. https://doi.org/10.1016/j.jalz.2018.02.018</w:t>
      </w:r>
    </w:p>
    <w:p w14:paraId="548FCC4A" w14:textId="77777777" w:rsidR="00277851" w:rsidRPr="001F44E2" w:rsidRDefault="00277851" w:rsidP="001F44E2">
      <w:pPr>
        <w:pStyle w:val="ListParagraph"/>
        <w:numPr>
          <w:ilvl w:val="0"/>
          <w:numId w:val="1"/>
        </w:numPr>
        <w:spacing w:after="120"/>
        <w:contextualSpacing w:val="0"/>
        <w:jc w:val="both"/>
        <w:rPr>
          <w:sz w:val="20"/>
          <w:szCs w:val="20"/>
        </w:rPr>
      </w:pPr>
      <w:proofErr w:type="spellStart"/>
      <w:r w:rsidRPr="001F44E2">
        <w:rPr>
          <w:sz w:val="20"/>
          <w:szCs w:val="20"/>
        </w:rPr>
        <w:t>Janelidze</w:t>
      </w:r>
      <w:proofErr w:type="spellEnd"/>
      <w:r w:rsidRPr="001F44E2">
        <w:rPr>
          <w:sz w:val="20"/>
          <w:szCs w:val="20"/>
        </w:rPr>
        <w:t xml:space="preserve">, S., Berron, D., Smith, R., Strandberg, O., Palmqvist, S., van Westen, D., ... &amp; Hansson, O. (2021). Associations of plasma phospho-tau217 levels with tau positron emission tomography in early Alzheimer disease. </w:t>
      </w:r>
      <w:r w:rsidRPr="001F44E2">
        <w:rPr>
          <w:i/>
          <w:iCs/>
          <w:sz w:val="20"/>
          <w:szCs w:val="20"/>
        </w:rPr>
        <w:t>JAMA Neurology, 78</w:t>
      </w:r>
      <w:r w:rsidRPr="001F44E2">
        <w:rPr>
          <w:sz w:val="20"/>
          <w:szCs w:val="20"/>
        </w:rPr>
        <w:t>(2), 149–156. https://doi.org/10.1001/jamaneurol.2020.4201</w:t>
      </w:r>
    </w:p>
    <w:p w14:paraId="2B9D18B6" w14:textId="77777777" w:rsidR="00277851" w:rsidRPr="001F44E2" w:rsidRDefault="00277851" w:rsidP="001F44E2">
      <w:pPr>
        <w:pStyle w:val="ListParagraph"/>
        <w:numPr>
          <w:ilvl w:val="0"/>
          <w:numId w:val="1"/>
        </w:numPr>
        <w:spacing w:after="120"/>
        <w:contextualSpacing w:val="0"/>
        <w:jc w:val="both"/>
        <w:rPr>
          <w:sz w:val="20"/>
          <w:szCs w:val="20"/>
        </w:rPr>
      </w:pPr>
      <w:proofErr w:type="spellStart"/>
      <w:r w:rsidRPr="001F44E2">
        <w:rPr>
          <w:sz w:val="20"/>
          <w:szCs w:val="20"/>
        </w:rPr>
        <w:t>Janelidze</w:t>
      </w:r>
      <w:proofErr w:type="spellEnd"/>
      <w:r w:rsidRPr="001F44E2">
        <w:rPr>
          <w:sz w:val="20"/>
          <w:szCs w:val="20"/>
        </w:rPr>
        <w:t xml:space="preserve">, S., Mattsson, N., Palmqvist, S., Smith, R., Beach, T. G., Serrano, G. E., ... &amp; Hansson, O. (2020). Plasma P-tau181 in Alzheimer's disease: Relationship </w:t>
      </w:r>
      <w:proofErr w:type="gramStart"/>
      <w:r w:rsidRPr="001F44E2">
        <w:rPr>
          <w:sz w:val="20"/>
          <w:szCs w:val="20"/>
        </w:rPr>
        <w:t>to</w:t>
      </w:r>
      <w:proofErr w:type="gramEnd"/>
      <w:r w:rsidRPr="001F44E2">
        <w:rPr>
          <w:sz w:val="20"/>
          <w:szCs w:val="20"/>
        </w:rPr>
        <w:t xml:space="preserve"> other biomarkers, differential diagnosis, neuropathology and longitudinal progression to Alzheimer's dementia. </w:t>
      </w:r>
      <w:r w:rsidRPr="001F44E2">
        <w:rPr>
          <w:i/>
          <w:iCs/>
          <w:sz w:val="20"/>
          <w:szCs w:val="20"/>
        </w:rPr>
        <w:t>Nature Medicine, 26</w:t>
      </w:r>
      <w:r w:rsidRPr="001F44E2">
        <w:rPr>
          <w:sz w:val="20"/>
          <w:szCs w:val="20"/>
        </w:rPr>
        <w:t>(3), 379–386. https://doi.org/10.1038/s41591-020-0755-1</w:t>
      </w:r>
    </w:p>
    <w:p w14:paraId="44C9D230" w14:textId="4D0C999A" w:rsidR="00277851" w:rsidRDefault="00277851" w:rsidP="001F44E2">
      <w:pPr>
        <w:pStyle w:val="ListParagraph"/>
        <w:numPr>
          <w:ilvl w:val="0"/>
          <w:numId w:val="1"/>
        </w:numPr>
        <w:spacing w:after="120"/>
        <w:contextualSpacing w:val="0"/>
        <w:jc w:val="both"/>
        <w:rPr>
          <w:sz w:val="20"/>
          <w:szCs w:val="20"/>
        </w:rPr>
      </w:pPr>
      <w:proofErr w:type="spellStart"/>
      <w:r w:rsidRPr="001F44E2">
        <w:rPr>
          <w:sz w:val="20"/>
          <w:szCs w:val="20"/>
        </w:rPr>
        <w:t>Janelidze</w:t>
      </w:r>
      <w:proofErr w:type="spellEnd"/>
      <w:r w:rsidRPr="001F44E2">
        <w:rPr>
          <w:sz w:val="20"/>
          <w:szCs w:val="20"/>
        </w:rPr>
        <w:t xml:space="preserve">, S., </w:t>
      </w:r>
      <w:proofErr w:type="spellStart"/>
      <w:r w:rsidRPr="001F44E2">
        <w:rPr>
          <w:sz w:val="20"/>
          <w:szCs w:val="20"/>
        </w:rPr>
        <w:t>Stomrud</w:t>
      </w:r>
      <w:proofErr w:type="spellEnd"/>
      <w:r w:rsidRPr="001F44E2">
        <w:rPr>
          <w:sz w:val="20"/>
          <w:szCs w:val="20"/>
        </w:rPr>
        <w:t xml:space="preserve">, E., Smith, R., Strandberg, O., Palmqvist, S., Mattsson, N., &amp; Hansson, O. (2023). Plasma biomarkers of Alzheimer’s disease pathology and clinical progression. </w:t>
      </w:r>
      <w:r w:rsidRPr="001F44E2">
        <w:rPr>
          <w:i/>
          <w:iCs/>
          <w:sz w:val="20"/>
          <w:szCs w:val="20"/>
        </w:rPr>
        <w:t>Nature Medicine, 29</w:t>
      </w:r>
      <w:r w:rsidRPr="001F44E2">
        <w:rPr>
          <w:sz w:val="20"/>
          <w:szCs w:val="20"/>
        </w:rPr>
        <w:t xml:space="preserve">(3), 544–555. </w:t>
      </w:r>
      <w:hyperlink r:id="rId55" w:history="1">
        <w:r w:rsidR="00403D8E" w:rsidRPr="001E42C3">
          <w:rPr>
            <w:rStyle w:val="Hyperlink"/>
            <w:sz w:val="20"/>
            <w:szCs w:val="20"/>
          </w:rPr>
          <w:t>https://doi.org/10.1038/s41591-023-02275-1</w:t>
        </w:r>
      </w:hyperlink>
    </w:p>
    <w:p w14:paraId="1E2D16EF" w14:textId="08F559D5" w:rsidR="00403D8E" w:rsidRPr="00403D8E" w:rsidRDefault="00403D8E" w:rsidP="001F44E2">
      <w:pPr>
        <w:pStyle w:val="ListParagraph"/>
        <w:numPr>
          <w:ilvl w:val="0"/>
          <w:numId w:val="1"/>
        </w:numPr>
        <w:spacing w:after="120"/>
        <w:contextualSpacing w:val="0"/>
        <w:jc w:val="both"/>
        <w:rPr>
          <w:sz w:val="20"/>
          <w:szCs w:val="20"/>
          <w:highlight w:val="green"/>
        </w:rPr>
      </w:pPr>
      <w:r w:rsidRPr="00403D8E">
        <w:rPr>
          <w:sz w:val="20"/>
          <w:szCs w:val="20"/>
          <w:highlight w:val="green"/>
        </w:rPr>
        <w:lastRenderedPageBreak/>
        <w:t xml:space="preserve">Khosravi, M., Parsaei, H., Rezaee, K., &amp; </w:t>
      </w:r>
      <w:proofErr w:type="spellStart"/>
      <w:r w:rsidRPr="00403D8E">
        <w:rPr>
          <w:sz w:val="20"/>
          <w:szCs w:val="20"/>
          <w:highlight w:val="green"/>
        </w:rPr>
        <w:t>Helfroush</w:t>
      </w:r>
      <w:proofErr w:type="spellEnd"/>
      <w:r w:rsidRPr="00403D8E">
        <w:rPr>
          <w:sz w:val="20"/>
          <w:szCs w:val="20"/>
          <w:highlight w:val="green"/>
        </w:rPr>
        <w:t>, M. S. (2024). Fusing convolutional learning and attention-based Bi-LSTM networks for early Alzheimer’s diagnosis from EEG signals towards IoMT. </w:t>
      </w:r>
      <w:r w:rsidRPr="00403D8E">
        <w:rPr>
          <w:i/>
          <w:iCs/>
          <w:sz w:val="20"/>
          <w:szCs w:val="20"/>
          <w:highlight w:val="green"/>
        </w:rPr>
        <w:t>Scientific Reports</w:t>
      </w:r>
      <w:r w:rsidRPr="00403D8E">
        <w:rPr>
          <w:sz w:val="20"/>
          <w:szCs w:val="20"/>
          <w:highlight w:val="green"/>
        </w:rPr>
        <w:t>, </w:t>
      </w:r>
      <w:r w:rsidRPr="00403D8E">
        <w:rPr>
          <w:i/>
          <w:iCs/>
          <w:sz w:val="20"/>
          <w:szCs w:val="20"/>
          <w:highlight w:val="green"/>
        </w:rPr>
        <w:t>14</w:t>
      </w:r>
      <w:r w:rsidRPr="00403D8E">
        <w:rPr>
          <w:sz w:val="20"/>
          <w:szCs w:val="20"/>
          <w:highlight w:val="green"/>
        </w:rPr>
        <w:t xml:space="preserve">(1). </w:t>
      </w:r>
      <w:hyperlink r:id="rId56" w:history="1">
        <w:r w:rsidRPr="00BC099E">
          <w:rPr>
            <w:rStyle w:val="Hyperlink"/>
            <w:sz w:val="20"/>
            <w:szCs w:val="20"/>
            <w:highlight w:val="green"/>
          </w:rPr>
          <w:t>https://doi.org/10.1038/s41598-024-77876-8</w:t>
        </w:r>
      </w:hyperlink>
    </w:p>
    <w:p w14:paraId="0D914DA3" w14:textId="77777777"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Landau, S. M., Harvey, D., Madison, C. M., Reiman, E. M., Foster, N. L., Aisen, P. S., ... &amp; Jack, C. R., Jr. (2010). Associations between cognitive, functional, and FDG-PET measures of decline in AD and MCI. </w:t>
      </w:r>
      <w:r w:rsidRPr="001F44E2">
        <w:rPr>
          <w:i/>
          <w:iCs/>
          <w:sz w:val="20"/>
          <w:szCs w:val="20"/>
        </w:rPr>
        <w:t>Neurology, 75</w:t>
      </w:r>
      <w:r w:rsidRPr="001F44E2">
        <w:rPr>
          <w:sz w:val="20"/>
          <w:szCs w:val="20"/>
        </w:rPr>
        <w:t xml:space="preserve">(3), 230–238. </w:t>
      </w:r>
      <w:hyperlink r:id="rId57" w:tgtFrame="_new" w:history="1">
        <w:r w:rsidRPr="001F44E2">
          <w:rPr>
            <w:color w:val="0000FF"/>
            <w:sz w:val="20"/>
            <w:szCs w:val="20"/>
            <w:u w:val="single"/>
          </w:rPr>
          <w:t>https://doi.org/10.1212/WNL.0b013e3181e8e8b8</w:t>
        </w:r>
      </w:hyperlink>
    </w:p>
    <w:p w14:paraId="5B54A21A" w14:textId="77777777" w:rsidR="00830E05" w:rsidRDefault="00830E05" w:rsidP="001F44E2">
      <w:pPr>
        <w:pStyle w:val="ListParagraph"/>
        <w:numPr>
          <w:ilvl w:val="0"/>
          <w:numId w:val="1"/>
        </w:numPr>
        <w:spacing w:after="120"/>
        <w:contextualSpacing w:val="0"/>
        <w:jc w:val="both"/>
        <w:rPr>
          <w:sz w:val="20"/>
          <w:szCs w:val="20"/>
        </w:rPr>
      </w:pPr>
      <w:r w:rsidRPr="00830E05">
        <w:rPr>
          <w:sz w:val="20"/>
          <w:szCs w:val="20"/>
        </w:rPr>
        <w:t xml:space="preserve">Lee, J., Heo, D., Choi, K.-H., &amp; Kim, H.-J. (2024). Impact of the ventricle size on Alzheimer’s disease progression: A retrospective longitudinal study. Dementia and Neurocognitive Disorders, 23(2), 95–106. </w:t>
      </w:r>
    </w:p>
    <w:p w14:paraId="137D2BD0" w14:textId="60C75D56" w:rsidR="0002675F" w:rsidRPr="001F44E2" w:rsidRDefault="0002675F" w:rsidP="001F44E2">
      <w:pPr>
        <w:pStyle w:val="ListParagraph"/>
        <w:numPr>
          <w:ilvl w:val="0"/>
          <w:numId w:val="1"/>
        </w:numPr>
        <w:spacing w:after="120"/>
        <w:contextualSpacing w:val="0"/>
        <w:jc w:val="both"/>
        <w:rPr>
          <w:sz w:val="20"/>
          <w:szCs w:val="20"/>
        </w:rPr>
      </w:pPr>
      <w:r w:rsidRPr="001F44E2">
        <w:rPr>
          <w:sz w:val="20"/>
          <w:szCs w:val="20"/>
        </w:rPr>
        <w:t>Long, J. M., Coble, D. W., Xiong, C., Schindler, S. E., Perrin, R. J., Gordon, B. A., Benzinger, T. L. S., Grant, E., Fagan, A. M., Harari, O., &amp; others. (2022). Preclinical Alzheimer’s disease biomarkers accurately predict cognitive and neuropathological outcomes. Brain, 145(12), 4506–4518.</w:t>
      </w:r>
    </w:p>
    <w:p w14:paraId="1A5C23A9" w14:textId="3BEF1BF7" w:rsidR="00277851" w:rsidRDefault="00277851" w:rsidP="001F44E2">
      <w:pPr>
        <w:pStyle w:val="ListParagraph"/>
        <w:numPr>
          <w:ilvl w:val="0"/>
          <w:numId w:val="1"/>
        </w:numPr>
        <w:spacing w:after="120"/>
        <w:contextualSpacing w:val="0"/>
        <w:jc w:val="both"/>
        <w:rPr>
          <w:sz w:val="20"/>
          <w:szCs w:val="20"/>
        </w:rPr>
      </w:pPr>
      <w:r w:rsidRPr="007940CF">
        <w:rPr>
          <w:sz w:val="20"/>
          <w:szCs w:val="20"/>
          <w:lang w:val="fr-FR"/>
        </w:rPr>
        <w:t xml:space="preserve">Lu, J., Chen, M., Yang, Y., Xie, Y., &amp; Wang, S. (2022). </w:t>
      </w:r>
      <w:r w:rsidRPr="001F44E2">
        <w:rPr>
          <w:sz w:val="20"/>
          <w:szCs w:val="20"/>
        </w:rPr>
        <w:t xml:space="preserve">Deep learning for Alzheimer's disease progression prediction: A systematic review. </w:t>
      </w:r>
      <w:r w:rsidRPr="001F44E2">
        <w:rPr>
          <w:i/>
          <w:iCs/>
          <w:sz w:val="20"/>
          <w:szCs w:val="20"/>
        </w:rPr>
        <w:t>Frontiers in Aging Neuroscience, 14</w:t>
      </w:r>
      <w:r w:rsidRPr="001F44E2">
        <w:rPr>
          <w:sz w:val="20"/>
          <w:szCs w:val="20"/>
        </w:rPr>
        <w:t xml:space="preserve">, 837303. </w:t>
      </w:r>
      <w:hyperlink r:id="rId58" w:history="1">
        <w:r w:rsidR="008B728C" w:rsidRPr="00E64D2C">
          <w:rPr>
            <w:rStyle w:val="Hyperlink"/>
            <w:sz w:val="20"/>
            <w:szCs w:val="20"/>
          </w:rPr>
          <w:t>https://doi.org/10.3389/fnagi.2022.837303</w:t>
        </w:r>
      </w:hyperlink>
      <w:r w:rsidR="008B728C">
        <w:rPr>
          <w:sz w:val="20"/>
          <w:szCs w:val="20"/>
        </w:rPr>
        <w:t>.</w:t>
      </w:r>
    </w:p>
    <w:p w14:paraId="1C01EB64" w14:textId="5352EA2D" w:rsidR="008B728C" w:rsidRPr="001F44E2" w:rsidRDefault="008B728C" w:rsidP="001F44E2">
      <w:pPr>
        <w:pStyle w:val="ListParagraph"/>
        <w:numPr>
          <w:ilvl w:val="0"/>
          <w:numId w:val="1"/>
        </w:numPr>
        <w:spacing w:after="120"/>
        <w:contextualSpacing w:val="0"/>
        <w:jc w:val="both"/>
        <w:rPr>
          <w:sz w:val="20"/>
          <w:szCs w:val="20"/>
        </w:rPr>
      </w:pPr>
      <w:r w:rsidRPr="008B728C">
        <w:rPr>
          <w:sz w:val="20"/>
          <w:szCs w:val="20"/>
        </w:rPr>
        <w:t>Lu, X., Zhang, Y., Tang, Y., Bernick, C., &amp; Shan, G. (2024). Conversion to Alzheimer's disease dementia from normal cognition directly or with the intermediate mild cognitive impairment stage. Alzheimer’s &amp; Dementia, 21(1), e14393. https://doi.org/10.1002/alz.14393</w:t>
      </w:r>
    </w:p>
    <w:p w14:paraId="5BD0BBC5" w14:textId="77777777" w:rsidR="00277851" w:rsidRPr="001F44E2" w:rsidRDefault="00277851" w:rsidP="001F44E2">
      <w:pPr>
        <w:pStyle w:val="ListParagraph"/>
        <w:numPr>
          <w:ilvl w:val="0"/>
          <w:numId w:val="1"/>
        </w:numPr>
        <w:spacing w:after="120"/>
        <w:contextualSpacing w:val="0"/>
        <w:rPr>
          <w:rFonts w:eastAsia="Times New Roman" w:cs="Times New Roman"/>
          <w:kern w:val="0"/>
          <w:sz w:val="20"/>
          <w:szCs w:val="20"/>
          <w14:ligatures w14:val="none"/>
        </w:rPr>
      </w:pPr>
      <w:proofErr w:type="spellStart"/>
      <w:r w:rsidRPr="001F44E2">
        <w:rPr>
          <w:rFonts w:eastAsia="Times New Roman" w:cs="Times New Roman"/>
          <w:kern w:val="0"/>
          <w:sz w:val="20"/>
          <w:szCs w:val="20"/>
          <w14:ligatures w14:val="none"/>
        </w:rPr>
        <w:t>Malepathirana</w:t>
      </w:r>
      <w:proofErr w:type="spellEnd"/>
      <w:r w:rsidRPr="001F44E2">
        <w:rPr>
          <w:rFonts w:eastAsia="Times New Roman" w:cs="Times New Roman"/>
          <w:kern w:val="0"/>
          <w:sz w:val="20"/>
          <w:szCs w:val="20"/>
          <w14:ligatures w14:val="none"/>
        </w:rPr>
        <w:t xml:space="preserve">, T., Senanayake, D., Gautam, V., Engel, M., </w:t>
      </w:r>
      <w:proofErr w:type="spellStart"/>
      <w:r w:rsidRPr="001F44E2">
        <w:rPr>
          <w:rFonts w:eastAsia="Times New Roman" w:cs="Times New Roman"/>
          <w:kern w:val="0"/>
          <w:sz w:val="20"/>
          <w:szCs w:val="20"/>
          <w14:ligatures w14:val="none"/>
        </w:rPr>
        <w:t>Balez</w:t>
      </w:r>
      <w:proofErr w:type="spellEnd"/>
      <w:r w:rsidRPr="001F44E2">
        <w:rPr>
          <w:rFonts w:eastAsia="Times New Roman" w:cs="Times New Roman"/>
          <w:kern w:val="0"/>
          <w:sz w:val="20"/>
          <w:szCs w:val="20"/>
          <w14:ligatures w14:val="none"/>
        </w:rPr>
        <w:t xml:space="preserve">, R., Lovelace, M. D., Sundaram, G., Heng, B. J. M., Chow, S., Marquis, C., &amp; others. (2023). Visualization of incrementally learned projection trajectories for longitudinal data. </w:t>
      </w:r>
      <w:r w:rsidRPr="001F44E2">
        <w:rPr>
          <w:rFonts w:eastAsia="Times New Roman" w:cs="Times New Roman"/>
          <w:i/>
          <w:iCs/>
          <w:kern w:val="0"/>
          <w:sz w:val="20"/>
          <w:szCs w:val="20"/>
          <w14:ligatures w14:val="none"/>
        </w:rPr>
        <w:t>Scientific Reports, 13</w:t>
      </w:r>
      <w:r w:rsidRPr="001F44E2">
        <w:rPr>
          <w:rFonts w:eastAsia="Times New Roman" w:cs="Times New Roman"/>
          <w:kern w:val="0"/>
          <w:sz w:val="20"/>
          <w:szCs w:val="20"/>
          <w14:ligatures w14:val="none"/>
        </w:rPr>
        <w:t>, 5521. https://doi.org/10.1038/s41598-023-32359-3</w:t>
      </w:r>
    </w:p>
    <w:p w14:paraId="36C3F8D4" w14:textId="77777777" w:rsidR="002762BE" w:rsidRDefault="002762BE" w:rsidP="001F44E2">
      <w:pPr>
        <w:pStyle w:val="ListParagraph"/>
        <w:numPr>
          <w:ilvl w:val="0"/>
          <w:numId w:val="1"/>
        </w:numPr>
        <w:spacing w:after="120"/>
        <w:contextualSpacing w:val="0"/>
        <w:jc w:val="both"/>
        <w:rPr>
          <w:sz w:val="20"/>
          <w:szCs w:val="20"/>
        </w:rPr>
      </w:pPr>
      <w:r w:rsidRPr="007940CF">
        <w:rPr>
          <w:sz w:val="20"/>
          <w:szCs w:val="20"/>
          <w:lang w:val="es-ES"/>
        </w:rPr>
        <w:t xml:space="preserve">Marcus, C., Mena, E., &amp; </w:t>
      </w:r>
      <w:proofErr w:type="spellStart"/>
      <w:r w:rsidRPr="007940CF">
        <w:rPr>
          <w:sz w:val="20"/>
          <w:szCs w:val="20"/>
          <w:lang w:val="es-ES"/>
        </w:rPr>
        <w:t>Subramaniam</w:t>
      </w:r>
      <w:proofErr w:type="spellEnd"/>
      <w:r w:rsidRPr="007940CF">
        <w:rPr>
          <w:sz w:val="20"/>
          <w:szCs w:val="20"/>
          <w:lang w:val="es-ES"/>
        </w:rPr>
        <w:t xml:space="preserve">, R. M. (2014). </w:t>
      </w:r>
      <w:r w:rsidRPr="002762BE">
        <w:rPr>
          <w:sz w:val="20"/>
          <w:szCs w:val="20"/>
        </w:rPr>
        <w:t>Brain PET in the diagnosis of Alzheimer’s disease. AJR. American Journal of Roentgenology, 202(1), W321–W331.</w:t>
      </w:r>
    </w:p>
    <w:p w14:paraId="527A410A" w14:textId="77777777" w:rsidR="00B52BA3" w:rsidRDefault="00B52BA3" w:rsidP="001F44E2">
      <w:pPr>
        <w:pStyle w:val="ListParagraph"/>
        <w:numPr>
          <w:ilvl w:val="0"/>
          <w:numId w:val="1"/>
        </w:numPr>
        <w:spacing w:after="120"/>
        <w:contextualSpacing w:val="0"/>
        <w:jc w:val="both"/>
        <w:rPr>
          <w:sz w:val="20"/>
          <w:szCs w:val="20"/>
        </w:rPr>
      </w:pPr>
      <w:r w:rsidRPr="00B52BA3">
        <w:rPr>
          <w:sz w:val="20"/>
          <w:szCs w:val="20"/>
        </w:rPr>
        <w:t xml:space="preserve">Mielke, M. M. (2018). Sex and gender differences in Alzheimer’s disease dementia. Psychiatric Times, 35(11), 14–17. https://www.ncbi.nlm.nih.gov/pmc/articles/PMC6390276/ </w:t>
      </w:r>
    </w:p>
    <w:p w14:paraId="71C0694D" w14:textId="3A8AF8F0" w:rsidR="00277851" w:rsidRDefault="00277851" w:rsidP="001F44E2">
      <w:pPr>
        <w:pStyle w:val="ListParagraph"/>
        <w:numPr>
          <w:ilvl w:val="0"/>
          <w:numId w:val="1"/>
        </w:numPr>
        <w:spacing w:after="120"/>
        <w:contextualSpacing w:val="0"/>
        <w:jc w:val="both"/>
        <w:rPr>
          <w:sz w:val="20"/>
          <w:szCs w:val="20"/>
        </w:rPr>
      </w:pPr>
      <w:r w:rsidRPr="007940CF">
        <w:rPr>
          <w:sz w:val="20"/>
          <w:szCs w:val="20"/>
          <w:lang w:val="es-ES"/>
        </w:rPr>
        <w:t xml:space="preserve">Nguyen, M., Li, D., &amp; Nguyen, T. (2023). </w:t>
      </w:r>
      <w:r w:rsidRPr="001F44E2">
        <w:rPr>
          <w:sz w:val="20"/>
          <w:szCs w:val="20"/>
        </w:rPr>
        <w:t xml:space="preserve">Challenges and opportunities of machine learning in Alzheimer's disease diagnosis and prognosis. </w:t>
      </w:r>
      <w:r w:rsidRPr="001F44E2">
        <w:rPr>
          <w:i/>
          <w:iCs/>
          <w:sz w:val="20"/>
          <w:szCs w:val="20"/>
        </w:rPr>
        <w:t>Journal of Biomedical Informatics, 135</w:t>
      </w:r>
      <w:r w:rsidRPr="001F44E2">
        <w:rPr>
          <w:sz w:val="20"/>
          <w:szCs w:val="20"/>
        </w:rPr>
        <w:t xml:space="preserve">, 104231. </w:t>
      </w:r>
      <w:hyperlink r:id="rId59" w:history="1">
        <w:r w:rsidR="002312C5" w:rsidRPr="001E42C3">
          <w:rPr>
            <w:rStyle w:val="Hyperlink"/>
            <w:sz w:val="20"/>
            <w:szCs w:val="20"/>
          </w:rPr>
          <w:t>https://doi.org/10.1016/j.jbi.2023.104231</w:t>
        </w:r>
      </w:hyperlink>
    </w:p>
    <w:p w14:paraId="7661AF9D" w14:textId="21506363" w:rsidR="002312C5" w:rsidRPr="00403D8E" w:rsidRDefault="002312C5" w:rsidP="002312C5">
      <w:pPr>
        <w:pStyle w:val="ListParagraph"/>
        <w:numPr>
          <w:ilvl w:val="0"/>
          <w:numId w:val="1"/>
        </w:numPr>
        <w:spacing w:after="120"/>
        <w:contextualSpacing w:val="0"/>
        <w:jc w:val="both"/>
        <w:rPr>
          <w:sz w:val="20"/>
          <w:szCs w:val="20"/>
          <w:highlight w:val="green"/>
        </w:rPr>
      </w:pPr>
      <w:proofErr w:type="spellStart"/>
      <w:r w:rsidRPr="00403D8E">
        <w:rPr>
          <w:sz w:val="20"/>
          <w:szCs w:val="20"/>
          <w:highlight w:val="green"/>
        </w:rPr>
        <w:t>Olaimat</w:t>
      </w:r>
      <w:proofErr w:type="spellEnd"/>
      <w:r w:rsidRPr="00403D8E">
        <w:rPr>
          <w:sz w:val="20"/>
          <w:szCs w:val="20"/>
          <w:highlight w:val="green"/>
        </w:rPr>
        <w:t>, M. A., Bozdag, S., Saeed, F., &amp; Alzheimer’s Disease Neuroimaging Initiative (2025). TA</w:t>
      </w:r>
      <w:r w:rsidRPr="00403D8E">
        <w:rPr>
          <w:rFonts w:ascii="Cambria Math" w:hAnsi="Cambria Math" w:cs="Cambria Math"/>
          <w:sz w:val="20"/>
          <w:szCs w:val="20"/>
          <w:highlight w:val="green"/>
        </w:rPr>
        <w:t>‐</w:t>
      </w:r>
      <w:r w:rsidRPr="00403D8E">
        <w:rPr>
          <w:sz w:val="20"/>
          <w:szCs w:val="20"/>
          <w:highlight w:val="green"/>
        </w:rPr>
        <w:t>RNN: an Attention</w:t>
      </w:r>
      <w:r w:rsidRPr="00403D8E">
        <w:rPr>
          <w:rFonts w:ascii="Cambria Math" w:hAnsi="Cambria Math" w:cs="Cambria Math"/>
          <w:sz w:val="20"/>
          <w:szCs w:val="20"/>
          <w:highlight w:val="green"/>
        </w:rPr>
        <w:t>‐</w:t>
      </w:r>
      <w:r w:rsidRPr="00403D8E">
        <w:rPr>
          <w:sz w:val="20"/>
          <w:szCs w:val="20"/>
          <w:highlight w:val="green"/>
        </w:rPr>
        <w:t>based Time</w:t>
      </w:r>
      <w:r w:rsidRPr="00403D8E">
        <w:rPr>
          <w:rFonts w:ascii="Cambria Math" w:hAnsi="Cambria Math" w:cs="Cambria Math"/>
          <w:sz w:val="20"/>
          <w:szCs w:val="20"/>
          <w:highlight w:val="green"/>
        </w:rPr>
        <w:t>‐</w:t>
      </w:r>
      <w:r w:rsidRPr="00403D8E">
        <w:rPr>
          <w:sz w:val="20"/>
          <w:szCs w:val="20"/>
          <w:highlight w:val="green"/>
        </w:rPr>
        <w:t>aware Recurrent Neural Network Architecture to Predict Progression of Alzheimer</w:t>
      </w:r>
      <w:r w:rsidRPr="00403D8E">
        <w:rPr>
          <w:rFonts w:ascii="Aptos" w:hAnsi="Aptos" w:cs="Aptos"/>
          <w:sz w:val="20"/>
          <w:szCs w:val="20"/>
          <w:highlight w:val="green"/>
        </w:rPr>
        <w:t>’</w:t>
      </w:r>
      <w:r w:rsidRPr="00403D8E">
        <w:rPr>
          <w:sz w:val="20"/>
          <w:szCs w:val="20"/>
          <w:highlight w:val="green"/>
        </w:rPr>
        <w:t>s Disease.</w:t>
      </w:r>
      <w:r w:rsidRPr="00403D8E">
        <w:rPr>
          <w:rFonts w:ascii="Aptos" w:hAnsi="Aptos" w:cs="Aptos"/>
          <w:sz w:val="20"/>
          <w:szCs w:val="20"/>
          <w:highlight w:val="green"/>
        </w:rPr>
        <w:t> </w:t>
      </w:r>
      <w:r w:rsidRPr="00403D8E">
        <w:rPr>
          <w:i/>
          <w:iCs/>
          <w:sz w:val="20"/>
          <w:szCs w:val="20"/>
          <w:highlight w:val="green"/>
        </w:rPr>
        <w:t>Alzheimer's &amp; Dementia</w:t>
      </w:r>
      <w:r w:rsidRPr="00403D8E">
        <w:rPr>
          <w:sz w:val="20"/>
          <w:szCs w:val="20"/>
          <w:highlight w:val="green"/>
        </w:rPr>
        <w:t>, </w:t>
      </w:r>
      <w:r w:rsidRPr="00403D8E">
        <w:rPr>
          <w:i/>
          <w:iCs/>
          <w:sz w:val="20"/>
          <w:szCs w:val="20"/>
          <w:highlight w:val="green"/>
        </w:rPr>
        <w:t>20</w:t>
      </w:r>
      <w:r w:rsidRPr="00403D8E">
        <w:rPr>
          <w:sz w:val="20"/>
          <w:szCs w:val="20"/>
          <w:highlight w:val="green"/>
        </w:rPr>
        <w:t xml:space="preserve">(Suppl 1), e089010. </w:t>
      </w:r>
      <w:hyperlink r:id="rId60" w:history="1">
        <w:r w:rsidRPr="00BC099E">
          <w:rPr>
            <w:rStyle w:val="Hyperlink"/>
            <w:sz w:val="20"/>
            <w:szCs w:val="20"/>
            <w:highlight w:val="green"/>
          </w:rPr>
          <w:t>https://doi.org/10.1002/alz.089010</w:t>
        </w:r>
      </w:hyperlink>
    </w:p>
    <w:p w14:paraId="7D94AF06" w14:textId="77777777" w:rsidR="00277851" w:rsidRPr="001F44E2" w:rsidRDefault="00277851" w:rsidP="001F44E2">
      <w:pPr>
        <w:pStyle w:val="ListParagraph"/>
        <w:numPr>
          <w:ilvl w:val="0"/>
          <w:numId w:val="1"/>
        </w:numPr>
        <w:spacing w:after="120"/>
        <w:contextualSpacing w:val="0"/>
        <w:jc w:val="both"/>
        <w:rPr>
          <w:sz w:val="20"/>
          <w:szCs w:val="20"/>
        </w:rPr>
      </w:pPr>
      <w:r w:rsidRPr="007940CF">
        <w:rPr>
          <w:sz w:val="20"/>
          <w:szCs w:val="20"/>
          <w:lang w:val="es-ES"/>
        </w:rPr>
        <w:t xml:space="preserve">Ortiz, A., Munilla, J., Gorriz, J. M., &amp; Ramírez, J. (2016). </w:t>
      </w:r>
      <w:r w:rsidRPr="001F44E2">
        <w:rPr>
          <w:sz w:val="20"/>
          <w:szCs w:val="20"/>
        </w:rPr>
        <w:t xml:space="preserve">Ensembles of deep learning architectures for the early diagnosis of Alzheimer's disease. </w:t>
      </w:r>
      <w:r w:rsidRPr="001F44E2">
        <w:rPr>
          <w:rStyle w:val="Emphasis"/>
          <w:sz w:val="20"/>
          <w:szCs w:val="20"/>
        </w:rPr>
        <w:t>International Journal of Neural Systems, 26</w:t>
      </w:r>
      <w:r w:rsidRPr="001F44E2">
        <w:rPr>
          <w:sz w:val="20"/>
          <w:szCs w:val="20"/>
        </w:rPr>
        <w:t xml:space="preserve">(7), 1650025. </w:t>
      </w:r>
      <w:hyperlink r:id="rId61" w:history="1">
        <w:r w:rsidRPr="001F44E2">
          <w:rPr>
            <w:rStyle w:val="Hyperlink"/>
            <w:sz w:val="20"/>
            <w:szCs w:val="20"/>
          </w:rPr>
          <w:t>https://doi.org/10.1142/S0129065716500257</w:t>
        </w:r>
      </w:hyperlink>
    </w:p>
    <w:p w14:paraId="4C0B635A" w14:textId="77777777"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Palmqvist, S., </w:t>
      </w:r>
      <w:proofErr w:type="spellStart"/>
      <w:r w:rsidRPr="001F44E2">
        <w:rPr>
          <w:sz w:val="20"/>
          <w:szCs w:val="20"/>
        </w:rPr>
        <w:t>Janelidze</w:t>
      </w:r>
      <w:proofErr w:type="spellEnd"/>
      <w:r w:rsidRPr="001F44E2">
        <w:rPr>
          <w:sz w:val="20"/>
          <w:szCs w:val="20"/>
        </w:rPr>
        <w:t xml:space="preserve">, S., Quiroz, Y. T., Zetterberg, H., &amp; </w:t>
      </w:r>
      <w:proofErr w:type="spellStart"/>
      <w:r w:rsidRPr="001F44E2">
        <w:rPr>
          <w:sz w:val="20"/>
          <w:szCs w:val="20"/>
        </w:rPr>
        <w:t>Blennow</w:t>
      </w:r>
      <w:proofErr w:type="spellEnd"/>
      <w:r w:rsidRPr="001F44E2">
        <w:rPr>
          <w:sz w:val="20"/>
          <w:szCs w:val="20"/>
        </w:rPr>
        <w:t xml:space="preserve">, K. (2023). Blood biomarkers for Alzheimer’s disease — current state and future directions. </w:t>
      </w:r>
      <w:r w:rsidRPr="001F44E2">
        <w:rPr>
          <w:i/>
          <w:iCs/>
          <w:sz w:val="20"/>
          <w:szCs w:val="20"/>
        </w:rPr>
        <w:t>Nature Reviews Neurology, 19</w:t>
      </w:r>
      <w:r w:rsidRPr="001F44E2">
        <w:rPr>
          <w:sz w:val="20"/>
          <w:szCs w:val="20"/>
        </w:rPr>
        <w:t>(4), 225–243. https://doi.org/10.1038/s41582-023-00750-x</w:t>
      </w:r>
    </w:p>
    <w:p w14:paraId="6BEF5C5E" w14:textId="77777777"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lastRenderedPageBreak/>
        <w:t xml:space="preserve">Pan, Y., Liu, M., Lian, C., &amp; Shen, D. (2020). Synthesizing missing PET from MRI and label via convolutional 3D GAN for Alzheimer’s disease diagnosis. Medical Image Analysis, 64, 101708. </w:t>
      </w:r>
      <w:hyperlink r:id="rId62" w:history="1">
        <w:r w:rsidRPr="001F44E2">
          <w:rPr>
            <w:rStyle w:val="Hyperlink"/>
            <w:sz w:val="20"/>
            <w:szCs w:val="20"/>
          </w:rPr>
          <w:t>https://doi.org/10.1016/j.media.2020.101708</w:t>
        </w:r>
      </w:hyperlink>
    </w:p>
    <w:p w14:paraId="58B778D5" w14:textId="5A618295" w:rsidR="00277851" w:rsidRDefault="00277851" w:rsidP="001F44E2">
      <w:pPr>
        <w:pStyle w:val="ListParagraph"/>
        <w:numPr>
          <w:ilvl w:val="0"/>
          <w:numId w:val="1"/>
        </w:numPr>
        <w:spacing w:after="120"/>
        <w:contextualSpacing w:val="0"/>
        <w:jc w:val="both"/>
        <w:rPr>
          <w:sz w:val="20"/>
          <w:szCs w:val="20"/>
        </w:rPr>
      </w:pPr>
      <w:r w:rsidRPr="001F44E2">
        <w:rPr>
          <w:sz w:val="20"/>
          <w:szCs w:val="20"/>
        </w:rPr>
        <w:t xml:space="preserve">Rajan, K. B., Weuve, J., Barnes, L. L., McAninch, E. A., Wilson, R. S., &amp; Evans, D. A. (2021). Population estimate of people with clinical AD and mild cognitive impairment in the United States (2020–2060). </w:t>
      </w:r>
      <w:r w:rsidRPr="001F44E2">
        <w:rPr>
          <w:rStyle w:val="Emphasis"/>
          <w:sz w:val="20"/>
          <w:szCs w:val="20"/>
        </w:rPr>
        <w:t>Alzheimer's &amp; Dementia</w:t>
      </w:r>
      <w:r w:rsidRPr="001F44E2">
        <w:rPr>
          <w:sz w:val="20"/>
          <w:szCs w:val="20"/>
        </w:rPr>
        <w:t xml:space="preserve">, </w:t>
      </w:r>
      <w:r w:rsidRPr="001F44E2">
        <w:rPr>
          <w:rStyle w:val="Emphasis"/>
          <w:sz w:val="20"/>
          <w:szCs w:val="20"/>
        </w:rPr>
        <w:t>17</w:t>
      </w:r>
      <w:r w:rsidRPr="001F44E2">
        <w:rPr>
          <w:sz w:val="20"/>
          <w:szCs w:val="20"/>
        </w:rPr>
        <w:t xml:space="preserve">(12), 1966–1975. </w:t>
      </w:r>
      <w:hyperlink r:id="rId63" w:history="1">
        <w:r w:rsidR="00403D8E" w:rsidRPr="001E42C3">
          <w:rPr>
            <w:rStyle w:val="Hyperlink"/>
            <w:sz w:val="20"/>
            <w:szCs w:val="20"/>
          </w:rPr>
          <w:t>https://doi.org/10.1002/alz.12362</w:t>
        </w:r>
      </w:hyperlink>
      <w:r w:rsidRPr="001F44E2">
        <w:rPr>
          <w:sz w:val="20"/>
          <w:szCs w:val="20"/>
        </w:rPr>
        <w:t>.</w:t>
      </w:r>
    </w:p>
    <w:p w14:paraId="1652B1CA" w14:textId="3BA35EEF" w:rsidR="00403D8E" w:rsidRPr="00403D8E" w:rsidRDefault="00403D8E" w:rsidP="00403D8E">
      <w:pPr>
        <w:pStyle w:val="ListParagraph"/>
        <w:numPr>
          <w:ilvl w:val="0"/>
          <w:numId w:val="1"/>
        </w:numPr>
        <w:spacing w:after="120"/>
        <w:contextualSpacing w:val="0"/>
        <w:jc w:val="both"/>
        <w:rPr>
          <w:sz w:val="20"/>
          <w:szCs w:val="20"/>
          <w:highlight w:val="green"/>
        </w:rPr>
      </w:pPr>
      <w:r w:rsidRPr="00403D8E">
        <w:rPr>
          <w:sz w:val="20"/>
          <w:szCs w:val="20"/>
          <w:highlight w:val="green"/>
        </w:rPr>
        <w:t xml:space="preserve">Ramalingam, S., P. </w:t>
      </w:r>
      <w:proofErr w:type="spellStart"/>
      <w:r w:rsidRPr="00403D8E">
        <w:rPr>
          <w:sz w:val="20"/>
          <w:szCs w:val="20"/>
          <w:highlight w:val="green"/>
        </w:rPr>
        <w:t>Gowsikraja</w:t>
      </w:r>
      <w:proofErr w:type="spellEnd"/>
      <w:r w:rsidRPr="00403D8E">
        <w:rPr>
          <w:sz w:val="20"/>
          <w:szCs w:val="20"/>
          <w:highlight w:val="green"/>
        </w:rPr>
        <w:t>, E. Loganathan, A. Logeswaran, Ramkumar, N., &amp; K. Geetha. (2024). </w:t>
      </w:r>
      <w:r w:rsidRPr="00403D8E">
        <w:rPr>
          <w:i/>
          <w:iCs/>
          <w:sz w:val="20"/>
          <w:szCs w:val="20"/>
          <w:highlight w:val="green"/>
        </w:rPr>
        <w:t>Attention-Based RNN for Alzheimer’s Diagnosis: A Multi-Modal Approach with Enhanced Feature Retention Algorithm</w:t>
      </w:r>
      <w:r w:rsidRPr="00403D8E">
        <w:rPr>
          <w:sz w:val="20"/>
          <w:szCs w:val="20"/>
          <w:highlight w:val="green"/>
        </w:rPr>
        <w:t xml:space="preserve">. 1–5. </w:t>
      </w:r>
      <w:hyperlink r:id="rId64" w:history="1">
        <w:r w:rsidRPr="00BC099E">
          <w:rPr>
            <w:rStyle w:val="Hyperlink"/>
            <w:sz w:val="20"/>
            <w:szCs w:val="20"/>
            <w:highlight w:val="green"/>
          </w:rPr>
          <w:t>https://doi.org/10.1109/incowoco64194.2024.10863383</w:t>
        </w:r>
      </w:hyperlink>
    </w:p>
    <w:p w14:paraId="55312117" w14:textId="77777777" w:rsidR="00832C07" w:rsidRDefault="00832C07" w:rsidP="001F44E2">
      <w:pPr>
        <w:pStyle w:val="ListParagraph"/>
        <w:numPr>
          <w:ilvl w:val="0"/>
          <w:numId w:val="1"/>
        </w:numPr>
        <w:spacing w:after="120"/>
        <w:contextualSpacing w:val="0"/>
        <w:jc w:val="both"/>
        <w:rPr>
          <w:rStyle w:val="Strong"/>
          <w:b w:val="0"/>
          <w:bCs w:val="0"/>
          <w:sz w:val="20"/>
          <w:szCs w:val="20"/>
        </w:rPr>
      </w:pPr>
      <w:r w:rsidRPr="00832C07">
        <w:rPr>
          <w:rStyle w:val="Strong"/>
          <w:b w:val="0"/>
          <w:bCs w:val="0"/>
          <w:sz w:val="20"/>
          <w:szCs w:val="20"/>
        </w:rPr>
        <w:t xml:space="preserve">Rice, L., &amp; </w:t>
      </w:r>
      <w:proofErr w:type="spellStart"/>
      <w:r w:rsidRPr="00832C07">
        <w:rPr>
          <w:rStyle w:val="Strong"/>
          <w:b w:val="0"/>
          <w:bCs w:val="0"/>
          <w:sz w:val="20"/>
          <w:szCs w:val="20"/>
        </w:rPr>
        <w:t>Bisdas</w:t>
      </w:r>
      <w:proofErr w:type="spellEnd"/>
      <w:r w:rsidRPr="00832C07">
        <w:rPr>
          <w:rStyle w:val="Strong"/>
          <w:b w:val="0"/>
          <w:bCs w:val="0"/>
          <w:sz w:val="20"/>
          <w:szCs w:val="20"/>
        </w:rPr>
        <w:t xml:space="preserve">, S. (2017). The diagnostic value of FDG and amyloid PET in Alzheimer’s disease: A systematic review. European Journal of Radiology, 94, 16–24. </w:t>
      </w:r>
    </w:p>
    <w:p w14:paraId="1EC89903" w14:textId="02215E73" w:rsidR="007D7FC5" w:rsidRPr="001F44E2" w:rsidRDefault="007D7FC5" w:rsidP="001F44E2">
      <w:pPr>
        <w:pStyle w:val="ListParagraph"/>
        <w:numPr>
          <w:ilvl w:val="0"/>
          <w:numId w:val="1"/>
        </w:numPr>
        <w:spacing w:after="120"/>
        <w:contextualSpacing w:val="0"/>
        <w:jc w:val="both"/>
        <w:rPr>
          <w:rStyle w:val="Strong"/>
          <w:b w:val="0"/>
          <w:bCs w:val="0"/>
          <w:sz w:val="20"/>
          <w:szCs w:val="20"/>
        </w:rPr>
      </w:pPr>
      <w:r w:rsidRPr="001F44E2">
        <w:rPr>
          <w:rStyle w:val="Strong"/>
          <w:b w:val="0"/>
          <w:bCs w:val="0"/>
          <w:sz w:val="20"/>
          <w:szCs w:val="20"/>
        </w:rPr>
        <w:t xml:space="preserve">Roberts, R. O., Aakre, J. A., Kremers, W. K., Roberts, R., </w:t>
      </w:r>
      <w:proofErr w:type="spellStart"/>
      <w:r w:rsidRPr="001F44E2">
        <w:rPr>
          <w:rStyle w:val="Strong"/>
          <w:b w:val="0"/>
          <w:bCs w:val="0"/>
          <w:sz w:val="20"/>
          <w:szCs w:val="20"/>
        </w:rPr>
        <w:t>Vassilaki</w:t>
      </w:r>
      <w:proofErr w:type="spellEnd"/>
      <w:r w:rsidRPr="001F44E2">
        <w:rPr>
          <w:rStyle w:val="Strong"/>
          <w:b w:val="0"/>
          <w:bCs w:val="0"/>
          <w:sz w:val="20"/>
          <w:szCs w:val="20"/>
        </w:rPr>
        <w:t>, M., Mielke, M. M., … Petersen, R. C. (2018). Prevalence and outcomes of amyloid positivity among persons without dementia in a longitudinal, population</w:t>
      </w:r>
      <w:r w:rsidRPr="001F44E2">
        <w:rPr>
          <w:rStyle w:val="Strong"/>
          <w:rFonts w:ascii="Cambria Math" w:hAnsi="Cambria Math" w:cs="Cambria Math"/>
          <w:b w:val="0"/>
          <w:bCs w:val="0"/>
          <w:sz w:val="20"/>
          <w:szCs w:val="20"/>
        </w:rPr>
        <w:t>‑</w:t>
      </w:r>
      <w:r w:rsidRPr="001F44E2">
        <w:rPr>
          <w:rStyle w:val="Strong"/>
          <w:b w:val="0"/>
          <w:bCs w:val="0"/>
          <w:sz w:val="20"/>
          <w:szCs w:val="20"/>
        </w:rPr>
        <w:t xml:space="preserve">based setting. JAMA Neurology, 75(8), 970–979. </w:t>
      </w:r>
      <w:hyperlink r:id="rId65" w:history="1">
        <w:r w:rsidRPr="001F44E2">
          <w:rPr>
            <w:rStyle w:val="Hyperlink"/>
            <w:sz w:val="20"/>
            <w:szCs w:val="20"/>
          </w:rPr>
          <w:t>https://doi.org/10.1001/jamaneurol.2018.0629</w:t>
        </w:r>
      </w:hyperlink>
    </w:p>
    <w:p w14:paraId="11A378CB" w14:textId="31622F98" w:rsidR="00277851" w:rsidRPr="001F44E2" w:rsidRDefault="00277851" w:rsidP="001F44E2">
      <w:pPr>
        <w:pStyle w:val="ListParagraph"/>
        <w:numPr>
          <w:ilvl w:val="0"/>
          <w:numId w:val="1"/>
        </w:numPr>
        <w:spacing w:after="120"/>
        <w:contextualSpacing w:val="0"/>
        <w:jc w:val="both"/>
        <w:rPr>
          <w:sz w:val="20"/>
          <w:szCs w:val="20"/>
        </w:rPr>
      </w:pPr>
      <w:r w:rsidRPr="001F44E2">
        <w:rPr>
          <w:rStyle w:val="Strong"/>
          <w:b w:val="0"/>
          <w:bCs w:val="0"/>
          <w:sz w:val="20"/>
          <w:szCs w:val="20"/>
        </w:rPr>
        <w:t>Rokach, L.</w:t>
      </w:r>
      <w:r w:rsidRPr="001F44E2">
        <w:rPr>
          <w:sz w:val="20"/>
          <w:szCs w:val="20"/>
        </w:rPr>
        <w:t xml:space="preserve"> (2010). Ensemble-based classifiers. </w:t>
      </w:r>
      <w:r w:rsidRPr="001F44E2">
        <w:rPr>
          <w:rStyle w:val="Emphasis"/>
          <w:sz w:val="20"/>
          <w:szCs w:val="20"/>
        </w:rPr>
        <w:t>Artificial Intelligence Review, 33</w:t>
      </w:r>
      <w:r w:rsidRPr="001F44E2">
        <w:rPr>
          <w:sz w:val="20"/>
          <w:szCs w:val="20"/>
        </w:rPr>
        <w:t>(1–2), 1–39.</w:t>
      </w:r>
    </w:p>
    <w:p w14:paraId="2CE7144C" w14:textId="77777777" w:rsidR="00B52BA3" w:rsidRDefault="00B52BA3" w:rsidP="001F44E2">
      <w:pPr>
        <w:pStyle w:val="ListParagraph"/>
        <w:numPr>
          <w:ilvl w:val="0"/>
          <w:numId w:val="1"/>
        </w:numPr>
        <w:spacing w:after="120"/>
        <w:contextualSpacing w:val="0"/>
        <w:jc w:val="both"/>
        <w:rPr>
          <w:sz w:val="20"/>
          <w:szCs w:val="20"/>
        </w:rPr>
      </w:pPr>
      <w:r w:rsidRPr="00B52BA3">
        <w:rPr>
          <w:sz w:val="20"/>
          <w:szCs w:val="20"/>
        </w:rPr>
        <w:t>Rosselli, M., Vélez Uribe, I., Ahne, E., &amp; Shihadeh, L. (2022). Culture, ethnicity, and level of education in Alzheimer’s disease. Neurotherapeutics, 19(1), 26–54.</w:t>
      </w:r>
    </w:p>
    <w:p w14:paraId="475DCF6C" w14:textId="4062E48F"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Seo, K., Pan, R., Lee, D. J., </w:t>
      </w:r>
      <w:proofErr w:type="spellStart"/>
      <w:r w:rsidRPr="001F44E2">
        <w:rPr>
          <w:sz w:val="20"/>
          <w:szCs w:val="20"/>
        </w:rPr>
        <w:t>Thiyyagura</w:t>
      </w:r>
      <w:proofErr w:type="spellEnd"/>
      <w:r w:rsidRPr="001F44E2">
        <w:rPr>
          <w:sz w:val="20"/>
          <w:szCs w:val="20"/>
        </w:rPr>
        <w:t xml:space="preserve">, P., Chen, K., &amp; Alzheimer’s Disease Neuroimaging Initiative. (2019). Visualizing Alzheimer's disease progression in low dimensional manifolds. </w:t>
      </w:r>
      <w:proofErr w:type="spellStart"/>
      <w:r w:rsidRPr="001F44E2">
        <w:rPr>
          <w:i/>
          <w:iCs/>
          <w:sz w:val="20"/>
          <w:szCs w:val="20"/>
        </w:rPr>
        <w:t>Heliyon</w:t>
      </w:r>
      <w:proofErr w:type="spellEnd"/>
      <w:r w:rsidRPr="001F44E2">
        <w:rPr>
          <w:i/>
          <w:iCs/>
          <w:sz w:val="20"/>
          <w:szCs w:val="20"/>
        </w:rPr>
        <w:t>, 5</w:t>
      </w:r>
      <w:r w:rsidRPr="001F44E2">
        <w:rPr>
          <w:sz w:val="20"/>
          <w:szCs w:val="20"/>
        </w:rPr>
        <w:t xml:space="preserve">(8), e02216. </w:t>
      </w:r>
      <w:hyperlink r:id="rId66" w:tgtFrame="_new" w:history="1">
        <w:r w:rsidRPr="001F44E2">
          <w:rPr>
            <w:color w:val="0000FF"/>
            <w:sz w:val="20"/>
            <w:szCs w:val="20"/>
            <w:u w:val="single"/>
          </w:rPr>
          <w:t>https://doi.org/10.1016/j.heliyon.2019.e02216</w:t>
        </w:r>
      </w:hyperlink>
    </w:p>
    <w:p w14:paraId="74EB4D9B" w14:textId="236B0514" w:rsidR="00277851" w:rsidRPr="000F5CF3" w:rsidRDefault="00277851" w:rsidP="000F5CF3">
      <w:pPr>
        <w:pStyle w:val="ListParagraph"/>
        <w:numPr>
          <w:ilvl w:val="0"/>
          <w:numId w:val="1"/>
        </w:numPr>
        <w:spacing w:after="120"/>
        <w:contextualSpacing w:val="0"/>
        <w:jc w:val="both"/>
        <w:rPr>
          <w:sz w:val="20"/>
          <w:szCs w:val="20"/>
        </w:rPr>
      </w:pPr>
      <w:r w:rsidRPr="001F44E2">
        <w:rPr>
          <w:sz w:val="20"/>
          <w:szCs w:val="20"/>
        </w:rPr>
        <w:t xml:space="preserve">Sperling, R. A., Aisen, P. S., Beckett, L. A., Bennett, D. A., Craft, S., Fagan, A. M., ... &amp; Phelps, C. H. (2011). Toward defining the preclinical stages of Alzheimer’s disease: Recommendations from the National Institute on Aging-Alzheimer’s Association workgroups on diagnostic guidelines for Alzheimer’s disease. </w:t>
      </w:r>
      <w:r w:rsidRPr="001F44E2">
        <w:rPr>
          <w:i/>
          <w:iCs/>
          <w:sz w:val="20"/>
          <w:szCs w:val="20"/>
        </w:rPr>
        <w:t>Alzheimer’s &amp; Dementia, 7</w:t>
      </w:r>
      <w:r w:rsidRPr="001F44E2">
        <w:rPr>
          <w:sz w:val="20"/>
          <w:szCs w:val="20"/>
        </w:rPr>
        <w:t xml:space="preserve">(3), 280–292. </w:t>
      </w:r>
      <w:r w:rsidR="000F5CF3">
        <w:rPr>
          <w:sz w:val="20"/>
          <w:szCs w:val="20"/>
        </w:rPr>
        <w:t xml:space="preserve">       </w:t>
      </w:r>
      <w:r w:rsidRPr="000F5CF3">
        <w:rPr>
          <w:sz w:val="20"/>
          <w:szCs w:val="20"/>
        </w:rPr>
        <w:t>https://doi.org/10.1016/j.jalz.2011.03.003</w:t>
      </w:r>
    </w:p>
    <w:p w14:paraId="020D1851" w14:textId="77777777" w:rsidR="00277851" w:rsidRPr="001F44E2" w:rsidRDefault="00277851" w:rsidP="001F44E2">
      <w:pPr>
        <w:pStyle w:val="ListParagraph"/>
        <w:numPr>
          <w:ilvl w:val="0"/>
          <w:numId w:val="1"/>
        </w:numPr>
        <w:spacing w:after="120"/>
        <w:contextualSpacing w:val="0"/>
        <w:jc w:val="both"/>
        <w:rPr>
          <w:sz w:val="20"/>
          <w:szCs w:val="20"/>
        </w:rPr>
      </w:pPr>
      <w:proofErr w:type="spellStart"/>
      <w:r w:rsidRPr="001F44E2">
        <w:rPr>
          <w:sz w:val="20"/>
          <w:szCs w:val="20"/>
        </w:rPr>
        <w:t>Thaipisuttikul</w:t>
      </w:r>
      <w:proofErr w:type="spellEnd"/>
      <w:r w:rsidRPr="001F44E2">
        <w:rPr>
          <w:sz w:val="20"/>
          <w:szCs w:val="20"/>
        </w:rPr>
        <w:t xml:space="preserve">, P., </w:t>
      </w:r>
      <w:proofErr w:type="spellStart"/>
      <w:r w:rsidRPr="001F44E2">
        <w:rPr>
          <w:sz w:val="20"/>
          <w:szCs w:val="20"/>
        </w:rPr>
        <w:t>Jaikla</w:t>
      </w:r>
      <w:proofErr w:type="spellEnd"/>
      <w:r w:rsidRPr="001F44E2">
        <w:rPr>
          <w:sz w:val="20"/>
          <w:szCs w:val="20"/>
        </w:rPr>
        <w:t xml:space="preserve">, K., </w:t>
      </w:r>
      <w:proofErr w:type="spellStart"/>
      <w:r w:rsidRPr="001F44E2">
        <w:rPr>
          <w:sz w:val="20"/>
          <w:szCs w:val="20"/>
        </w:rPr>
        <w:t>Satthong</w:t>
      </w:r>
      <w:proofErr w:type="spellEnd"/>
      <w:r w:rsidRPr="001F44E2">
        <w:rPr>
          <w:sz w:val="20"/>
          <w:szCs w:val="20"/>
        </w:rPr>
        <w:t xml:space="preserve">, S., &amp; </w:t>
      </w:r>
      <w:proofErr w:type="spellStart"/>
      <w:r w:rsidRPr="001F44E2">
        <w:rPr>
          <w:sz w:val="20"/>
          <w:szCs w:val="20"/>
        </w:rPr>
        <w:t>Wisajun</w:t>
      </w:r>
      <w:proofErr w:type="spellEnd"/>
      <w:r w:rsidRPr="001F44E2">
        <w:rPr>
          <w:sz w:val="20"/>
          <w:szCs w:val="20"/>
        </w:rPr>
        <w:t xml:space="preserve">, P. (2022). Rate of conversion from mild cognitive impairment to dementia in a Thai hospital-based population: A retrospective cohort. </w:t>
      </w:r>
      <w:r w:rsidRPr="001F44E2">
        <w:rPr>
          <w:rStyle w:val="Emphasis"/>
          <w:sz w:val="20"/>
          <w:szCs w:val="20"/>
        </w:rPr>
        <w:t>Alzheimer's &amp; Dementia: Translational Research &amp; Clinical Interventions, 8</w:t>
      </w:r>
      <w:r w:rsidRPr="001F44E2">
        <w:rPr>
          <w:sz w:val="20"/>
          <w:szCs w:val="20"/>
        </w:rPr>
        <w:t xml:space="preserve">(1), e12272. </w:t>
      </w:r>
    </w:p>
    <w:p w14:paraId="4EE9A910" w14:textId="6CBCE6CB" w:rsidR="008C26F8" w:rsidRPr="007940CF" w:rsidRDefault="008C26F8" w:rsidP="001F44E2">
      <w:pPr>
        <w:pStyle w:val="ListParagraph"/>
        <w:numPr>
          <w:ilvl w:val="0"/>
          <w:numId w:val="1"/>
        </w:numPr>
        <w:spacing w:after="120"/>
        <w:contextualSpacing w:val="0"/>
        <w:jc w:val="both"/>
        <w:rPr>
          <w:sz w:val="20"/>
          <w:szCs w:val="20"/>
          <w:lang w:val="es-ES"/>
        </w:rPr>
      </w:pPr>
      <w:r w:rsidRPr="008C26F8">
        <w:rPr>
          <w:sz w:val="20"/>
          <w:szCs w:val="20"/>
        </w:rPr>
        <w:t xml:space="preserve">Troutwine, B. R., Hamid, L., Lysaker, C. R., Strope, T. A., &amp; Wilkins, H. M. (2022). </w:t>
      </w:r>
      <w:proofErr w:type="spellStart"/>
      <w:r w:rsidRPr="007940CF">
        <w:rPr>
          <w:sz w:val="20"/>
          <w:szCs w:val="20"/>
          <w:lang w:val="es-ES"/>
        </w:rPr>
        <w:t>Apolipoprotein</w:t>
      </w:r>
      <w:proofErr w:type="spellEnd"/>
      <w:r w:rsidRPr="007940CF">
        <w:rPr>
          <w:sz w:val="20"/>
          <w:szCs w:val="20"/>
          <w:lang w:val="es-ES"/>
        </w:rPr>
        <w:t xml:space="preserve"> E and </w:t>
      </w:r>
      <w:proofErr w:type="spellStart"/>
      <w:r w:rsidRPr="007940CF">
        <w:rPr>
          <w:sz w:val="20"/>
          <w:szCs w:val="20"/>
          <w:lang w:val="es-ES"/>
        </w:rPr>
        <w:t>Alzheimer's</w:t>
      </w:r>
      <w:proofErr w:type="spellEnd"/>
      <w:r w:rsidRPr="007940CF">
        <w:rPr>
          <w:sz w:val="20"/>
          <w:szCs w:val="20"/>
          <w:lang w:val="es-ES"/>
        </w:rPr>
        <w:t xml:space="preserve"> </w:t>
      </w:r>
      <w:proofErr w:type="spellStart"/>
      <w:r w:rsidRPr="007940CF">
        <w:rPr>
          <w:sz w:val="20"/>
          <w:szCs w:val="20"/>
          <w:lang w:val="es-ES"/>
        </w:rPr>
        <w:t>disease</w:t>
      </w:r>
      <w:proofErr w:type="spellEnd"/>
      <w:r w:rsidRPr="007940CF">
        <w:rPr>
          <w:sz w:val="20"/>
          <w:szCs w:val="20"/>
          <w:lang w:val="es-ES"/>
        </w:rPr>
        <w:t xml:space="preserve">. Acta </w:t>
      </w:r>
      <w:proofErr w:type="spellStart"/>
      <w:r w:rsidRPr="007940CF">
        <w:rPr>
          <w:sz w:val="20"/>
          <w:szCs w:val="20"/>
          <w:lang w:val="es-ES"/>
        </w:rPr>
        <w:t>Pharmaceutica</w:t>
      </w:r>
      <w:proofErr w:type="spellEnd"/>
      <w:r w:rsidRPr="007940CF">
        <w:rPr>
          <w:sz w:val="20"/>
          <w:szCs w:val="20"/>
          <w:lang w:val="es-ES"/>
        </w:rPr>
        <w:t xml:space="preserve"> </w:t>
      </w:r>
      <w:proofErr w:type="spellStart"/>
      <w:r w:rsidRPr="007940CF">
        <w:rPr>
          <w:sz w:val="20"/>
          <w:szCs w:val="20"/>
          <w:lang w:val="es-ES"/>
        </w:rPr>
        <w:t>Sinica</w:t>
      </w:r>
      <w:proofErr w:type="spellEnd"/>
      <w:r w:rsidRPr="007940CF">
        <w:rPr>
          <w:sz w:val="20"/>
          <w:szCs w:val="20"/>
          <w:lang w:val="es-ES"/>
        </w:rPr>
        <w:t xml:space="preserve"> B, 12(2), 496–510. </w:t>
      </w:r>
      <w:hyperlink r:id="rId67" w:history="1">
        <w:r w:rsidRPr="007940CF">
          <w:rPr>
            <w:rStyle w:val="Hyperlink"/>
            <w:sz w:val="20"/>
            <w:szCs w:val="20"/>
            <w:lang w:val="es-ES"/>
          </w:rPr>
          <w:t>https://doi.org/10.1016/j.apsb.2021.10.002</w:t>
        </w:r>
      </w:hyperlink>
    </w:p>
    <w:p w14:paraId="4B6A8935" w14:textId="61608560"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Weiner, M. W., Veitch, D. P., Aisen, P. S., Beckett, L. A., Cairns, N. J., Green, R. C., ... &amp; </w:t>
      </w:r>
      <w:proofErr w:type="spellStart"/>
      <w:r w:rsidRPr="001F44E2">
        <w:rPr>
          <w:sz w:val="20"/>
          <w:szCs w:val="20"/>
        </w:rPr>
        <w:t>Jagust</w:t>
      </w:r>
      <w:proofErr w:type="spellEnd"/>
      <w:r w:rsidRPr="001F44E2">
        <w:rPr>
          <w:sz w:val="20"/>
          <w:szCs w:val="20"/>
        </w:rPr>
        <w:t xml:space="preserve">, W. (2023). Recent publications from the Alzheimer’s Disease Neuroimaging Initiative: Reviewing progress toward improved biomarker discovery and disease understanding. </w:t>
      </w:r>
      <w:r w:rsidRPr="001F44E2">
        <w:rPr>
          <w:i/>
          <w:iCs/>
          <w:sz w:val="20"/>
          <w:szCs w:val="20"/>
        </w:rPr>
        <w:t>Alzheimer’s &amp; Dementia, 19</w:t>
      </w:r>
      <w:r w:rsidRPr="001F44E2">
        <w:rPr>
          <w:sz w:val="20"/>
          <w:szCs w:val="20"/>
        </w:rPr>
        <w:t>(1), 38–54. https://doi.org/10.1002/alz.12634</w:t>
      </w:r>
    </w:p>
    <w:p w14:paraId="511E8F6C" w14:textId="77777777"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Weiner, M. W., Veitch, D. P., Aisen, P. S., Beckett, L. A., Cairns, N. J., Green, R. C., Harvey, D., Jack, C. R., </w:t>
      </w:r>
      <w:proofErr w:type="spellStart"/>
      <w:r w:rsidRPr="001F44E2">
        <w:rPr>
          <w:sz w:val="20"/>
          <w:szCs w:val="20"/>
        </w:rPr>
        <w:t>Jagust</w:t>
      </w:r>
      <w:proofErr w:type="spellEnd"/>
      <w:r w:rsidRPr="001F44E2">
        <w:rPr>
          <w:sz w:val="20"/>
          <w:szCs w:val="20"/>
        </w:rPr>
        <w:t xml:space="preserve">, W., Liu, E., Morris, J. C., Petersen, R. C., </w:t>
      </w:r>
      <w:proofErr w:type="spellStart"/>
      <w:r w:rsidRPr="001F44E2">
        <w:rPr>
          <w:sz w:val="20"/>
          <w:szCs w:val="20"/>
        </w:rPr>
        <w:t>Saykin</w:t>
      </w:r>
      <w:proofErr w:type="spellEnd"/>
      <w:r w:rsidRPr="001F44E2">
        <w:rPr>
          <w:sz w:val="20"/>
          <w:szCs w:val="20"/>
        </w:rPr>
        <w:t xml:space="preserve">, A. J., Schmidt, M. E., Shen, L., </w:t>
      </w:r>
      <w:proofErr w:type="spellStart"/>
      <w:r w:rsidRPr="001F44E2">
        <w:rPr>
          <w:sz w:val="20"/>
          <w:szCs w:val="20"/>
        </w:rPr>
        <w:t>Siuciak</w:t>
      </w:r>
      <w:proofErr w:type="spellEnd"/>
      <w:r w:rsidRPr="001F44E2">
        <w:rPr>
          <w:sz w:val="20"/>
          <w:szCs w:val="20"/>
        </w:rPr>
        <w:t xml:space="preserve">, J. A., Soares, H., Toga, A. W., &amp; Trojanowski, J. Q. (2015). 2014 Update of the Alzheimer's Disease </w:t>
      </w:r>
      <w:r w:rsidRPr="001F44E2">
        <w:rPr>
          <w:sz w:val="20"/>
          <w:szCs w:val="20"/>
        </w:rPr>
        <w:lastRenderedPageBreak/>
        <w:t xml:space="preserve">Neuroimaging Initiative: A review of papers published since its inception. Alzheimer's &amp; Dementia, 11(6), e1–e120. </w:t>
      </w:r>
      <w:hyperlink r:id="rId68" w:history="1">
        <w:r w:rsidRPr="001F44E2">
          <w:rPr>
            <w:rStyle w:val="Hyperlink"/>
            <w:sz w:val="20"/>
            <w:szCs w:val="20"/>
          </w:rPr>
          <w:t>https://doi.org/10.1016/j.jalz.2014.11.001</w:t>
        </w:r>
      </w:hyperlink>
    </w:p>
    <w:p w14:paraId="1C70F28F" w14:textId="77777777" w:rsidR="00277851" w:rsidRPr="001F44E2" w:rsidRDefault="00277851" w:rsidP="001F44E2">
      <w:pPr>
        <w:pStyle w:val="ListParagraph"/>
        <w:numPr>
          <w:ilvl w:val="0"/>
          <w:numId w:val="1"/>
        </w:numPr>
        <w:spacing w:after="120"/>
        <w:contextualSpacing w:val="0"/>
        <w:jc w:val="both"/>
        <w:rPr>
          <w:sz w:val="20"/>
          <w:szCs w:val="20"/>
        </w:rPr>
      </w:pPr>
      <w:r w:rsidRPr="007940CF">
        <w:rPr>
          <w:sz w:val="20"/>
          <w:szCs w:val="20"/>
          <w:lang w:val="fr-FR"/>
        </w:rPr>
        <w:t>Wen, J., Thibeau-</w:t>
      </w:r>
      <w:proofErr w:type="spellStart"/>
      <w:r w:rsidRPr="007940CF">
        <w:rPr>
          <w:sz w:val="20"/>
          <w:szCs w:val="20"/>
          <w:lang w:val="fr-FR"/>
        </w:rPr>
        <w:t>Sutre</w:t>
      </w:r>
      <w:proofErr w:type="spellEnd"/>
      <w:r w:rsidRPr="007940CF">
        <w:rPr>
          <w:sz w:val="20"/>
          <w:szCs w:val="20"/>
          <w:lang w:val="fr-FR"/>
        </w:rPr>
        <w:t xml:space="preserve">, E., Diaz-Melo, M., </w:t>
      </w:r>
      <w:proofErr w:type="spellStart"/>
      <w:r w:rsidRPr="007940CF">
        <w:rPr>
          <w:sz w:val="20"/>
          <w:szCs w:val="20"/>
          <w:lang w:val="fr-FR"/>
        </w:rPr>
        <w:t>Samper</w:t>
      </w:r>
      <w:proofErr w:type="spellEnd"/>
      <w:r w:rsidRPr="007940CF">
        <w:rPr>
          <w:sz w:val="20"/>
          <w:szCs w:val="20"/>
          <w:lang w:val="fr-FR"/>
        </w:rPr>
        <w:t xml:space="preserve">-González, J., Routier, A., </w:t>
      </w:r>
      <w:proofErr w:type="spellStart"/>
      <w:r w:rsidRPr="007940CF">
        <w:rPr>
          <w:sz w:val="20"/>
          <w:szCs w:val="20"/>
          <w:lang w:val="fr-FR"/>
        </w:rPr>
        <w:t>Bottani</w:t>
      </w:r>
      <w:proofErr w:type="spellEnd"/>
      <w:r w:rsidRPr="007940CF">
        <w:rPr>
          <w:sz w:val="20"/>
          <w:szCs w:val="20"/>
          <w:lang w:val="fr-FR"/>
        </w:rPr>
        <w:t xml:space="preserve">, S., ... &amp; </w:t>
      </w:r>
      <w:proofErr w:type="spellStart"/>
      <w:r w:rsidRPr="007940CF">
        <w:rPr>
          <w:sz w:val="20"/>
          <w:szCs w:val="20"/>
          <w:lang w:val="fr-FR"/>
        </w:rPr>
        <w:t>Colliot</w:t>
      </w:r>
      <w:proofErr w:type="spellEnd"/>
      <w:r w:rsidRPr="007940CF">
        <w:rPr>
          <w:sz w:val="20"/>
          <w:szCs w:val="20"/>
          <w:lang w:val="fr-FR"/>
        </w:rPr>
        <w:t xml:space="preserve">, O. (2022). </w:t>
      </w:r>
      <w:r w:rsidRPr="001F44E2">
        <w:rPr>
          <w:sz w:val="20"/>
          <w:szCs w:val="20"/>
        </w:rPr>
        <w:t xml:space="preserve">Convolutional neural networks for classification of Alzheimer’s disease: Overview and reproducible evaluation. </w:t>
      </w:r>
      <w:r w:rsidRPr="001F44E2">
        <w:rPr>
          <w:i/>
          <w:iCs/>
          <w:sz w:val="20"/>
          <w:szCs w:val="20"/>
        </w:rPr>
        <w:t>Medical Image Analysis, 63</w:t>
      </w:r>
      <w:r w:rsidRPr="001F44E2">
        <w:rPr>
          <w:sz w:val="20"/>
          <w:szCs w:val="20"/>
        </w:rPr>
        <w:t>, 101694. https://doi.org/10.1016/j.media.2020.101694</w:t>
      </w:r>
    </w:p>
    <w:p w14:paraId="2FFFE690" w14:textId="77777777" w:rsidR="00816BEA" w:rsidRPr="00816BEA" w:rsidRDefault="00816BEA" w:rsidP="001F44E2">
      <w:pPr>
        <w:pStyle w:val="ListParagraph"/>
        <w:numPr>
          <w:ilvl w:val="0"/>
          <w:numId w:val="1"/>
        </w:numPr>
        <w:spacing w:after="120"/>
        <w:contextualSpacing w:val="0"/>
        <w:jc w:val="both"/>
        <w:rPr>
          <w:rFonts w:cs="Times New Roman"/>
          <w:sz w:val="20"/>
          <w:szCs w:val="20"/>
        </w:rPr>
      </w:pPr>
      <w:r w:rsidRPr="00816BEA">
        <w:rPr>
          <w:sz w:val="20"/>
          <w:szCs w:val="20"/>
        </w:rPr>
        <w:t>Whitwell, J. L. (2010). Progression of atrophy in Alzheimer’s disease and related disorders. Neurotoxicity Research, 18(3), 339–346.</w:t>
      </w:r>
    </w:p>
    <w:p w14:paraId="34162700" w14:textId="67D34B62" w:rsidR="00277851" w:rsidRPr="001F44E2" w:rsidRDefault="00277851" w:rsidP="001F44E2">
      <w:pPr>
        <w:pStyle w:val="ListParagraph"/>
        <w:numPr>
          <w:ilvl w:val="0"/>
          <w:numId w:val="1"/>
        </w:numPr>
        <w:spacing w:after="120"/>
        <w:contextualSpacing w:val="0"/>
        <w:jc w:val="both"/>
        <w:rPr>
          <w:rFonts w:cs="Times New Roman"/>
          <w:sz w:val="20"/>
          <w:szCs w:val="20"/>
        </w:rPr>
      </w:pPr>
      <w:r w:rsidRPr="001F44E2">
        <w:rPr>
          <w:sz w:val="20"/>
          <w:szCs w:val="20"/>
        </w:rPr>
        <w:t xml:space="preserve">Whitwell, J. L., </w:t>
      </w:r>
      <w:proofErr w:type="spellStart"/>
      <w:r w:rsidRPr="001F44E2">
        <w:rPr>
          <w:sz w:val="20"/>
          <w:szCs w:val="20"/>
        </w:rPr>
        <w:t>Przybelski</w:t>
      </w:r>
      <w:proofErr w:type="spellEnd"/>
      <w:r w:rsidRPr="001F44E2">
        <w:rPr>
          <w:sz w:val="20"/>
          <w:szCs w:val="20"/>
        </w:rPr>
        <w:t xml:space="preserve">, S. A., Weigand, S. D., </w:t>
      </w:r>
      <w:proofErr w:type="spellStart"/>
      <w:r w:rsidRPr="001F44E2">
        <w:rPr>
          <w:sz w:val="20"/>
          <w:szCs w:val="20"/>
        </w:rPr>
        <w:t>Knopman</w:t>
      </w:r>
      <w:proofErr w:type="spellEnd"/>
      <w:r w:rsidRPr="001F44E2">
        <w:rPr>
          <w:sz w:val="20"/>
          <w:szCs w:val="20"/>
        </w:rPr>
        <w:t xml:space="preserve">, D. S., Boeve, B. F., Petersen, R. C., &amp; Jack, C. R., Jr. (2007). 3D maps from multiple MRI illustrate changing atrophy patterns as subjects progress from mild cognitive impairment to Alzheimer’s disease. </w:t>
      </w:r>
      <w:r w:rsidRPr="001F44E2">
        <w:rPr>
          <w:i/>
          <w:iCs/>
          <w:sz w:val="20"/>
          <w:szCs w:val="20"/>
        </w:rPr>
        <w:t>Brain, 130</w:t>
      </w:r>
      <w:r w:rsidRPr="001F44E2">
        <w:rPr>
          <w:sz w:val="20"/>
          <w:szCs w:val="20"/>
        </w:rPr>
        <w:t>(Pt 7), 1777–</w:t>
      </w:r>
      <w:r w:rsidRPr="001F44E2">
        <w:rPr>
          <w:rFonts w:cs="Times New Roman"/>
          <w:sz w:val="20"/>
          <w:szCs w:val="20"/>
        </w:rPr>
        <w:t xml:space="preserve">1786. </w:t>
      </w:r>
      <w:hyperlink r:id="rId69" w:tgtFrame="_new" w:history="1">
        <w:r w:rsidRPr="001F44E2">
          <w:rPr>
            <w:rFonts w:cs="Times New Roman"/>
            <w:color w:val="0000FF"/>
            <w:sz w:val="20"/>
            <w:szCs w:val="20"/>
            <w:u w:val="single"/>
          </w:rPr>
          <w:t>https://doi.org/10.1093/brain/awm112</w:t>
        </w:r>
      </w:hyperlink>
    </w:p>
    <w:p w14:paraId="50E2F6AD" w14:textId="77777777" w:rsidR="00277851" w:rsidRPr="001F44E2" w:rsidRDefault="00277851" w:rsidP="001F44E2">
      <w:pPr>
        <w:pStyle w:val="ListParagraph"/>
        <w:numPr>
          <w:ilvl w:val="0"/>
          <w:numId w:val="1"/>
        </w:numPr>
        <w:spacing w:after="120"/>
        <w:contextualSpacing w:val="0"/>
        <w:jc w:val="both"/>
        <w:rPr>
          <w:rFonts w:cs="Times New Roman"/>
          <w:sz w:val="20"/>
          <w:szCs w:val="20"/>
        </w:rPr>
      </w:pPr>
      <w:r w:rsidRPr="001F44E2">
        <w:rPr>
          <w:rFonts w:cs="Times New Roman"/>
          <w:sz w:val="20"/>
          <w:szCs w:val="20"/>
        </w:rPr>
        <w:t>World Health Organization. (2025, [</w:t>
      </w:r>
      <w:r w:rsidRPr="001F44E2">
        <w:rPr>
          <w:rFonts w:cs="Times New Roman"/>
          <w:color w:val="00205C"/>
          <w:sz w:val="20"/>
          <w:szCs w:val="20"/>
          <w:shd w:val="clear" w:color="auto" w:fill="FFFFFF"/>
        </w:rPr>
        <w:t>31 March</w:t>
      </w:r>
      <w:r w:rsidRPr="001F44E2">
        <w:rPr>
          <w:rFonts w:cs="Times New Roman"/>
          <w:sz w:val="20"/>
          <w:szCs w:val="20"/>
        </w:rPr>
        <w:t xml:space="preserve">]). Dementia [Fact sheet]. Retrieved from </w:t>
      </w:r>
      <w:hyperlink r:id="rId70" w:history="1">
        <w:r w:rsidRPr="001F44E2">
          <w:rPr>
            <w:rStyle w:val="Hyperlink"/>
            <w:rFonts w:cs="Times New Roman"/>
            <w:sz w:val="20"/>
            <w:szCs w:val="20"/>
          </w:rPr>
          <w:t>https://www.who.int/news-room/fact-sheets/detail/dementia</w:t>
        </w:r>
      </w:hyperlink>
    </w:p>
    <w:p w14:paraId="18CC5167" w14:textId="39DFF22C" w:rsidR="001F44E2" w:rsidRPr="001F44E2" w:rsidRDefault="001F44E2" w:rsidP="001F44E2">
      <w:pPr>
        <w:pStyle w:val="ListParagraph"/>
        <w:numPr>
          <w:ilvl w:val="0"/>
          <w:numId w:val="1"/>
        </w:numPr>
        <w:spacing w:after="120"/>
        <w:contextualSpacing w:val="0"/>
        <w:jc w:val="both"/>
        <w:rPr>
          <w:sz w:val="20"/>
          <w:szCs w:val="20"/>
        </w:rPr>
      </w:pPr>
      <w:r w:rsidRPr="001F44E2">
        <w:rPr>
          <w:sz w:val="20"/>
          <w:szCs w:val="20"/>
        </w:rPr>
        <w:t>Ye, B. S., Kim, H. J., Kim, Y. J., Jung, N.-Y., Lee, J. S., Lee, J., Jang, Y. K., Yang, J.-J., Lee, J.-M., Vogel, J. W., Na, D. L., &amp; Seo, S. W. (2018). Longitudinal outcomes of amyloid positive versus negative amnestic mild cognitive impairments: a three</w:t>
      </w:r>
      <w:r w:rsidRPr="001F44E2">
        <w:rPr>
          <w:rFonts w:ascii="Cambria Math" w:hAnsi="Cambria Math" w:cs="Cambria Math"/>
          <w:sz w:val="20"/>
          <w:szCs w:val="20"/>
        </w:rPr>
        <w:t>‑</w:t>
      </w:r>
      <w:r w:rsidRPr="001F44E2">
        <w:rPr>
          <w:sz w:val="20"/>
          <w:szCs w:val="20"/>
        </w:rPr>
        <w:t xml:space="preserve">year longitudinal study. Scientific Reports, 8, Article 5557. </w:t>
      </w:r>
      <w:hyperlink r:id="rId71" w:history="1">
        <w:r w:rsidRPr="001F44E2">
          <w:rPr>
            <w:rStyle w:val="Hyperlink"/>
            <w:sz w:val="20"/>
            <w:szCs w:val="20"/>
          </w:rPr>
          <w:t>https://doi.org/10.1038/s41598-018-23676-w</w:t>
        </w:r>
      </w:hyperlink>
    </w:p>
    <w:p w14:paraId="2E1E3639" w14:textId="4DA046E3" w:rsidR="00277851" w:rsidRPr="001F44E2" w:rsidRDefault="00277851" w:rsidP="001F44E2">
      <w:pPr>
        <w:pStyle w:val="ListParagraph"/>
        <w:numPr>
          <w:ilvl w:val="0"/>
          <w:numId w:val="1"/>
        </w:numPr>
        <w:spacing w:after="120"/>
        <w:contextualSpacing w:val="0"/>
        <w:jc w:val="both"/>
        <w:rPr>
          <w:sz w:val="20"/>
          <w:szCs w:val="20"/>
        </w:rPr>
      </w:pPr>
      <w:r w:rsidRPr="001F44E2">
        <w:rPr>
          <w:sz w:val="20"/>
          <w:szCs w:val="20"/>
        </w:rPr>
        <w:t xml:space="preserve">Yu, W., Lei, B., Wang, S., Liu, Y., Feng, Z., Hu, Y., Shen, Y., &amp; Ng, M. K. (2023). A novel multimodal feature learning method for Alzheimer's disease diagnosis using PET and MRI. </w:t>
      </w:r>
      <w:r w:rsidRPr="001F44E2">
        <w:rPr>
          <w:i/>
          <w:iCs/>
          <w:sz w:val="20"/>
          <w:szCs w:val="20"/>
        </w:rPr>
        <w:t>IEEE Transactions on Neural Networks and Learning Systems, 34</w:t>
      </w:r>
      <w:r w:rsidRPr="001F44E2">
        <w:rPr>
          <w:sz w:val="20"/>
          <w:szCs w:val="20"/>
        </w:rPr>
        <w:t xml:space="preserve">(8), 4401–4415. </w:t>
      </w:r>
      <w:hyperlink r:id="rId72" w:tgtFrame="_new" w:history="1">
        <w:r w:rsidRPr="001F44E2">
          <w:rPr>
            <w:color w:val="0000FF"/>
            <w:sz w:val="20"/>
            <w:szCs w:val="20"/>
            <w:u w:val="single"/>
          </w:rPr>
          <w:t>https://doi.org/10.1109/TNNLS.2021.3118369</w:t>
        </w:r>
      </w:hyperlink>
    </w:p>
    <w:p w14:paraId="7128B687" w14:textId="77777777" w:rsidR="00A64AF5" w:rsidRPr="00001F79" w:rsidRDefault="00A64AF5" w:rsidP="00277851">
      <w:pPr>
        <w:pStyle w:val="ListParagraph"/>
        <w:rPr>
          <w:sz w:val="20"/>
          <w:szCs w:val="20"/>
        </w:rPr>
      </w:pPr>
    </w:p>
    <w:p w14:paraId="607A74F2" w14:textId="77777777" w:rsidR="00432A55" w:rsidRPr="00E813FA" w:rsidRDefault="00432A55" w:rsidP="00432A55">
      <w:pPr>
        <w:pStyle w:val="ListParagraph"/>
        <w:rPr>
          <w:sz w:val="20"/>
          <w:szCs w:val="20"/>
        </w:rPr>
      </w:pPr>
    </w:p>
    <w:sectPr w:rsidR="00432A55" w:rsidRPr="00E813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pul Simkhada" w:date="2025-08-06T10:23:00Z" w:initials="BS">
    <w:p w14:paraId="792A5A24" w14:textId="77777777" w:rsidR="00F668E9" w:rsidRDefault="00F668E9" w:rsidP="00F668E9">
      <w:pPr>
        <w:pStyle w:val="CommentText"/>
      </w:pPr>
      <w:r>
        <w:rPr>
          <w:rStyle w:val="CommentReference"/>
        </w:rPr>
        <w:annotationRef/>
      </w:r>
      <w:r>
        <w:t>Do you think we have to say what MLVISAD is? Probably in objective section of abstract?</w:t>
      </w:r>
    </w:p>
  </w:comment>
  <w:comment w:id="1" w:author="Bipul Simkhada" w:date="2025-08-06T10:44:00Z" w:initials="BS">
    <w:p w14:paraId="7082FC84" w14:textId="77777777" w:rsidR="00ED746D" w:rsidRDefault="00ED746D" w:rsidP="00ED746D">
      <w:pPr>
        <w:pStyle w:val="CommentText"/>
      </w:pPr>
      <w:r>
        <w:rPr>
          <w:rStyle w:val="CommentReference"/>
        </w:rPr>
        <w:annotationRef/>
      </w:r>
      <w:r>
        <w:t>Removed “,AL4VISAD,”</w:t>
      </w:r>
    </w:p>
  </w:comment>
  <w:comment w:id="2" w:author="Bipul Simkhada" w:date="2025-08-07T23:00:00Z" w:initials="BS">
    <w:p w14:paraId="5E9F625C" w14:textId="77777777" w:rsidR="00363A25" w:rsidRDefault="00363A25" w:rsidP="00363A25">
      <w:pPr>
        <w:pStyle w:val="CommentText"/>
      </w:pPr>
      <w:r>
        <w:rPr>
          <w:rStyle w:val="CommentReference"/>
        </w:rPr>
        <w:annotationRef/>
      </w:r>
      <w:r>
        <w:t>This section is same as paragraph above.</w:t>
      </w:r>
    </w:p>
  </w:comment>
  <w:comment w:id="3" w:author="Bipul Simkhada" w:date="2025-08-06T11:11:00Z" w:initials="BS">
    <w:p w14:paraId="53E59CFE" w14:textId="405C22A0" w:rsidR="001C1539" w:rsidRDefault="001C1539" w:rsidP="001C1539">
      <w:pPr>
        <w:pStyle w:val="CommentText"/>
      </w:pPr>
      <w:r>
        <w:rPr>
          <w:rStyle w:val="CommentReference"/>
        </w:rPr>
        <w:annotationRef/>
      </w:r>
      <w:r>
        <w:t>Whitewell paper is a literature review which talks about brain atrophy.</w:t>
      </w:r>
    </w:p>
  </w:comment>
  <w:comment w:id="5" w:author="Bipul Simkhada" w:date="2025-08-08T11:40:00Z" w:initials="BS">
    <w:p w14:paraId="4F072410" w14:textId="77777777" w:rsidR="00B72DAC" w:rsidRDefault="00B72DAC" w:rsidP="00B72DAC">
      <w:pPr>
        <w:pStyle w:val="CommentText"/>
      </w:pPr>
      <w:r>
        <w:rPr>
          <w:rStyle w:val="CommentReference"/>
        </w:rPr>
        <w:annotationRef/>
      </w:r>
      <w:r>
        <w:t>Orientation of the table header has been changed.</w:t>
      </w:r>
    </w:p>
  </w:comment>
  <w:comment w:id="6" w:author="Bipul Simkhada" w:date="2025-08-06T11:33:00Z" w:initials="BS">
    <w:p w14:paraId="17E38D66" w14:textId="0BDB60F9" w:rsidR="00675211" w:rsidRDefault="00675211" w:rsidP="00675211">
      <w:pPr>
        <w:pStyle w:val="CommentText"/>
      </w:pPr>
      <w:r>
        <w:rPr>
          <w:rStyle w:val="CommentReference"/>
        </w:rPr>
        <w:annotationRef/>
      </w:r>
      <w:r>
        <w:t>Figure changed to reflect the correct name of the classifier.</w:t>
      </w:r>
    </w:p>
  </w:comment>
  <w:comment w:id="7" w:author="Bipul Simkhada" w:date="2025-08-08T11:47:00Z" w:initials="BS">
    <w:p w14:paraId="51987537" w14:textId="77777777" w:rsidR="00D62E13" w:rsidRDefault="00D62E13" w:rsidP="00D62E13">
      <w:pPr>
        <w:pStyle w:val="CommentText"/>
      </w:pPr>
      <w:r>
        <w:rPr>
          <w:rStyle w:val="CommentReference"/>
        </w:rPr>
        <w:annotationRef/>
      </w:r>
      <w:r>
        <w:t>F changed to M</w:t>
      </w:r>
    </w:p>
  </w:comment>
  <w:comment w:id="8" w:author="Bipul Simkhada" w:date="2025-08-06T17:08:00Z" w:initials="BS">
    <w:p w14:paraId="68A16A69" w14:textId="3196244B" w:rsidR="00E738A6" w:rsidRDefault="00E738A6" w:rsidP="00E738A6">
      <w:pPr>
        <w:pStyle w:val="CommentText"/>
      </w:pPr>
      <w:r>
        <w:rPr>
          <w:rStyle w:val="CommentReference"/>
        </w:rPr>
        <w:annotationRef/>
      </w:r>
      <w:r>
        <w:t>Moved from performance on stable subjects</w:t>
      </w:r>
    </w:p>
  </w:comment>
  <w:comment w:id="9" w:author="Bipul Simkhada" w:date="2025-08-06T19:52:00Z" w:initials="BS">
    <w:p w14:paraId="34697FF1" w14:textId="77777777" w:rsidR="008A0905" w:rsidRDefault="008A0905" w:rsidP="008A0905">
      <w:pPr>
        <w:pStyle w:val="CommentText"/>
      </w:pPr>
      <w:r>
        <w:rPr>
          <w:rStyle w:val="CommentReference"/>
        </w:rPr>
        <w:annotationRef/>
      </w:r>
      <w:r>
        <w:t>New subject added and replaced the old one.</w:t>
      </w:r>
    </w:p>
  </w:comment>
  <w:comment w:id="10" w:author="Bipul Simkhada" w:date="2025-08-06T17:04:00Z" w:initials="BS">
    <w:p w14:paraId="7CC4B54C" w14:textId="3C38BE53" w:rsidR="00755844" w:rsidRDefault="00755844" w:rsidP="00755844">
      <w:pPr>
        <w:pStyle w:val="CommentText"/>
      </w:pPr>
      <w:r>
        <w:rPr>
          <w:rStyle w:val="CommentReference"/>
        </w:rPr>
        <w:annotationRef/>
      </w:r>
      <w:r>
        <w:t>Moved from performance on stable subjects.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A5A24" w15:done="0"/>
  <w15:commentEx w15:paraId="7082FC84" w15:done="0"/>
  <w15:commentEx w15:paraId="5E9F625C" w15:done="0"/>
  <w15:commentEx w15:paraId="53E59CFE" w15:done="0"/>
  <w15:commentEx w15:paraId="4F072410" w15:done="0"/>
  <w15:commentEx w15:paraId="17E38D66" w15:done="0"/>
  <w15:commentEx w15:paraId="51987537" w15:done="0"/>
  <w15:commentEx w15:paraId="68A16A69" w15:done="0"/>
  <w15:commentEx w15:paraId="34697FF1" w15:done="0"/>
  <w15:commentEx w15:paraId="7CC4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410C2" w16cex:dateUtc="2025-08-06T14:23:00Z"/>
  <w16cex:commentExtensible w16cex:durableId="7BE9FDA2" w16cex:dateUtc="2025-08-06T14:44:00Z"/>
  <w16cex:commentExtensible w16cex:durableId="2A112B77" w16cex:dateUtc="2025-08-08T03:00:00Z"/>
  <w16cex:commentExtensible w16cex:durableId="58A91848" w16cex:dateUtc="2025-08-06T15:11:00Z"/>
  <w16cex:commentExtensible w16cex:durableId="3C82F2CA" w16cex:dateUtc="2025-08-08T15:40:00Z"/>
  <w16cex:commentExtensible w16cex:durableId="62C01DF7" w16cex:dateUtc="2025-08-06T15:33:00Z"/>
  <w16cex:commentExtensible w16cex:durableId="09F38D68" w16cex:dateUtc="2025-08-08T15:47:00Z"/>
  <w16cex:commentExtensible w16cex:durableId="7AA26A3C" w16cex:dateUtc="2025-08-06T21:08:00Z"/>
  <w16cex:commentExtensible w16cex:durableId="1C1EABCD" w16cex:dateUtc="2025-08-06T23:52:00Z"/>
  <w16cex:commentExtensible w16cex:durableId="4CA9C5F7" w16cex:dateUtc="2025-08-06T2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A5A24" w16cid:durableId="3DB410C2"/>
  <w16cid:commentId w16cid:paraId="7082FC84" w16cid:durableId="7BE9FDA2"/>
  <w16cid:commentId w16cid:paraId="5E9F625C" w16cid:durableId="2A112B77"/>
  <w16cid:commentId w16cid:paraId="53E59CFE" w16cid:durableId="58A91848"/>
  <w16cid:commentId w16cid:paraId="4F072410" w16cid:durableId="3C82F2CA"/>
  <w16cid:commentId w16cid:paraId="17E38D66" w16cid:durableId="62C01DF7"/>
  <w16cid:commentId w16cid:paraId="51987537" w16cid:durableId="09F38D68"/>
  <w16cid:commentId w16cid:paraId="68A16A69" w16cid:durableId="7AA26A3C"/>
  <w16cid:commentId w16cid:paraId="34697FF1" w16cid:durableId="1C1EABCD"/>
  <w16cid:commentId w16cid:paraId="7CC4B54C" w16cid:durableId="4CA9C5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2BF5" w14:textId="77777777" w:rsidR="00BF0FFF" w:rsidRDefault="00BF0FFF" w:rsidP="00406DDE">
      <w:pPr>
        <w:spacing w:after="0" w:line="240" w:lineRule="auto"/>
      </w:pPr>
      <w:r>
        <w:separator/>
      </w:r>
    </w:p>
  </w:endnote>
  <w:endnote w:type="continuationSeparator" w:id="0">
    <w:p w14:paraId="0129BE52" w14:textId="77777777" w:rsidR="00BF0FFF" w:rsidRDefault="00BF0FFF" w:rsidP="00406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DD2C" w14:textId="77777777" w:rsidR="00BF0FFF" w:rsidRDefault="00BF0FFF" w:rsidP="00406DDE">
      <w:pPr>
        <w:spacing w:after="0" w:line="240" w:lineRule="auto"/>
      </w:pPr>
      <w:r>
        <w:separator/>
      </w:r>
    </w:p>
  </w:footnote>
  <w:footnote w:type="continuationSeparator" w:id="0">
    <w:p w14:paraId="4B1AA0E7" w14:textId="77777777" w:rsidR="00BF0FFF" w:rsidRDefault="00BF0FFF" w:rsidP="00406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47E4"/>
    <w:multiLevelType w:val="hybridMultilevel"/>
    <w:tmpl w:val="7EB8D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97817"/>
    <w:multiLevelType w:val="hybridMultilevel"/>
    <w:tmpl w:val="A71EB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D1D99"/>
    <w:multiLevelType w:val="hybridMultilevel"/>
    <w:tmpl w:val="6FF219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E12F3"/>
    <w:multiLevelType w:val="hybridMultilevel"/>
    <w:tmpl w:val="9CE6B96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3E27B9"/>
    <w:multiLevelType w:val="hybridMultilevel"/>
    <w:tmpl w:val="97CC0BE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763D92"/>
    <w:multiLevelType w:val="hybridMultilevel"/>
    <w:tmpl w:val="A182653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EB63ECF"/>
    <w:multiLevelType w:val="hybridMultilevel"/>
    <w:tmpl w:val="B3F078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C94428"/>
    <w:multiLevelType w:val="hybridMultilevel"/>
    <w:tmpl w:val="51C456C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1E0C7D"/>
    <w:multiLevelType w:val="hybridMultilevel"/>
    <w:tmpl w:val="B636ABE4"/>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9" w15:restartNumberingAfterBreak="0">
    <w:nsid w:val="3B50190D"/>
    <w:multiLevelType w:val="hybridMultilevel"/>
    <w:tmpl w:val="735E81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355FAB"/>
    <w:multiLevelType w:val="hybridMultilevel"/>
    <w:tmpl w:val="0200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569D8"/>
    <w:multiLevelType w:val="hybridMultilevel"/>
    <w:tmpl w:val="36AE32D8"/>
    <w:lvl w:ilvl="0" w:tplc="04090015">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D373AA"/>
    <w:multiLevelType w:val="hybridMultilevel"/>
    <w:tmpl w:val="46D4A44A"/>
    <w:lvl w:ilvl="0" w:tplc="239A2D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6F799A"/>
    <w:multiLevelType w:val="hybridMultilevel"/>
    <w:tmpl w:val="4E743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0923F7"/>
    <w:multiLevelType w:val="hybridMultilevel"/>
    <w:tmpl w:val="7E645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3302F3"/>
    <w:multiLevelType w:val="hybridMultilevel"/>
    <w:tmpl w:val="A740F0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8C79E5"/>
    <w:multiLevelType w:val="multilevel"/>
    <w:tmpl w:val="19B2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02131"/>
    <w:multiLevelType w:val="multilevel"/>
    <w:tmpl w:val="2D4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F5B2E"/>
    <w:multiLevelType w:val="hybridMultilevel"/>
    <w:tmpl w:val="9210FD6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DB42757"/>
    <w:multiLevelType w:val="hybridMultilevel"/>
    <w:tmpl w:val="BDDAEC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9057212">
    <w:abstractNumId w:val="14"/>
  </w:num>
  <w:num w:numId="2" w16cid:durableId="901646458">
    <w:abstractNumId w:val="17"/>
  </w:num>
  <w:num w:numId="3" w16cid:durableId="534998473">
    <w:abstractNumId w:val="16"/>
  </w:num>
  <w:num w:numId="4" w16cid:durableId="1417365262">
    <w:abstractNumId w:val="4"/>
  </w:num>
  <w:num w:numId="5" w16cid:durableId="932862962">
    <w:abstractNumId w:val="13"/>
  </w:num>
  <w:num w:numId="6" w16cid:durableId="40130740">
    <w:abstractNumId w:val="8"/>
  </w:num>
  <w:num w:numId="7" w16cid:durableId="1786000409">
    <w:abstractNumId w:val="3"/>
  </w:num>
  <w:num w:numId="8" w16cid:durableId="1190073426">
    <w:abstractNumId w:val="10"/>
  </w:num>
  <w:num w:numId="9" w16cid:durableId="164832335">
    <w:abstractNumId w:val="11"/>
  </w:num>
  <w:num w:numId="10" w16cid:durableId="1335112485">
    <w:abstractNumId w:val="7"/>
  </w:num>
  <w:num w:numId="11" w16cid:durableId="1069573440">
    <w:abstractNumId w:val="18"/>
  </w:num>
  <w:num w:numId="12" w16cid:durableId="109707467">
    <w:abstractNumId w:val="0"/>
  </w:num>
  <w:num w:numId="13" w16cid:durableId="1136289965">
    <w:abstractNumId w:val="12"/>
  </w:num>
  <w:num w:numId="14" w16cid:durableId="409231116">
    <w:abstractNumId w:val="1"/>
  </w:num>
  <w:num w:numId="15" w16cid:durableId="1500778830">
    <w:abstractNumId w:val="19"/>
  </w:num>
  <w:num w:numId="16" w16cid:durableId="633293455">
    <w:abstractNumId w:val="2"/>
  </w:num>
  <w:num w:numId="17" w16cid:durableId="268466401">
    <w:abstractNumId w:val="6"/>
  </w:num>
  <w:num w:numId="18" w16cid:durableId="1030302281">
    <w:abstractNumId w:val="15"/>
  </w:num>
  <w:num w:numId="19" w16cid:durableId="1974099798">
    <w:abstractNumId w:val="9"/>
  </w:num>
  <w:num w:numId="20" w16cid:durableId="152582270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pul Simkhada">
    <w15:presenceInfo w15:providerId="AD" w15:userId="S::Bipul.Simkhada@centralreach.com::1f1979c2-9b46-4f56-b16a-29f4ee4756be"/>
  </w15:person>
  <w15:person w15:author="Bibhu Simkhada">
    <w15:presenceInfo w15:providerId="AD" w15:userId="S::bsimkha@clemson.edu::f9d89e0e-d1b2-465e-b3ce-5b5d0be927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02"/>
    <w:rsid w:val="00000D9A"/>
    <w:rsid w:val="00001559"/>
    <w:rsid w:val="00001F79"/>
    <w:rsid w:val="0000279F"/>
    <w:rsid w:val="00003C76"/>
    <w:rsid w:val="00005252"/>
    <w:rsid w:val="0000777F"/>
    <w:rsid w:val="00010574"/>
    <w:rsid w:val="00011681"/>
    <w:rsid w:val="0001191D"/>
    <w:rsid w:val="00012771"/>
    <w:rsid w:val="0001361B"/>
    <w:rsid w:val="00015557"/>
    <w:rsid w:val="00017317"/>
    <w:rsid w:val="0001756D"/>
    <w:rsid w:val="000179D7"/>
    <w:rsid w:val="000203E8"/>
    <w:rsid w:val="000221A0"/>
    <w:rsid w:val="00022DE4"/>
    <w:rsid w:val="00022F4F"/>
    <w:rsid w:val="00023948"/>
    <w:rsid w:val="00023D74"/>
    <w:rsid w:val="00024D9A"/>
    <w:rsid w:val="00026420"/>
    <w:rsid w:val="0002643C"/>
    <w:rsid w:val="0002675F"/>
    <w:rsid w:val="00026970"/>
    <w:rsid w:val="000269A8"/>
    <w:rsid w:val="00027ECB"/>
    <w:rsid w:val="00033896"/>
    <w:rsid w:val="00034653"/>
    <w:rsid w:val="00034EA0"/>
    <w:rsid w:val="00035C34"/>
    <w:rsid w:val="00035D9E"/>
    <w:rsid w:val="00037677"/>
    <w:rsid w:val="000400B1"/>
    <w:rsid w:val="0004064B"/>
    <w:rsid w:val="00040F31"/>
    <w:rsid w:val="00041360"/>
    <w:rsid w:val="00042202"/>
    <w:rsid w:val="00042C14"/>
    <w:rsid w:val="00042D2E"/>
    <w:rsid w:val="00042EBC"/>
    <w:rsid w:val="00045610"/>
    <w:rsid w:val="00045FBA"/>
    <w:rsid w:val="000463C5"/>
    <w:rsid w:val="00046ED6"/>
    <w:rsid w:val="0004753C"/>
    <w:rsid w:val="00047BBE"/>
    <w:rsid w:val="00051DD0"/>
    <w:rsid w:val="00053302"/>
    <w:rsid w:val="00053407"/>
    <w:rsid w:val="000536D3"/>
    <w:rsid w:val="00054067"/>
    <w:rsid w:val="00054788"/>
    <w:rsid w:val="00054BDE"/>
    <w:rsid w:val="000569E3"/>
    <w:rsid w:val="00057555"/>
    <w:rsid w:val="000579DE"/>
    <w:rsid w:val="000604EA"/>
    <w:rsid w:val="00060BDB"/>
    <w:rsid w:val="00060EFA"/>
    <w:rsid w:val="00061C5F"/>
    <w:rsid w:val="00063779"/>
    <w:rsid w:val="000637C2"/>
    <w:rsid w:val="00064026"/>
    <w:rsid w:val="000646C4"/>
    <w:rsid w:val="000649A0"/>
    <w:rsid w:val="00064ACA"/>
    <w:rsid w:val="00065D40"/>
    <w:rsid w:val="00065D9E"/>
    <w:rsid w:val="000663E0"/>
    <w:rsid w:val="00066677"/>
    <w:rsid w:val="00066735"/>
    <w:rsid w:val="00067F5B"/>
    <w:rsid w:val="000700E2"/>
    <w:rsid w:val="00070175"/>
    <w:rsid w:val="00070A7F"/>
    <w:rsid w:val="0007165A"/>
    <w:rsid w:val="00071D4E"/>
    <w:rsid w:val="00073828"/>
    <w:rsid w:val="00074B53"/>
    <w:rsid w:val="00074DD6"/>
    <w:rsid w:val="00075B10"/>
    <w:rsid w:val="000816DD"/>
    <w:rsid w:val="00081FC0"/>
    <w:rsid w:val="00084CB8"/>
    <w:rsid w:val="000855BC"/>
    <w:rsid w:val="0008594F"/>
    <w:rsid w:val="00085B77"/>
    <w:rsid w:val="00087222"/>
    <w:rsid w:val="00090071"/>
    <w:rsid w:val="00090F2D"/>
    <w:rsid w:val="000915F9"/>
    <w:rsid w:val="0009209D"/>
    <w:rsid w:val="00095672"/>
    <w:rsid w:val="000960A0"/>
    <w:rsid w:val="000962F8"/>
    <w:rsid w:val="000A0CCE"/>
    <w:rsid w:val="000A132B"/>
    <w:rsid w:val="000A1DA2"/>
    <w:rsid w:val="000A2EF2"/>
    <w:rsid w:val="000A33F5"/>
    <w:rsid w:val="000A4F59"/>
    <w:rsid w:val="000A54B3"/>
    <w:rsid w:val="000A707A"/>
    <w:rsid w:val="000A743E"/>
    <w:rsid w:val="000A7794"/>
    <w:rsid w:val="000A7AA4"/>
    <w:rsid w:val="000B04BC"/>
    <w:rsid w:val="000B1A9E"/>
    <w:rsid w:val="000B1CF4"/>
    <w:rsid w:val="000B24F3"/>
    <w:rsid w:val="000B4304"/>
    <w:rsid w:val="000B6453"/>
    <w:rsid w:val="000B7217"/>
    <w:rsid w:val="000B7D63"/>
    <w:rsid w:val="000C0357"/>
    <w:rsid w:val="000C109F"/>
    <w:rsid w:val="000C1E89"/>
    <w:rsid w:val="000C271A"/>
    <w:rsid w:val="000C2E00"/>
    <w:rsid w:val="000C43AD"/>
    <w:rsid w:val="000C5837"/>
    <w:rsid w:val="000C5FF4"/>
    <w:rsid w:val="000C617A"/>
    <w:rsid w:val="000C7E67"/>
    <w:rsid w:val="000D1227"/>
    <w:rsid w:val="000D1324"/>
    <w:rsid w:val="000D264D"/>
    <w:rsid w:val="000D2B25"/>
    <w:rsid w:val="000D3136"/>
    <w:rsid w:val="000D3B9C"/>
    <w:rsid w:val="000D3BAF"/>
    <w:rsid w:val="000D4757"/>
    <w:rsid w:val="000D4C14"/>
    <w:rsid w:val="000D53B3"/>
    <w:rsid w:val="000D5CC9"/>
    <w:rsid w:val="000D68E1"/>
    <w:rsid w:val="000E1D6D"/>
    <w:rsid w:val="000E2D61"/>
    <w:rsid w:val="000E4ACE"/>
    <w:rsid w:val="000E5B0E"/>
    <w:rsid w:val="000E6583"/>
    <w:rsid w:val="000E7951"/>
    <w:rsid w:val="000E7AB6"/>
    <w:rsid w:val="000E7EB3"/>
    <w:rsid w:val="000F125A"/>
    <w:rsid w:val="000F1FA6"/>
    <w:rsid w:val="000F2456"/>
    <w:rsid w:val="000F3BF9"/>
    <w:rsid w:val="000F3E0F"/>
    <w:rsid w:val="000F5AC8"/>
    <w:rsid w:val="000F5CE2"/>
    <w:rsid w:val="000F5CF3"/>
    <w:rsid w:val="000F68B2"/>
    <w:rsid w:val="000F6BF5"/>
    <w:rsid w:val="00100281"/>
    <w:rsid w:val="00101B81"/>
    <w:rsid w:val="00102202"/>
    <w:rsid w:val="00102955"/>
    <w:rsid w:val="0010630D"/>
    <w:rsid w:val="00107CA6"/>
    <w:rsid w:val="001100D4"/>
    <w:rsid w:val="0011061D"/>
    <w:rsid w:val="00111CFA"/>
    <w:rsid w:val="001152AE"/>
    <w:rsid w:val="0011565F"/>
    <w:rsid w:val="001157E0"/>
    <w:rsid w:val="00116D26"/>
    <w:rsid w:val="001175AE"/>
    <w:rsid w:val="00117E38"/>
    <w:rsid w:val="001220EE"/>
    <w:rsid w:val="00122F9F"/>
    <w:rsid w:val="00123577"/>
    <w:rsid w:val="001235A4"/>
    <w:rsid w:val="001241D7"/>
    <w:rsid w:val="00125492"/>
    <w:rsid w:val="0012596D"/>
    <w:rsid w:val="00125A22"/>
    <w:rsid w:val="00131850"/>
    <w:rsid w:val="00132431"/>
    <w:rsid w:val="00135268"/>
    <w:rsid w:val="001353D2"/>
    <w:rsid w:val="001356EA"/>
    <w:rsid w:val="00135CFA"/>
    <w:rsid w:val="0013650D"/>
    <w:rsid w:val="00136616"/>
    <w:rsid w:val="00136A21"/>
    <w:rsid w:val="00136F15"/>
    <w:rsid w:val="0013731D"/>
    <w:rsid w:val="0013760D"/>
    <w:rsid w:val="001403FC"/>
    <w:rsid w:val="00140B8B"/>
    <w:rsid w:val="0014235F"/>
    <w:rsid w:val="00142609"/>
    <w:rsid w:val="00143B76"/>
    <w:rsid w:val="00144232"/>
    <w:rsid w:val="00145D60"/>
    <w:rsid w:val="00147795"/>
    <w:rsid w:val="0015054E"/>
    <w:rsid w:val="001514FB"/>
    <w:rsid w:val="00151B9F"/>
    <w:rsid w:val="0015280C"/>
    <w:rsid w:val="00152B14"/>
    <w:rsid w:val="0015347B"/>
    <w:rsid w:val="00153A60"/>
    <w:rsid w:val="00153C3A"/>
    <w:rsid w:val="00154134"/>
    <w:rsid w:val="00154299"/>
    <w:rsid w:val="0015471E"/>
    <w:rsid w:val="00154912"/>
    <w:rsid w:val="00154AF6"/>
    <w:rsid w:val="00154E8A"/>
    <w:rsid w:val="0015544B"/>
    <w:rsid w:val="00155993"/>
    <w:rsid w:val="00155E3E"/>
    <w:rsid w:val="00157423"/>
    <w:rsid w:val="00160497"/>
    <w:rsid w:val="00160662"/>
    <w:rsid w:val="00162BE7"/>
    <w:rsid w:val="00163299"/>
    <w:rsid w:val="00163FE4"/>
    <w:rsid w:val="00164278"/>
    <w:rsid w:val="001647B7"/>
    <w:rsid w:val="00166495"/>
    <w:rsid w:val="00166D1A"/>
    <w:rsid w:val="001672C1"/>
    <w:rsid w:val="00167801"/>
    <w:rsid w:val="001749CE"/>
    <w:rsid w:val="00174AE2"/>
    <w:rsid w:val="001750C5"/>
    <w:rsid w:val="00175C0B"/>
    <w:rsid w:val="0017684E"/>
    <w:rsid w:val="0017696A"/>
    <w:rsid w:val="00176D23"/>
    <w:rsid w:val="00176D58"/>
    <w:rsid w:val="00176E5B"/>
    <w:rsid w:val="00177335"/>
    <w:rsid w:val="001814EE"/>
    <w:rsid w:val="00182213"/>
    <w:rsid w:val="00182B5F"/>
    <w:rsid w:val="00183919"/>
    <w:rsid w:val="00183E3D"/>
    <w:rsid w:val="0018624C"/>
    <w:rsid w:val="00186A3F"/>
    <w:rsid w:val="00190802"/>
    <w:rsid w:val="00190A07"/>
    <w:rsid w:val="00190B79"/>
    <w:rsid w:val="0019127F"/>
    <w:rsid w:val="00192159"/>
    <w:rsid w:val="00192410"/>
    <w:rsid w:val="00192A0A"/>
    <w:rsid w:val="00192A80"/>
    <w:rsid w:val="00192E1F"/>
    <w:rsid w:val="00193420"/>
    <w:rsid w:val="00193BD0"/>
    <w:rsid w:val="00194331"/>
    <w:rsid w:val="001969F0"/>
    <w:rsid w:val="00196A0B"/>
    <w:rsid w:val="00196B8D"/>
    <w:rsid w:val="001976B7"/>
    <w:rsid w:val="001A240E"/>
    <w:rsid w:val="001A2505"/>
    <w:rsid w:val="001A2EC9"/>
    <w:rsid w:val="001A33AF"/>
    <w:rsid w:val="001A3A7F"/>
    <w:rsid w:val="001A44A9"/>
    <w:rsid w:val="001A4730"/>
    <w:rsid w:val="001A5235"/>
    <w:rsid w:val="001A6032"/>
    <w:rsid w:val="001A60BD"/>
    <w:rsid w:val="001A6525"/>
    <w:rsid w:val="001A78FF"/>
    <w:rsid w:val="001A7A34"/>
    <w:rsid w:val="001B0869"/>
    <w:rsid w:val="001B1FD1"/>
    <w:rsid w:val="001B2896"/>
    <w:rsid w:val="001B3873"/>
    <w:rsid w:val="001B40C5"/>
    <w:rsid w:val="001B453E"/>
    <w:rsid w:val="001B4E63"/>
    <w:rsid w:val="001B5AF6"/>
    <w:rsid w:val="001B7CE9"/>
    <w:rsid w:val="001C0015"/>
    <w:rsid w:val="001C0C71"/>
    <w:rsid w:val="001C0F0C"/>
    <w:rsid w:val="001C11E8"/>
    <w:rsid w:val="001C1508"/>
    <w:rsid w:val="001C1539"/>
    <w:rsid w:val="001C38E1"/>
    <w:rsid w:val="001C67B4"/>
    <w:rsid w:val="001C708D"/>
    <w:rsid w:val="001C7101"/>
    <w:rsid w:val="001C763D"/>
    <w:rsid w:val="001C7721"/>
    <w:rsid w:val="001C776A"/>
    <w:rsid w:val="001C79BC"/>
    <w:rsid w:val="001D1777"/>
    <w:rsid w:val="001D251E"/>
    <w:rsid w:val="001D2A1A"/>
    <w:rsid w:val="001D3F41"/>
    <w:rsid w:val="001D582D"/>
    <w:rsid w:val="001D71F4"/>
    <w:rsid w:val="001D7D0C"/>
    <w:rsid w:val="001E062D"/>
    <w:rsid w:val="001E0863"/>
    <w:rsid w:val="001E0BD5"/>
    <w:rsid w:val="001E35B0"/>
    <w:rsid w:val="001E4C76"/>
    <w:rsid w:val="001E4D9D"/>
    <w:rsid w:val="001E5BDA"/>
    <w:rsid w:val="001E63E3"/>
    <w:rsid w:val="001E6680"/>
    <w:rsid w:val="001F0837"/>
    <w:rsid w:val="001F2178"/>
    <w:rsid w:val="001F2868"/>
    <w:rsid w:val="001F4418"/>
    <w:rsid w:val="001F44E2"/>
    <w:rsid w:val="001F4D00"/>
    <w:rsid w:val="001F4FD2"/>
    <w:rsid w:val="001F5183"/>
    <w:rsid w:val="001F5628"/>
    <w:rsid w:val="001F64AE"/>
    <w:rsid w:val="001F6C08"/>
    <w:rsid w:val="001F727A"/>
    <w:rsid w:val="001F7849"/>
    <w:rsid w:val="001F7951"/>
    <w:rsid w:val="001F7F69"/>
    <w:rsid w:val="002001AF"/>
    <w:rsid w:val="00200250"/>
    <w:rsid w:val="0020044A"/>
    <w:rsid w:val="00201472"/>
    <w:rsid w:val="00202A12"/>
    <w:rsid w:val="00203D4E"/>
    <w:rsid w:val="00204643"/>
    <w:rsid w:val="002055DA"/>
    <w:rsid w:val="00205823"/>
    <w:rsid w:val="00205C05"/>
    <w:rsid w:val="002067A4"/>
    <w:rsid w:val="00207D7D"/>
    <w:rsid w:val="002107DF"/>
    <w:rsid w:val="002110A7"/>
    <w:rsid w:val="00211A36"/>
    <w:rsid w:val="00212488"/>
    <w:rsid w:val="00213847"/>
    <w:rsid w:val="00215A65"/>
    <w:rsid w:val="00215D3A"/>
    <w:rsid w:val="002171DA"/>
    <w:rsid w:val="00217DD5"/>
    <w:rsid w:val="00217FCC"/>
    <w:rsid w:val="00220618"/>
    <w:rsid w:val="00222009"/>
    <w:rsid w:val="00222791"/>
    <w:rsid w:val="00222831"/>
    <w:rsid w:val="00222E8A"/>
    <w:rsid w:val="002235B2"/>
    <w:rsid w:val="00224915"/>
    <w:rsid w:val="00224CC8"/>
    <w:rsid w:val="00225445"/>
    <w:rsid w:val="0022584D"/>
    <w:rsid w:val="00225B99"/>
    <w:rsid w:val="00225C83"/>
    <w:rsid w:val="00226273"/>
    <w:rsid w:val="002268D2"/>
    <w:rsid w:val="00226A3D"/>
    <w:rsid w:val="00226BF2"/>
    <w:rsid w:val="0022757D"/>
    <w:rsid w:val="0023097F"/>
    <w:rsid w:val="002312C5"/>
    <w:rsid w:val="00231C50"/>
    <w:rsid w:val="00231D47"/>
    <w:rsid w:val="00232483"/>
    <w:rsid w:val="002324B7"/>
    <w:rsid w:val="00232B82"/>
    <w:rsid w:val="00233134"/>
    <w:rsid w:val="00233A54"/>
    <w:rsid w:val="00234CBA"/>
    <w:rsid w:val="002359AB"/>
    <w:rsid w:val="00235A6B"/>
    <w:rsid w:val="002367C5"/>
    <w:rsid w:val="00236869"/>
    <w:rsid w:val="00237A00"/>
    <w:rsid w:val="002415ED"/>
    <w:rsid w:val="00241976"/>
    <w:rsid w:val="00244B78"/>
    <w:rsid w:val="0024738E"/>
    <w:rsid w:val="0024766C"/>
    <w:rsid w:val="00247C63"/>
    <w:rsid w:val="0025159B"/>
    <w:rsid w:val="00251847"/>
    <w:rsid w:val="00251FAE"/>
    <w:rsid w:val="00253EF9"/>
    <w:rsid w:val="00254456"/>
    <w:rsid w:val="00254CF2"/>
    <w:rsid w:val="00254DE3"/>
    <w:rsid w:val="002557D0"/>
    <w:rsid w:val="0025585A"/>
    <w:rsid w:val="00255E3F"/>
    <w:rsid w:val="00256175"/>
    <w:rsid w:val="002561A6"/>
    <w:rsid w:val="00256302"/>
    <w:rsid w:val="00256BD3"/>
    <w:rsid w:val="00257035"/>
    <w:rsid w:val="00257FCE"/>
    <w:rsid w:val="002611F0"/>
    <w:rsid w:val="00261DE3"/>
    <w:rsid w:val="00266791"/>
    <w:rsid w:val="002674FA"/>
    <w:rsid w:val="00267565"/>
    <w:rsid w:val="00270089"/>
    <w:rsid w:val="00271567"/>
    <w:rsid w:val="00272F90"/>
    <w:rsid w:val="00273062"/>
    <w:rsid w:val="002736C0"/>
    <w:rsid w:val="00273B33"/>
    <w:rsid w:val="00273E2B"/>
    <w:rsid w:val="00274D7F"/>
    <w:rsid w:val="002762BE"/>
    <w:rsid w:val="00277423"/>
    <w:rsid w:val="00277851"/>
    <w:rsid w:val="00277A01"/>
    <w:rsid w:val="002818B5"/>
    <w:rsid w:val="002831EC"/>
    <w:rsid w:val="00285E28"/>
    <w:rsid w:val="002873AB"/>
    <w:rsid w:val="002877CA"/>
    <w:rsid w:val="00287F07"/>
    <w:rsid w:val="00290516"/>
    <w:rsid w:val="002905F7"/>
    <w:rsid w:val="00291CC3"/>
    <w:rsid w:val="002923F1"/>
    <w:rsid w:val="00293650"/>
    <w:rsid w:val="00293943"/>
    <w:rsid w:val="00293D51"/>
    <w:rsid w:val="00295164"/>
    <w:rsid w:val="002966D1"/>
    <w:rsid w:val="00297426"/>
    <w:rsid w:val="00297C46"/>
    <w:rsid w:val="002A1494"/>
    <w:rsid w:val="002A17C7"/>
    <w:rsid w:val="002A22FD"/>
    <w:rsid w:val="002A278E"/>
    <w:rsid w:val="002A293D"/>
    <w:rsid w:val="002A519C"/>
    <w:rsid w:val="002A60FB"/>
    <w:rsid w:val="002A6821"/>
    <w:rsid w:val="002A692F"/>
    <w:rsid w:val="002A6FD3"/>
    <w:rsid w:val="002B12EE"/>
    <w:rsid w:val="002B1AED"/>
    <w:rsid w:val="002B1FAF"/>
    <w:rsid w:val="002B2B16"/>
    <w:rsid w:val="002B2F74"/>
    <w:rsid w:val="002B3B55"/>
    <w:rsid w:val="002B4A99"/>
    <w:rsid w:val="002B62D2"/>
    <w:rsid w:val="002B6592"/>
    <w:rsid w:val="002B666D"/>
    <w:rsid w:val="002C154C"/>
    <w:rsid w:val="002C16BA"/>
    <w:rsid w:val="002C5AE5"/>
    <w:rsid w:val="002C60F6"/>
    <w:rsid w:val="002C72DD"/>
    <w:rsid w:val="002D0AC2"/>
    <w:rsid w:val="002D247C"/>
    <w:rsid w:val="002D4AFB"/>
    <w:rsid w:val="002D4B91"/>
    <w:rsid w:val="002D5916"/>
    <w:rsid w:val="002D5BF3"/>
    <w:rsid w:val="002E0514"/>
    <w:rsid w:val="002E1AB2"/>
    <w:rsid w:val="002E28B0"/>
    <w:rsid w:val="002E297D"/>
    <w:rsid w:val="002E2F2E"/>
    <w:rsid w:val="002E4C48"/>
    <w:rsid w:val="002E7368"/>
    <w:rsid w:val="002F002E"/>
    <w:rsid w:val="002F17B0"/>
    <w:rsid w:val="002F186A"/>
    <w:rsid w:val="002F1F36"/>
    <w:rsid w:val="002F5434"/>
    <w:rsid w:val="002F69D1"/>
    <w:rsid w:val="002F6D0C"/>
    <w:rsid w:val="002F70F8"/>
    <w:rsid w:val="002F7FAE"/>
    <w:rsid w:val="003010BF"/>
    <w:rsid w:val="00303105"/>
    <w:rsid w:val="00303902"/>
    <w:rsid w:val="00304227"/>
    <w:rsid w:val="003043E9"/>
    <w:rsid w:val="00305689"/>
    <w:rsid w:val="00306225"/>
    <w:rsid w:val="003107F0"/>
    <w:rsid w:val="00310802"/>
    <w:rsid w:val="00310D2E"/>
    <w:rsid w:val="003110A7"/>
    <w:rsid w:val="00311938"/>
    <w:rsid w:val="00311D48"/>
    <w:rsid w:val="00312449"/>
    <w:rsid w:val="00314406"/>
    <w:rsid w:val="00314A90"/>
    <w:rsid w:val="00314DAC"/>
    <w:rsid w:val="00314E69"/>
    <w:rsid w:val="003174F3"/>
    <w:rsid w:val="00320227"/>
    <w:rsid w:val="00320790"/>
    <w:rsid w:val="0032168B"/>
    <w:rsid w:val="003231B8"/>
    <w:rsid w:val="00324003"/>
    <w:rsid w:val="0032479D"/>
    <w:rsid w:val="00324BA6"/>
    <w:rsid w:val="00326238"/>
    <w:rsid w:val="003266A8"/>
    <w:rsid w:val="003267A2"/>
    <w:rsid w:val="00327A0D"/>
    <w:rsid w:val="0033027A"/>
    <w:rsid w:val="003313F7"/>
    <w:rsid w:val="00334251"/>
    <w:rsid w:val="0033438F"/>
    <w:rsid w:val="003348E4"/>
    <w:rsid w:val="00334C3F"/>
    <w:rsid w:val="003351D3"/>
    <w:rsid w:val="003354BA"/>
    <w:rsid w:val="0033590A"/>
    <w:rsid w:val="00335941"/>
    <w:rsid w:val="00335B1D"/>
    <w:rsid w:val="003367D7"/>
    <w:rsid w:val="00337A87"/>
    <w:rsid w:val="0034048D"/>
    <w:rsid w:val="003405A9"/>
    <w:rsid w:val="00340D24"/>
    <w:rsid w:val="00341204"/>
    <w:rsid w:val="003428A3"/>
    <w:rsid w:val="00342D94"/>
    <w:rsid w:val="00342EA7"/>
    <w:rsid w:val="003438D2"/>
    <w:rsid w:val="00344B81"/>
    <w:rsid w:val="00344DA1"/>
    <w:rsid w:val="0034560D"/>
    <w:rsid w:val="00345944"/>
    <w:rsid w:val="003459D7"/>
    <w:rsid w:val="00345B1B"/>
    <w:rsid w:val="003464E8"/>
    <w:rsid w:val="00346FF3"/>
    <w:rsid w:val="00347163"/>
    <w:rsid w:val="003476E0"/>
    <w:rsid w:val="00347ED8"/>
    <w:rsid w:val="00350823"/>
    <w:rsid w:val="00350844"/>
    <w:rsid w:val="003516C1"/>
    <w:rsid w:val="0035177E"/>
    <w:rsid w:val="00351D2D"/>
    <w:rsid w:val="00351D9C"/>
    <w:rsid w:val="00352207"/>
    <w:rsid w:val="003522F9"/>
    <w:rsid w:val="00352533"/>
    <w:rsid w:val="00352571"/>
    <w:rsid w:val="00352712"/>
    <w:rsid w:val="00353F46"/>
    <w:rsid w:val="0035456F"/>
    <w:rsid w:val="00355BE7"/>
    <w:rsid w:val="00355EEE"/>
    <w:rsid w:val="00356A1D"/>
    <w:rsid w:val="00357380"/>
    <w:rsid w:val="003603AE"/>
    <w:rsid w:val="0036245F"/>
    <w:rsid w:val="003624BB"/>
    <w:rsid w:val="0036380E"/>
    <w:rsid w:val="00363A25"/>
    <w:rsid w:val="00364597"/>
    <w:rsid w:val="00365C50"/>
    <w:rsid w:val="00366D4B"/>
    <w:rsid w:val="003673B7"/>
    <w:rsid w:val="003674F7"/>
    <w:rsid w:val="003677BD"/>
    <w:rsid w:val="0036788F"/>
    <w:rsid w:val="003704A4"/>
    <w:rsid w:val="00371730"/>
    <w:rsid w:val="00371CD9"/>
    <w:rsid w:val="003725B0"/>
    <w:rsid w:val="00372802"/>
    <w:rsid w:val="00372E85"/>
    <w:rsid w:val="00373658"/>
    <w:rsid w:val="00373AA0"/>
    <w:rsid w:val="0037519C"/>
    <w:rsid w:val="00375B46"/>
    <w:rsid w:val="003761A8"/>
    <w:rsid w:val="003761EF"/>
    <w:rsid w:val="003768D4"/>
    <w:rsid w:val="00377B5B"/>
    <w:rsid w:val="003804D6"/>
    <w:rsid w:val="00380D3A"/>
    <w:rsid w:val="00381FAA"/>
    <w:rsid w:val="0038229D"/>
    <w:rsid w:val="00382D14"/>
    <w:rsid w:val="00383A9E"/>
    <w:rsid w:val="00383BCF"/>
    <w:rsid w:val="00384ECE"/>
    <w:rsid w:val="0038513F"/>
    <w:rsid w:val="003853EB"/>
    <w:rsid w:val="00386B9A"/>
    <w:rsid w:val="00387D31"/>
    <w:rsid w:val="003903A8"/>
    <w:rsid w:val="003903AC"/>
    <w:rsid w:val="003906A2"/>
    <w:rsid w:val="00391C81"/>
    <w:rsid w:val="00391E80"/>
    <w:rsid w:val="00392127"/>
    <w:rsid w:val="003929C9"/>
    <w:rsid w:val="0039445A"/>
    <w:rsid w:val="0039446D"/>
    <w:rsid w:val="0039616F"/>
    <w:rsid w:val="00397D77"/>
    <w:rsid w:val="00397F65"/>
    <w:rsid w:val="003A1199"/>
    <w:rsid w:val="003A13A4"/>
    <w:rsid w:val="003A2A32"/>
    <w:rsid w:val="003A2C7F"/>
    <w:rsid w:val="003A341D"/>
    <w:rsid w:val="003A3D30"/>
    <w:rsid w:val="003A3ECA"/>
    <w:rsid w:val="003A5942"/>
    <w:rsid w:val="003A5BEA"/>
    <w:rsid w:val="003A6C3F"/>
    <w:rsid w:val="003A7783"/>
    <w:rsid w:val="003B0DB1"/>
    <w:rsid w:val="003B2922"/>
    <w:rsid w:val="003B2A49"/>
    <w:rsid w:val="003B4DB8"/>
    <w:rsid w:val="003B61A6"/>
    <w:rsid w:val="003B6297"/>
    <w:rsid w:val="003B65F3"/>
    <w:rsid w:val="003B6E3F"/>
    <w:rsid w:val="003B7376"/>
    <w:rsid w:val="003B7E20"/>
    <w:rsid w:val="003C00DE"/>
    <w:rsid w:val="003C126B"/>
    <w:rsid w:val="003C12D8"/>
    <w:rsid w:val="003C152D"/>
    <w:rsid w:val="003C1564"/>
    <w:rsid w:val="003C173D"/>
    <w:rsid w:val="003C1BE3"/>
    <w:rsid w:val="003C1F06"/>
    <w:rsid w:val="003C51DB"/>
    <w:rsid w:val="003C6687"/>
    <w:rsid w:val="003C6AD8"/>
    <w:rsid w:val="003C6F2C"/>
    <w:rsid w:val="003C777E"/>
    <w:rsid w:val="003C7EE2"/>
    <w:rsid w:val="003D1E4C"/>
    <w:rsid w:val="003D2499"/>
    <w:rsid w:val="003D314B"/>
    <w:rsid w:val="003D3616"/>
    <w:rsid w:val="003D3A4C"/>
    <w:rsid w:val="003D3EAF"/>
    <w:rsid w:val="003D4D1E"/>
    <w:rsid w:val="003D53F7"/>
    <w:rsid w:val="003D6DD5"/>
    <w:rsid w:val="003E059E"/>
    <w:rsid w:val="003E0A30"/>
    <w:rsid w:val="003E0CFA"/>
    <w:rsid w:val="003E2254"/>
    <w:rsid w:val="003E316A"/>
    <w:rsid w:val="003E5DC7"/>
    <w:rsid w:val="003E6238"/>
    <w:rsid w:val="003E6E14"/>
    <w:rsid w:val="003F0562"/>
    <w:rsid w:val="003F0F1C"/>
    <w:rsid w:val="003F1CA4"/>
    <w:rsid w:val="003F2216"/>
    <w:rsid w:val="003F23F4"/>
    <w:rsid w:val="003F2CAC"/>
    <w:rsid w:val="003F3277"/>
    <w:rsid w:val="003F5223"/>
    <w:rsid w:val="003F7469"/>
    <w:rsid w:val="003F760A"/>
    <w:rsid w:val="00400A27"/>
    <w:rsid w:val="00402732"/>
    <w:rsid w:val="00402CBD"/>
    <w:rsid w:val="0040376F"/>
    <w:rsid w:val="00403D8E"/>
    <w:rsid w:val="00404145"/>
    <w:rsid w:val="00404595"/>
    <w:rsid w:val="00404D35"/>
    <w:rsid w:val="004050F3"/>
    <w:rsid w:val="00405A8D"/>
    <w:rsid w:val="00405B7C"/>
    <w:rsid w:val="00406510"/>
    <w:rsid w:val="00406DDE"/>
    <w:rsid w:val="004079EA"/>
    <w:rsid w:val="00407B12"/>
    <w:rsid w:val="0041061D"/>
    <w:rsid w:val="004113C9"/>
    <w:rsid w:val="0041174C"/>
    <w:rsid w:val="00411C81"/>
    <w:rsid w:val="00411FED"/>
    <w:rsid w:val="0041239A"/>
    <w:rsid w:val="0041262B"/>
    <w:rsid w:val="00413444"/>
    <w:rsid w:val="00413CDF"/>
    <w:rsid w:val="0041409E"/>
    <w:rsid w:val="00414282"/>
    <w:rsid w:val="00414788"/>
    <w:rsid w:val="00415343"/>
    <w:rsid w:val="004156E1"/>
    <w:rsid w:val="0041633F"/>
    <w:rsid w:val="00416612"/>
    <w:rsid w:val="00420A3C"/>
    <w:rsid w:val="0042234C"/>
    <w:rsid w:val="00422CFC"/>
    <w:rsid w:val="004232E2"/>
    <w:rsid w:val="0042418D"/>
    <w:rsid w:val="0042481E"/>
    <w:rsid w:val="00425B52"/>
    <w:rsid w:val="0042612A"/>
    <w:rsid w:val="0042764B"/>
    <w:rsid w:val="00430111"/>
    <w:rsid w:val="004302CB"/>
    <w:rsid w:val="00431B1B"/>
    <w:rsid w:val="00432556"/>
    <w:rsid w:val="00432690"/>
    <w:rsid w:val="004326E2"/>
    <w:rsid w:val="00432828"/>
    <w:rsid w:val="00432A55"/>
    <w:rsid w:val="004332B1"/>
    <w:rsid w:val="00434A26"/>
    <w:rsid w:val="00435014"/>
    <w:rsid w:val="0043545A"/>
    <w:rsid w:val="00435701"/>
    <w:rsid w:val="004361BD"/>
    <w:rsid w:val="00436848"/>
    <w:rsid w:val="00436851"/>
    <w:rsid w:val="00437426"/>
    <w:rsid w:val="004379CB"/>
    <w:rsid w:val="00437F14"/>
    <w:rsid w:val="00442057"/>
    <w:rsid w:val="00442A0F"/>
    <w:rsid w:val="0044322D"/>
    <w:rsid w:val="004442CF"/>
    <w:rsid w:val="00444620"/>
    <w:rsid w:val="004460AE"/>
    <w:rsid w:val="00447174"/>
    <w:rsid w:val="00447A55"/>
    <w:rsid w:val="00453ACB"/>
    <w:rsid w:val="00453DE2"/>
    <w:rsid w:val="00455DDF"/>
    <w:rsid w:val="00457E6F"/>
    <w:rsid w:val="00460B2A"/>
    <w:rsid w:val="004611C4"/>
    <w:rsid w:val="00461371"/>
    <w:rsid w:val="00463807"/>
    <w:rsid w:val="00463AB9"/>
    <w:rsid w:val="00464676"/>
    <w:rsid w:val="00464EAB"/>
    <w:rsid w:val="004663D1"/>
    <w:rsid w:val="004674CE"/>
    <w:rsid w:val="004676E6"/>
    <w:rsid w:val="004718A5"/>
    <w:rsid w:val="00472C50"/>
    <w:rsid w:val="004738D0"/>
    <w:rsid w:val="00473992"/>
    <w:rsid w:val="004740E4"/>
    <w:rsid w:val="004743B1"/>
    <w:rsid w:val="00474F44"/>
    <w:rsid w:val="004750EA"/>
    <w:rsid w:val="00477215"/>
    <w:rsid w:val="00480C08"/>
    <w:rsid w:val="0048157A"/>
    <w:rsid w:val="00481E8E"/>
    <w:rsid w:val="00482E84"/>
    <w:rsid w:val="00482E85"/>
    <w:rsid w:val="00483535"/>
    <w:rsid w:val="00484FA0"/>
    <w:rsid w:val="00485AEA"/>
    <w:rsid w:val="004866F9"/>
    <w:rsid w:val="0048770D"/>
    <w:rsid w:val="00487962"/>
    <w:rsid w:val="00490385"/>
    <w:rsid w:val="00490FE6"/>
    <w:rsid w:val="00492904"/>
    <w:rsid w:val="00493BF6"/>
    <w:rsid w:val="00494008"/>
    <w:rsid w:val="00494DC8"/>
    <w:rsid w:val="004954FC"/>
    <w:rsid w:val="00495DA5"/>
    <w:rsid w:val="004960ED"/>
    <w:rsid w:val="00496586"/>
    <w:rsid w:val="004966EC"/>
    <w:rsid w:val="00496C1D"/>
    <w:rsid w:val="004972CF"/>
    <w:rsid w:val="00497F82"/>
    <w:rsid w:val="004A7979"/>
    <w:rsid w:val="004B03DF"/>
    <w:rsid w:val="004B0C7A"/>
    <w:rsid w:val="004B10C8"/>
    <w:rsid w:val="004B1315"/>
    <w:rsid w:val="004B1705"/>
    <w:rsid w:val="004B19E5"/>
    <w:rsid w:val="004B2217"/>
    <w:rsid w:val="004B4496"/>
    <w:rsid w:val="004B49D5"/>
    <w:rsid w:val="004B51C4"/>
    <w:rsid w:val="004C0105"/>
    <w:rsid w:val="004C0369"/>
    <w:rsid w:val="004C1A30"/>
    <w:rsid w:val="004C1B7A"/>
    <w:rsid w:val="004C1C4F"/>
    <w:rsid w:val="004C1CA2"/>
    <w:rsid w:val="004C3652"/>
    <w:rsid w:val="004C3A6D"/>
    <w:rsid w:val="004C477C"/>
    <w:rsid w:val="004C4ADD"/>
    <w:rsid w:val="004C50A6"/>
    <w:rsid w:val="004C5485"/>
    <w:rsid w:val="004C6974"/>
    <w:rsid w:val="004C78E9"/>
    <w:rsid w:val="004D1C6B"/>
    <w:rsid w:val="004D2979"/>
    <w:rsid w:val="004D3094"/>
    <w:rsid w:val="004D4DBC"/>
    <w:rsid w:val="004D5060"/>
    <w:rsid w:val="004D5297"/>
    <w:rsid w:val="004D566F"/>
    <w:rsid w:val="004D727B"/>
    <w:rsid w:val="004D731B"/>
    <w:rsid w:val="004E165B"/>
    <w:rsid w:val="004E1EC2"/>
    <w:rsid w:val="004E2FA0"/>
    <w:rsid w:val="004E3758"/>
    <w:rsid w:val="004E3A65"/>
    <w:rsid w:val="004E60D6"/>
    <w:rsid w:val="004E6BCB"/>
    <w:rsid w:val="004E6FAA"/>
    <w:rsid w:val="004E724A"/>
    <w:rsid w:val="004E7CDD"/>
    <w:rsid w:val="004F11D5"/>
    <w:rsid w:val="004F126B"/>
    <w:rsid w:val="004F129E"/>
    <w:rsid w:val="004F1588"/>
    <w:rsid w:val="004F2CDD"/>
    <w:rsid w:val="004F34E0"/>
    <w:rsid w:val="004F36A4"/>
    <w:rsid w:val="004F3C95"/>
    <w:rsid w:val="004F478E"/>
    <w:rsid w:val="004F5E1A"/>
    <w:rsid w:val="004F6E51"/>
    <w:rsid w:val="004F70E7"/>
    <w:rsid w:val="005027FB"/>
    <w:rsid w:val="00503323"/>
    <w:rsid w:val="005036E7"/>
    <w:rsid w:val="00503F63"/>
    <w:rsid w:val="00504CE3"/>
    <w:rsid w:val="0050547D"/>
    <w:rsid w:val="0050567E"/>
    <w:rsid w:val="00505F21"/>
    <w:rsid w:val="00506034"/>
    <w:rsid w:val="00506CDB"/>
    <w:rsid w:val="005100E5"/>
    <w:rsid w:val="0051042C"/>
    <w:rsid w:val="005112D4"/>
    <w:rsid w:val="005114C0"/>
    <w:rsid w:val="00513350"/>
    <w:rsid w:val="00513CA0"/>
    <w:rsid w:val="0051446B"/>
    <w:rsid w:val="00515EC7"/>
    <w:rsid w:val="005164B8"/>
    <w:rsid w:val="005172B7"/>
    <w:rsid w:val="00520C64"/>
    <w:rsid w:val="00520E1F"/>
    <w:rsid w:val="00521C0E"/>
    <w:rsid w:val="0052211D"/>
    <w:rsid w:val="00523492"/>
    <w:rsid w:val="0052383F"/>
    <w:rsid w:val="00523F8E"/>
    <w:rsid w:val="00525E24"/>
    <w:rsid w:val="0052787B"/>
    <w:rsid w:val="005323B1"/>
    <w:rsid w:val="0053269C"/>
    <w:rsid w:val="00532D8E"/>
    <w:rsid w:val="00534B10"/>
    <w:rsid w:val="00534EC5"/>
    <w:rsid w:val="005374AF"/>
    <w:rsid w:val="00541521"/>
    <w:rsid w:val="005416E4"/>
    <w:rsid w:val="00541A07"/>
    <w:rsid w:val="00543DA7"/>
    <w:rsid w:val="005460F9"/>
    <w:rsid w:val="0054659F"/>
    <w:rsid w:val="005467CD"/>
    <w:rsid w:val="00546932"/>
    <w:rsid w:val="0054741F"/>
    <w:rsid w:val="00547578"/>
    <w:rsid w:val="00547A00"/>
    <w:rsid w:val="00547E8B"/>
    <w:rsid w:val="00550657"/>
    <w:rsid w:val="00550740"/>
    <w:rsid w:val="00550A91"/>
    <w:rsid w:val="005534A8"/>
    <w:rsid w:val="005534B8"/>
    <w:rsid w:val="00554043"/>
    <w:rsid w:val="00554EB9"/>
    <w:rsid w:val="0055517E"/>
    <w:rsid w:val="00555188"/>
    <w:rsid w:val="00555947"/>
    <w:rsid w:val="00556347"/>
    <w:rsid w:val="005570DA"/>
    <w:rsid w:val="00557F08"/>
    <w:rsid w:val="00560D97"/>
    <w:rsid w:val="00561064"/>
    <w:rsid w:val="005613CA"/>
    <w:rsid w:val="0056159A"/>
    <w:rsid w:val="00561AC8"/>
    <w:rsid w:val="00561D9E"/>
    <w:rsid w:val="005652EC"/>
    <w:rsid w:val="0056682C"/>
    <w:rsid w:val="00570A15"/>
    <w:rsid w:val="00570C76"/>
    <w:rsid w:val="00571BB7"/>
    <w:rsid w:val="00571BFC"/>
    <w:rsid w:val="00571D6E"/>
    <w:rsid w:val="00572260"/>
    <w:rsid w:val="00572C43"/>
    <w:rsid w:val="005730F2"/>
    <w:rsid w:val="005731B7"/>
    <w:rsid w:val="00573A10"/>
    <w:rsid w:val="00574A33"/>
    <w:rsid w:val="0057521E"/>
    <w:rsid w:val="00576076"/>
    <w:rsid w:val="00576CDE"/>
    <w:rsid w:val="00577B49"/>
    <w:rsid w:val="00580D15"/>
    <w:rsid w:val="00582DA2"/>
    <w:rsid w:val="00583B76"/>
    <w:rsid w:val="00583F0A"/>
    <w:rsid w:val="00586B0A"/>
    <w:rsid w:val="00586D1B"/>
    <w:rsid w:val="00587B8E"/>
    <w:rsid w:val="00594255"/>
    <w:rsid w:val="005966F5"/>
    <w:rsid w:val="005978C8"/>
    <w:rsid w:val="00597C60"/>
    <w:rsid w:val="005A1175"/>
    <w:rsid w:val="005A16EA"/>
    <w:rsid w:val="005A53B8"/>
    <w:rsid w:val="005A7803"/>
    <w:rsid w:val="005A7A04"/>
    <w:rsid w:val="005B10D8"/>
    <w:rsid w:val="005B1E12"/>
    <w:rsid w:val="005B26A6"/>
    <w:rsid w:val="005B41AE"/>
    <w:rsid w:val="005B44FA"/>
    <w:rsid w:val="005B4710"/>
    <w:rsid w:val="005B48E9"/>
    <w:rsid w:val="005B4AF7"/>
    <w:rsid w:val="005B5228"/>
    <w:rsid w:val="005B5230"/>
    <w:rsid w:val="005B5E1F"/>
    <w:rsid w:val="005C09B4"/>
    <w:rsid w:val="005C0E7A"/>
    <w:rsid w:val="005C1363"/>
    <w:rsid w:val="005C1799"/>
    <w:rsid w:val="005C1861"/>
    <w:rsid w:val="005C195A"/>
    <w:rsid w:val="005C2F47"/>
    <w:rsid w:val="005C6740"/>
    <w:rsid w:val="005C78CA"/>
    <w:rsid w:val="005D1157"/>
    <w:rsid w:val="005D307C"/>
    <w:rsid w:val="005D3936"/>
    <w:rsid w:val="005D68BA"/>
    <w:rsid w:val="005D6BB2"/>
    <w:rsid w:val="005E0753"/>
    <w:rsid w:val="005E2A64"/>
    <w:rsid w:val="005E3A9C"/>
    <w:rsid w:val="005E4CC8"/>
    <w:rsid w:val="005E5276"/>
    <w:rsid w:val="005E5C9B"/>
    <w:rsid w:val="005E6E86"/>
    <w:rsid w:val="005F3304"/>
    <w:rsid w:val="005F3E66"/>
    <w:rsid w:val="005F4095"/>
    <w:rsid w:val="005F42A9"/>
    <w:rsid w:val="005F5263"/>
    <w:rsid w:val="005F54E2"/>
    <w:rsid w:val="005F6AED"/>
    <w:rsid w:val="005F70FF"/>
    <w:rsid w:val="005F7860"/>
    <w:rsid w:val="00600623"/>
    <w:rsid w:val="00601A34"/>
    <w:rsid w:val="00601A8C"/>
    <w:rsid w:val="00601D48"/>
    <w:rsid w:val="00602348"/>
    <w:rsid w:val="00603E9E"/>
    <w:rsid w:val="00603EC0"/>
    <w:rsid w:val="00603F99"/>
    <w:rsid w:val="0060546E"/>
    <w:rsid w:val="006073BC"/>
    <w:rsid w:val="00610572"/>
    <w:rsid w:val="00612D60"/>
    <w:rsid w:val="00613B23"/>
    <w:rsid w:val="0061739A"/>
    <w:rsid w:val="0061778F"/>
    <w:rsid w:val="00620B14"/>
    <w:rsid w:val="006212CC"/>
    <w:rsid w:val="00621AD7"/>
    <w:rsid w:val="0062321C"/>
    <w:rsid w:val="0062334B"/>
    <w:rsid w:val="006234ED"/>
    <w:rsid w:val="00623958"/>
    <w:rsid w:val="0062424E"/>
    <w:rsid w:val="0062465F"/>
    <w:rsid w:val="006247FF"/>
    <w:rsid w:val="00624BB4"/>
    <w:rsid w:val="00625132"/>
    <w:rsid w:val="0062521D"/>
    <w:rsid w:val="00625FC8"/>
    <w:rsid w:val="00627D32"/>
    <w:rsid w:val="0063068C"/>
    <w:rsid w:val="00630E92"/>
    <w:rsid w:val="0063373F"/>
    <w:rsid w:val="00633972"/>
    <w:rsid w:val="00633CEC"/>
    <w:rsid w:val="00634165"/>
    <w:rsid w:val="0063453F"/>
    <w:rsid w:val="006350FD"/>
    <w:rsid w:val="00636DB6"/>
    <w:rsid w:val="00640911"/>
    <w:rsid w:val="006411C6"/>
    <w:rsid w:val="00641883"/>
    <w:rsid w:val="00642668"/>
    <w:rsid w:val="0064280F"/>
    <w:rsid w:val="006434B8"/>
    <w:rsid w:val="00644699"/>
    <w:rsid w:val="00644D4D"/>
    <w:rsid w:val="006455D0"/>
    <w:rsid w:val="00646B45"/>
    <w:rsid w:val="00647A84"/>
    <w:rsid w:val="00647E00"/>
    <w:rsid w:val="00650544"/>
    <w:rsid w:val="00650CB4"/>
    <w:rsid w:val="006517F7"/>
    <w:rsid w:val="0065188D"/>
    <w:rsid w:val="00651B7D"/>
    <w:rsid w:val="00651E07"/>
    <w:rsid w:val="00652035"/>
    <w:rsid w:val="006522A2"/>
    <w:rsid w:val="00652903"/>
    <w:rsid w:val="006551B6"/>
    <w:rsid w:val="006559B2"/>
    <w:rsid w:val="00656D30"/>
    <w:rsid w:val="0066112E"/>
    <w:rsid w:val="00665EF7"/>
    <w:rsid w:val="00666DA9"/>
    <w:rsid w:val="00667946"/>
    <w:rsid w:val="00667FD4"/>
    <w:rsid w:val="00670EF8"/>
    <w:rsid w:val="0067129D"/>
    <w:rsid w:val="00671301"/>
    <w:rsid w:val="006716DF"/>
    <w:rsid w:val="00671C2F"/>
    <w:rsid w:val="00672664"/>
    <w:rsid w:val="00672F31"/>
    <w:rsid w:val="006739EB"/>
    <w:rsid w:val="006744DB"/>
    <w:rsid w:val="00674824"/>
    <w:rsid w:val="006749F3"/>
    <w:rsid w:val="00675211"/>
    <w:rsid w:val="006754CE"/>
    <w:rsid w:val="00676E02"/>
    <w:rsid w:val="0067714F"/>
    <w:rsid w:val="006774B5"/>
    <w:rsid w:val="00680BB9"/>
    <w:rsid w:val="00681196"/>
    <w:rsid w:val="00682122"/>
    <w:rsid w:val="006822C5"/>
    <w:rsid w:val="00682A1B"/>
    <w:rsid w:val="00682EC4"/>
    <w:rsid w:val="00683921"/>
    <w:rsid w:val="00683A92"/>
    <w:rsid w:val="00685F32"/>
    <w:rsid w:val="006860A7"/>
    <w:rsid w:val="006860B5"/>
    <w:rsid w:val="00687D67"/>
    <w:rsid w:val="0069026D"/>
    <w:rsid w:val="00691F1C"/>
    <w:rsid w:val="006925C2"/>
    <w:rsid w:val="006925DA"/>
    <w:rsid w:val="00693228"/>
    <w:rsid w:val="00693551"/>
    <w:rsid w:val="0069358E"/>
    <w:rsid w:val="00693A00"/>
    <w:rsid w:val="006949B3"/>
    <w:rsid w:val="00694A20"/>
    <w:rsid w:val="00695DDF"/>
    <w:rsid w:val="006962F7"/>
    <w:rsid w:val="006A183E"/>
    <w:rsid w:val="006A1C6F"/>
    <w:rsid w:val="006A2C89"/>
    <w:rsid w:val="006A2F96"/>
    <w:rsid w:val="006A3002"/>
    <w:rsid w:val="006A3120"/>
    <w:rsid w:val="006A37A3"/>
    <w:rsid w:val="006A44F0"/>
    <w:rsid w:val="006A67AF"/>
    <w:rsid w:val="006A68CE"/>
    <w:rsid w:val="006B38F7"/>
    <w:rsid w:val="006B559C"/>
    <w:rsid w:val="006B6371"/>
    <w:rsid w:val="006B6B41"/>
    <w:rsid w:val="006C0D60"/>
    <w:rsid w:val="006C1857"/>
    <w:rsid w:val="006C2934"/>
    <w:rsid w:val="006C35BD"/>
    <w:rsid w:val="006C38EB"/>
    <w:rsid w:val="006C4F3D"/>
    <w:rsid w:val="006C5A0A"/>
    <w:rsid w:val="006C6CAC"/>
    <w:rsid w:val="006C6D67"/>
    <w:rsid w:val="006C7256"/>
    <w:rsid w:val="006C7A15"/>
    <w:rsid w:val="006C7BA0"/>
    <w:rsid w:val="006C7F3A"/>
    <w:rsid w:val="006D0191"/>
    <w:rsid w:val="006D1A27"/>
    <w:rsid w:val="006D2AFA"/>
    <w:rsid w:val="006D2FC4"/>
    <w:rsid w:val="006D51F7"/>
    <w:rsid w:val="006D5585"/>
    <w:rsid w:val="006D62BF"/>
    <w:rsid w:val="006D70ED"/>
    <w:rsid w:val="006D760C"/>
    <w:rsid w:val="006D7A0F"/>
    <w:rsid w:val="006E09F5"/>
    <w:rsid w:val="006E132C"/>
    <w:rsid w:val="006E1684"/>
    <w:rsid w:val="006E1DC3"/>
    <w:rsid w:val="006E28A2"/>
    <w:rsid w:val="006E2FF3"/>
    <w:rsid w:val="006E350B"/>
    <w:rsid w:val="006E385C"/>
    <w:rsid w:val="006E39A6"/>
    <w:rsid w:val="006E3C03"/>
    <w:rsid w:val="006E48CA"/>
    <w:rsid w:val="006E7C56"/>
    <w:rsid w:val="006F082E"/>
    <w:rsid w:val="006F14E1"/>
    <w:rsid w:val="006F21D4"/>
    <w:rsid w:val="006F2375"/>
    <w:rsid w:val="006F2739"/>
    <w:rsid w:val="006F2EFC"/>
    <w:rsid w:val="006F4732"/>
    <w:rsid w:val="006F60F4"/>
    <w:rsid w:val="006F6364"/>
    <w:rsid w:val="006F6612"/>
    <w:rsid w:val="006F6954"/>
    <w:rsid w:val="00700094"/>
    <w:rsid w:val="0070086E"/>
    <w:rsid w:val="007022AB"/>
    <w:rsid w:val="00702AEF"/>
    <w:rsid w:val="0070415A"/>
    <w:rsid w:val="00704908"/>
    <w:rsid w:val="00704D8D"/>
    <w:rsid w:val="007053E6"/>
    <w:rsid w:val="00705BE8"/>
    <w:rsid w:val="007061ED"/>
    <w:rsid w:val="00707EE4"/>
    <w:rsid w:val="00711314"/>
    <w:rsid w:val="007118F6"/>
    <w:rsid w:val="007120B8"/>
    <w:rsid w:val="0071217A"/>
    <w:rsid w:val="00713953"/>
    <w:rsid w:val="007139C0"/>
    <w:rsid w:val="0071491F"/>
    <w:rsid w:val="00714AD0"/>
    <w:rsid w:val="00715927"/>
    <w:rsid w:val="00715C4B"/>
    <w:rsid w:val="00715FBA"/>
    <w:rsid w:val="007161DD"/>
    <w:rsid w:val="00720837"/>
    <w:rsid w:val="00721068"/>
    <w:rsid w:val="0072340B"/>
    <w:rsid w:val="007244C8"/>
    <w:rsid w:val="00726031"/>
    <w:rsid w:val="0072673E"/>
    <w:rsid w:val="0072695B"/>
    <w:rsid w:val="007303A4"/>
    <w:rsid w:val="00731174"/>
    <w:rsid w:val="007319A0"/>
    <w:rsid w:val="007323F3"/>
    <w:rsid w:val="00733219"/>
    <w:rsid w:val="007338FE"/>
    <w:rsid w:val="00735244"/>
    <w:rsid w:val="007359E1"/>
    <w:rsid w:val="0073674F"/>
    <w:rsid w:val="0073760C"/>
    <w:rsid w:val="007401AD"/>
    <w:rsid w:val="00740D1C"/>
    <w:rsid w:val="00740E45"/>
    <w:rsid w:val="007416D7"/>
    <w:rsid w:val="0074240D"/>
    <w:rsid w:val="0074307F"/>
    <w:rsid w:val="007434F6"/>
    <w:rsid w:val="007440E6"/>
    <w:rsid w:val="00744619"/>
    <w:rsid w:val="0074550C"/>
    <w:rsid w:val="00746522"/>
    <w:rsid w:val="007466B9"/>
    <w:rsid w:val="00747E6B"/>
    <w:rsid w:val="00751ECD"/>
    <w:rsid w:val="007523D5"/>
    <w:rsid w:val="0075276A"/>
    <w:rsid w:val="00752951"/>
    <w:rsid w:val="00752D9C"/>
    <w:rsid w:val="00752FDD"/>
    <w:rsid w:val="007532C9"/>
    <w:rsid w:val="0075333B"/>
    <w:rsid w:val="00753A0B"/>
    <w:rsid w:val="00753E21"/>
    <w:rsid w:val="00753EA9"/>
    <w:rsid w:val="00753EC9"/>
    <w:rsid w:val="0075455D"/>
    <w:rsid w:val="00755742"/>
    <w:rsid w:val="00755844"/>
    <w:rsid w:val="00755DEC"/>
    <w:rsid w:val="007562F8"/>
    <w:rsid w:val="00757789"/>
    <w:rsid w:val="00761428"/>
    <w:rsid w:val="007614C9"/>
    <w:rsid w:val="007617F0"/>
    <w:rsid w:val="00761F63"/>
    <w:rsid w:val="00762DBF"/>
    <w:rsid w:val="00762E8D"/>
    <w:rsid w:val="00763208"/>
    <w:rsid w:val="007674CC"/>
    <w:rsid w:val="007677EC"/>
    <w:rsid w:val="007678C7"/>
    <w:rsid w:val="00772A4B"/>
    <w:rsid w:val="00772BE5"/>
    <w:rsid w:val="007748EC"/>
    <w:rsid w:val="0077533A"/>
    <w:rsid w:val="0077551E"/>
    <w:rsid w:val="00776C82"/>
    <w:rsid w:val="00780F42"/>
    <w:rsid w:val="00780FE2"/>
    <w:rsid w:val="007811D8"/>
    <w:rsid w:val="007813FF"/>
    <w:rsid w:val="007815D7"/>
    <w:rsid w:val="007821B4"/>
    <w:rsid w:val="007828B5"/>
    <w:rsid w:val="00783D76"/>
    <w:rsid w:val="00784869"/>
    <w:rsid w:val="00785466"/>
    <w:rsid w:val="007871AF"/>
    <w:rsid w:val="007872FB"/>
    <w:rsid w:val="00790199"/>
    <w:rsid w:val="00790739"/>
    <w:rsid w:val="007907E7"/>
    <w:rsid w:val="007924E8"/>
    <w:rsid w:val="00793721"/>
    <w:rsid w:val="00793AF9"/>
    <w:rsid w:val="007940CF"/>
    <w:rsid w:val="007942BF"/>
    <w:rsid w:val="00794868"/>
    <w:rsid w:val="00794F9B"/>
    <w:rsid w:val="0079515A"/>
    <w:rsid w:val="007954AA"/>
    <w:rsid w:val="007955B3"/>
    <w:rsid w:val="00796193"/>
    <w:rsid w:val="007A0BB9"/>
    <w:rsid w:val="007A3DDE"/>
    <w:rsid w:val="007A4B94"/>
    <w:rsid w:val="007A5AEB"/>
    <w:rsid w:val="007A5DFF"/>
    <w:rsid w:val="007A64BD"/>
    <w:rsid w:val="007A672E"/>
    <w:rsid w:val="007B0E6B"/>
    <w:rsid w:val="007B1958"/>
    <w:rsid w:val="007B1A24"/>
    <w:rsid w:val="007B2210"/>
    <w:rsid w:val="007B24D0"/>
    <w:rsid w:val="007B2953"/>
    <w:rsid w:val="007B2D01"/>
    <w:rsid w:val="007B5492"/>
    <w:rsid w:val="007B5A7A"/>
    <w:rsid w:val="007B6BED"/>
    <w:rsid w:val="007B6C34"/>
    <w:rsid w:val="007B7066"/>
    <w:rsid w:val="007B7A83"/>
    <w:rsid w:val="007C0140"/>
    <w:rsid w:val="007C02B6"/>
    <w:rsid w:val="007C13C5"/>
    <w:rsid w:val="007C2236"/>
    <w:rsid w:val="007C30B3"/>
    <w:rsid w:val="007C3A40"/>
    <w:rsid w:val="007C3E5F"/>
    <w:rsid w:val="007C4CF0"/>
    <w:rsid w:val="007C5901"/>
    <w:rsid w:val="007C5BC2"/>
    <w:rsid w:val="007C6434"/>
    <w:rsid w:val="007C757B"/>
    <w:rsid w:val="007C77E8"/>
    <w:rsid w:val="007D0123"/>
    <w:rsid w:val="007D08EA"/>
    <w:rsid w:val="007D098E"/>
    <w:rsid w:val="007D1AEA"/>
    <w:rsid w:val="007D1B99"/>
    <w:rsid w:val="007D1E5D"/>
    <w:rsid w:val="007D2F20"/>
    <w:rsid w:val="007D40B6"/>
    <w:rsid w:val="007D4F48"/>
    <w:rsid w:val="007D745A"/>
    <w:rsid w:val="007D74BD"/>
    <w:rsid w:val="007D7B02"/>
    <w:rsid w:val="007D7FC5"/>
    <w:rsid w:val="007E056C"/>
    <w:rsid w:val="007E080B"/>
    <w:rsid w:val="007E0B15"/>
    <w:rsid w:val="007E67EC"/>
    <w:rsid w:val="007E6AA9"/>
    <w:rsid w:val="007E6D71"/>
    <w:rsid w:val="007E7283"/>
    <w:rsid w:val="007E7637"/>
    <w:rsid w:val="007F0D2F"/>
    <w:rsid w:val="007F1949"/>
    <w:rsid w:val="007F4C0A"/>
    <w:rsid w:val="007F4C9C"/>
    <w:rsid w:val="007F56CE"/>
    <w:rsid w:val="007F6562"/>
    <w:rsid w:val="007F7B31"/>
    <w:rsid w:val="00800347"/>
    <w:rsid w:val="00800395"/>
    <w:rsid w:val="00800500"/>
    <w:rsid w:val="008009DB"/>
    <w:rsid w:val="0080103C"/>
    <w:rsid w:val="0080157A"/>
    <w:rsid w:val="0080216B"/>
    <w:rsid w:val="008026C1"/>
    <w:rsid w:val="00803F75"/>
    <w:rsid w:val="008048A0"/>
    <w:rsid w:val="008049CD"/>
    <w:rsid w:val="00804E52"/>
    <w:rsid w:val="00804E9F"/>
    <w:rsid w:val="00805021"/>
    <w:rsid w:val="00805432"/>
    <w:rsid w:val="00805C1F"/>
    <w:rsid w:val="00806907"/>
    <w:rsid w:val="00806D76"/>
    <w:rsid w:val="00807F6C"/>
    <w:rsid w:val="00810782"/>
    <w:rsid w:val="00811AAE"/>
    <w:rsid w:val="00814569"/>
    <w:rsid w:val="00814C46"/>
    <w:rsid w:val="00814CC1"/>
    <w:rsid w:val="008153DF"/>
    <w:rsid w:val="0081625E"/>
    <w:rsid w:val="00816BEA"/>
    <w:rsid w:val="0081724A"/>
    <w:rsid w:val="008201A1"/>
    <w:rsid w:val="00820BC1"/>
    <w:rsid w:val="00821475"/>
    <w:rsid w:val="008219A8"/>
    <w:rsid w:val="00821F7B"/>
    <w:rsid w:val="008225D4"/>
    <w:rsid w:val="008228C7"/>
    <w:rsid w:val="008234F7"/>
    <w:rsid w:val="0082489A"/>
    <w:rsid w:val="00824FBF"/>
    <w:rsid w:val="00825916"/>
    <w:rsid w:val="008276AC"/>
    <w:rsid w:val="0082771D"/>
    <w:rsid w:val="00827C58"/>
    <w:rsid w:val="00830E05"/>
    <w:rsid w:val="008316C4"/>
    <w:rsid w:val="00831734"/>
    <w:rsid w:val="00831C8C"/>
    <w:rsid w:val="00832322"/>
    <w:rsid w:val="00832AA4"/>
    <w:rsid w:val="00832C07"/>
    <w:rsid w:val="00833F55"/>
    <w:rsid w:val="0083554D"/>
    <w:rsid w:val="00836290"/>
    <w:rsid w:val="00836A4F"/>
    <w:rsid w:val="00837188"/>
    <w:rsid w:val="00840245"/>
    <w:rsid w:val="00840809"/>
    <w:rsid w:val="008415CB"/>
    <w:rsid w:val="00842536"/>
    <w:rsid w:val="00843B51"/>
    <w:rsid w:val="00845103"/>
    <w:rsid w:val="00845312"/>
    <w:rsid w:val="00845C34"/>
    <w:rsid w:val="00846A0B"/>
    <w:rsid w:val="0085170B"/>
    <w:rsid w:val="00851E29"/>
    <w:rsid w:val="00852855"/>
    <w:rsid w:val="00853E39"/>
    <w:rsid w:val="00853EE3"/>
    <w:rsid w:val="00854992"/>
    <w:rsid w:val="0085556E"/>
    <w:rsid w:val="008556DA"/>
    <w:rsid w:val="00856226"/>
    <w:rsid w:val="0085640C"/>
    <w:rsid w:val="00856BE8"/>
    <w:rsid w:val="00856DE7"/>
    <w:rsid w:val="00856F8D"/>
    <w:rsid w:val="00857171"/>
    <w:rsid w:val="00857197"/>
    <w:rsid w:val="00857FF7"/>
    <w:rsid w:val="00860153"/>
    <w:rsid w:val="00860594"/>
    <w:rsid w:val="00860E2A"/>
    <w:rsid w:val="0086141E"/>
    <w:rsid w:val="008615ED"/>
    <w:rsid w:val="00861FB8"/>
    <w:rsid w:val="0086341E"/>
    <w:rsid w:val="00863BE1"/>
    <w:rsid w:val="00864037"/>
    <w:rsid w:val="00864233"/>
    <w:rsid w:val="0086447A"/>
    <w:rsid w:val="00864F98"/>
    <w:rsid w:val="00867B04"/>
    <w:rsid w:val="008707C9"/>
    <w:rsid w:val="008709DA"/>
    <w:rsid w:val="00872B4D"/>
    <w:rsid w:val="00874330"/>
    <w:rsid w:val="008749C7"/>
    <w:rsid w:val="008750D1"/>
    <w:rsid w:val="008757CA"/>
    <w:rsid w:val="0087630B"/>
    <w:rsid w:val="008764C6"/>
    <w:rsid w:val="00880CF0"/>
    <w:rsid w:val="008839B1"/>
    <w:rsid w:val="00883A86"/>
    <w:rsid w:val="008842F5"/>
    <w:rsid w:val="00884B98"/>
    <w:rsid w:val="008866B9"/>
    <w:rsid w:val="00886E41"/>
    <w:rsid w:val="00891A35"/>
    <w:rsid w:val="0089320B"/>
    <w:rsid w:val="0089341D"/>
    <w:rsid w:val="00893792"/>
    <w:rsid w:val="00893A14"/>
    <w:rsid w:val="0089408A"/>
    <w:rsid w:val="00894870"/>
    <w:rsid w:val="0089511A"/>
    <w:rsid w:val="00895F49"/>
    <w:rsid w:val="008970BD"/>
    <w:rsid w:val="00897B63"/>
    <w:rsid w:val="008A0775"/>
    <w:rsid w:val="008A0905"/>
    <w:rsid w:val="008A173B"/>
    <w:rsid w:val="008A1BC9"/>
    <w:rsid w:val="008A25CF"/>
    <w:rsid w:val="008A32E9"/>
    <w:rsid w:val="008A39BE"/>
    <w:rsid w:val="008A40B3"/>
    <w:rsid w:val="008A41E2"/>
    <w:rsid w:val="008A547B"/>
    <w:rsid w:val="008A5B05"/>
    <w:rsid w:val="008A64F3"/>
    <w:rsid w:val="008A6572"/>
    <w:rsid w:val="008B009F"/>
    <w:rsid w:val="008B092C"/>
    <w:rsid w:val="008B20A6"/>
    <w:rsid w:val="008B306E"/>
    <w:rsid w:val="008B333A"/>
    <w:rsid w:val="008B3388"/>
    <w:rsid w:val="008B36D9"/>
    <w:rsid w:val="008B383F"/>
    <w:rsid w:val="008B4CB8"/>
    <w:rsid w:val="008B68B3"/>
    <w:rsid w:val="008B728C"/>
    <w:rsid w:val="008B7580"/>
    <w:rsid w:val="008B7652"/>
    <w:rsid w:val="008C0A3D"/>
    <w:rsid w:val="008C157D"/>
    <w:rsid w:val="008C15B4"/>
    <w:rsid w:val="008C190F"/>
    <w:rsid w:val="008C1AE7"/>
    <w:rsid w:val="008C1E37"/>
    <w:rsid w:val="008C225E"/>
    <w:rsid w:val="008C2419"/>
    <w:rsid w:val="008C26F8"/>
    <w:rsid w:val="008C2E39"/>
    <w:rsid w:val="008C2EBC"/>
    <w:rsid w:val="008C3AEA"/>
    <w:rsid w:val="008C3B1F"/>
    <w:rsid w:val="008C41B0"/>
    <w:rsid w:val="008C42E1"/>
    <w:rsid w:val="008C4503"/>
    <w:rsid w:val="008C54C4"/>
    <w:rsid w:val="008C5B7F"/>
    <w:rsid w:val="008C5CC0"/>
    <w:rsid w:val="008D12E4"/>
    <w:rsid w:val="008D1D17"/>
    <w:rsid w:val="008D2427"/>
    <w:rsid w:val="008D4321"/>
    <w:rsid w:val="008D55DD"/>
    <w:rsid w:val="008D7BE4"/>
    <w:rsid w:val="008D7FEA"/>
    <w:rsid w:val="008E0460"/>
    <w:rsid w:val="008E14FB"/>
    <w:rsid w:val="008E1B2B"/>
    <w:rsid w:val="008E1DC5"/>
    <w:rsid w:val="008E1FF1"/>
    <w:rsid w:val="008E2157"/>
    <w:rsid w:val="008E25A0"/>
    <w:rsid w:val="008E2C6B"/>
    <w:rsid w:val="008E313F"/>
    <w:rsid w:val="008E3D3A"/>
    <w:rsid w:val="008E4730"/>
    <w:rsid w:val="008E4949"/>
    <w:rsid w:val="008E529B"/>
    <w:rsid w:val="008E5E8E"/>
    <w:rsid w:val="008E60E1"/>
    <w:rsid w:val="008E69CC"/>
    <w:rsid w:val="008E6C26"/>
    <w:rsid w:val="008E7DA5"/>
    <w:rsid w:val="008F0FE8"/>
    <w:rsid w:val="008F256A"/>
    <w:rsid w:val="008F25A4"/>
    <w:rsid w:val="008F3436"/>
    <w:rsid w:val="008F69D3"/>
    <w:rsid w:val="008F7E8E"/>
    <w:rsid w:val="00900311"/>
    <w:rsid w:val="0090053B"/>
    <w:rsid w:val="00900816"/>
    <w:rsid w:val="00902343"/>
    <w:rsid w:val="009023B7"/>
    <w:rsid w:val="00902F00"/>
    <w:rsid w:val="009031DA"/>
    <w:rsid w:val="00905657"/>
    <w:rsid w:val="00905B11"/>
    <w:rsid w:val="00905DC7"/>
    <w:rsid w:val="009063FF"/>
    <w:rsid w:val="00906483"/>
    <w:rsid w:val="009072EE"/>
    <w:rsid w:val="00907DC7"/>
    <w:rsid w:val="009113D6"/>
    <w:rsid w:val="009117BC"/>
    <w:rsid w:val="009118A5"/>
    <w:rsid w:val="00911AFA"/>
    <w:rsid w:val="0091330D"/>
    <w:rsid w:val="00914303"/>
    <w:rsid w:val="009143B3"/>
    <w:rsid w:val="00914AAE"/>
    <w:rsid w:val="00914B28"/>
    <w:rsid w:val="00914FAB"/>
    <w:rsid w:val="00915307"/>
    <w:rsid w:val="009153A9"/>
    <w:rsid w:val="0091544E"/>
    <w:rsid w:val="00915D8F"/>
    <w:rsid w:val="00915EA4"/>
    <w:rsid w:val="0091606F"/>
    <w:rsid w:val="00916681"/>
    <w:rsid w:val="00916720"/>
    <w:rsid w:val="009204D0"/>
    <w:rsid w:val="009219C6"/>
    <w:rsid w:val="00921DF3"/>
    <w:rsid w:val="009229D8"/>
    <w:rsid w:val="00923E25"/>
    <w:rsid w:val="009265FC"/>
    <w:rsid w:val="00927244"/>
    <w:rsid w:val="00930348"/>
    <w:rsid w:val="00930C9F"/>
    <w:rsid w:val="00931D42"/>
    <w:rsid w:val="0093372F"/>
    <w:rsid w:val="00934442"/>
    <w:rsid w:val="0093461B"/>
    <w:rsid w:val="00934C8A"/>
    <w:rsid w:val="00935067"/>
    <w:rsid w:val="0093532D"/>
    <w:rsid w:val="00935D28"/>
    <w:rsid w:val="00940950"/>
    <w:rsid w:val="00941642"/>
    <w:rsid w:val="00941E4D"/>
    <w:rsid w:val="00941E8F"/>
    <w:rsid w:val="00942753"/>
    <w:rsid w:val="00943055"/>
    <w:rsid w:val="009430ED"/>
    <w:rsid w:val="009433FA"/>
    <w:rsid w:val="00943DD2"/>
    <w:rsid w:val="00943EEE"/>
    <w:rsid w:val="00944C58"/>
    <w:rsid w:val="00944E42"/>
    <w:rsid w:val="00946CD6"/>
    <w:rsid w:val="0094767A"/>
    <w:rsid w:val="009502BB"/>
    <w:rsid w:val="009508D4"/>
    <w:rsid w:val="00950E1F"/>
    <w:rsid w:val="00951FD3"/>
    <w:rsid w:val="00953A64"/>
    <w:rsid w:val="00954725"/>
    <w:rsid w:val="009549C9"/>
    <w:rsid w:val="0095554E"/>
    <w:rsid w:val="00955BED"/>
    <w:rsid w:val="00960621"/>
    <w:rsid w:val="0096071F"/>
    <w:rsid w:val="00960856"/>
    <w:rsid w:val="00960C9C"/>
    <w:rsid w:val="009610F7"/>
    <w:rsid w:val="00962D73"/>
    <w:rsid w:val="009634A3"/>
    <w:rsid w:val="009634B3"/>
    <w:rsid w:val="00964201"/>
    <w:rsid w:val="00964A0B"/>
    <w:rsid w:val="00965502"/>
    <w:rsid w:val="00966082"/>
    <w:rsid w:val="00966DCF"/>
    <w:rsid w:val="00967E01"/>
    <w:rsid w:val="009704F9"/>
    <w:rsid w:val="00971AED"/>
    <w:rsid w:val="00972D86"/>
    <w:rsid w:val="0097344D"/>
    <w:rsid w:val="00973833"/>
    <w:rsid w:val="00973A4E"/>
    <w:rsid w:val="00973FD9"/>
    <w:rsid w:val="009761FF"/>
    <w:rsid w:val="00976B0E"/>
    <w:rsid w:val="00980A80"/>
    <w:rsid w:val="00980BA1"/>
    <w:rsid w:val="0098113F"/>
    <w:rsid w:val="00981BC4"/>
    <w:rsid w:val="00981CF5"/>
    <w:rsid w:val="0098200B"/>
    <w:rsid w:val="00982A8C"/>
    <w:rsid w:val="009834A6"/>
    <w:rsid w:val="0098452F"/>
    <w:rsid w:val="00984830"/>
    <w:rsid w:val="0098573F"/>
    <w:rsid w:val="00986602"/>
    <w:rsid w:val="00986693"/>
    <w:rsid w:val="00986DFD"/>
    <w:rsid w:val="00987097"/>
    <w:rsid w:val="00987B1D"/>
    <w:rsid w:val="00987C8A"/>
    <w:rsid w:val="00987F17"/>
    <w:rsid w:val="00990716"/>
    <w:rsid w:val="0099239E"/>
    <w:rsid w:val="00992D01"/>
    <w:rsid w:val="00992ECA"/>
    <w:rsid w:val="00993CB0"/>
    <w:rsid w:val="00996484"/>
    <w:rsid w:val="00997020"/>
    <w:rsid w:val="00997252"/>
    <w:rsid w:val="00997C86"/>
    <w:rsid w:val="009A101E"/>
    <w:rsid w:val="009A1637"/>
    <w:rsid w:val="009A17B1"/>
    <w:rsid w:val="009A1EEC"/>
    <w:rsid w:val="009A2A2D"/>
    <w:rsid w:val="009A2E5B"/>
    <w:rsid w:val="009A2E97"/>
    <w:rsid w:val="009A5395"/>
    <w:rsid w:val="009A5AC4"/>
    <w:rsid w:val="009A7F0E"/>
    <w:rsid w:val="009B050D"/>
    <w:rsid w:val="009B1346"/>
    <w:rsid w:val="009B1CCA"/>
    <w:rsid w:val="009B1D8D"/>
    <w:rsid w:val="009B388F"/>
    <w:rsid w:val="009B40A3"/>
    <w:rsid w:val="009B645B"/>
    <w:rsid w:val="009B6D2A"/>
    <w:rsid w:val="009B72EA"/>
    <w:rsid w:val="009B74F9"/>
    <w:rsid w:val="009B7648"/>
    <w:rsid w:val="009B7AE2"/>
    <w:rsid w:val="009C1161"/>
    <w:rsid w:val="009C1331"/>
    <w:rsid w:val="009C15D8"/>
    <w:rsid w:val="009C207E"/>
    <w:rsid w:val="009C2960"/>
    <w:rsid w:val="009C2D1D"/>
    <w:rsid w:val="009C33FF"/>
    <w:rsid w:val="009C38D1"/>
    <w:rsid w:val="009C39DC"/>
    <w:rsid w:val="009C3B85"/>
    <w:rsid w:val="009C3D12"/>
    <w:rsid w:val="009C4213"/>
    <w:rsid w:val="009C4668"/>
    <w:rsid w:val="009C4775"/>
    <w:rsid w:val="009C52DE"/>
    <w:rsid w:val="009C52EF"/>
    <w:rsid w:val="009C557C"/>
    <w:rsid w:val="009C5FF1"/>
    <w:rsid w:val="009C6FE4"/>
    <w:rsid w:val="009C7713"/>
    <w:rsid w:val="009C7877"/>
    <w:rsid w:val="009D0415"/>
    <w:rsid w:val="009D04DA"/>
    <w:rsid w:val="009D1AF2"/>
    <w:rsid w:val="009D230D"/>
    <w:rsid w:val="009D23DE"/>
    <w:rsid w:val="009D2DF7"/>
    <w:rsid w:val="009D32E0"/>
    <w:rsid w:val="009D3E54"/>
    <w:rsid w:val="009D4001"/>
    <w:rsid w:val="009D4C96"/>
    <w:rsid w:val="009D5ED2"/>
    <w:rsid w:val="009D65A3"/>
    <w:rsid w:val="009E0D8E"/>
    <w:rsid w:val="009E0EC2"/>
    <w:rsid w:val="009E245F"/>
    <w:rsid w:val="009E3041"/>
    <w:rsid w:val="009E43AF"/>
    <w:rsid w:val="009E6963"/>
    <w:rsid w:val="009E6CF3"/>
    <w:rsid w:val="009E7E97"/>
    <w:rsid w:val="009F01D5"/>
    <w:rsid w:val="009F07CB"/>
    <w:rsid w:val="009F0B98"/>
    <w:rsid w:val="009F0E3D"/>
    <w:rsid w:val="009F1042"/>
    <w:rsid w:val="009F2D54"/>
    <w:rsid w:val="009F2EA1"/>
    <w:rsid w:val="009F332E"/>
    <w:rsid w:val="009F4B86"/>
    <w:rsid w:val="009F4BCA"/>
    <w:rsid w:val="009F4C48"/>
    <w:rsid w:val="009F4F77"/>
    <w:rsid w:val="009F51B8"/>
    <w:rsid w:val="00A00B90"/>
    <w:rsid w:val="00A01C3D"/>
    <w:rsid w:val="00A01C6F"/>
    <w:rsid w:val="00A01FFB"/>
    <w:rsid w:val="00A0351F"/>
    <w:rsid w:val="00A04683"/>
    <w:rsid w:val="00A06852"/>
    <w:rsid w:val="00A078A9"/>
    <w:rsid w:val="00A10229"/>
    <w:rsid w:val="00A10315"/>
    <w:rsid w:val="00A10A65"/>
    <w:rsid w:val="00A10EA5"/>
    <w:rsid w:val="00A11574"/>
    <w:rsid w:val="00A12A8F"/>
    <w:rsid w:val="00A13ECC"/>
    <w:rsid w:val="00A13F4C"/>
    <w:rsid w:val="00A148ED"/>
    <w:rsid w:val="00A14DC5"/>
    <w:rsid w:val="00A1576F"/>
    <w:rsid w:val="00A159F7"/>
    <w:rsid w:val="00A164D1"/>
    <w:rsid w:val="00A16759"/>
    <w:rsid w:val="00A1694D"/>
    <w:rsid w:val="00A17E95"/>
    <w:rsid w:val="00A207D9"/>
    <w:rsid w:val="00A20C80"/>
    <w:rsid w:val="00A213B0"/>
    <w:rsid w:val="00A23AE8"/>
    <w:rsid w:val="00A25629"/>
    <w:rsid w:val="00A2698E"/>
    <w:rsid w:val="00A26E04"/>
    <w:rsid w:val="00A26E2A"/>
    <w:rsid w:val="00A311C0"/>
    <w:rsid w:val="00A31452"/>
    <w:rsid w:val="00A31627"/>
    <w:rsid w:val="00A31869"/>
    <w:rsid w:val="00A329E9"/>
    <w:rsid w:val="00A33565"/>
    <w:rsid w:val="00A34145"/>
    <w:rsid w:val="00A34523"/>
    <w:rsid w:val="00A35300"/>
    <w:rsid w:val="00A36F88"/>
    <w:rsid w:val="00A371E5"/>
    <w:rsid w:val="00A37DF0"/>
    <w:rsid w:val="00A403B2"/>
    <w:rsid w:val="00A438D1"/>
    <w:rsid w:val="00A4519D"/>
    <w:rsid w:val="00A4585F"/>
    <w:rsid w:val="00A45BF4"/>
    <w:rsid w:val="00A45C09"/>
    <w:rsid w:val="00A45CA6"/>
    <w:rsid w:val="00A46690"/>
    <w:rsid w:val="00A504A6"/>
    <w:rsid w:val="00A504D6"/>
    <w:rsid w:val="00A507D9"/>
    <w:rsid w:val="00A5083E"/>
    <w:rsid w:val="00A51F92"/>
    <w:rsid w:val="00A539F6"/>
    <w:rsid w:val="00A53D12"/>
    <w:rsid w:val="00A568AC"/>
    <w:rsid w:val="00A57E94"/>
    <w:rsid w:val="00A615F8"/>
    <w:rsid w:val="00A62151"/>
    <w:rsid w:val="00A62168"/>
    <w:rsid w:val="00A622D9"/>
    <w:rsid w:val="00A62BF5"/>
    <w:rsid w:val="00A632B6"/>
    <w:rsid w:val="00A63BDD"/>
    <w:rsid w:val="00A64AF5"/>
    <w:rsid w:val="00A6524D"/>
    <w:rsid w:val="00A65639"/>
    <w:rsid w:val="00A66420"/>
    <w:rsid w:val="00A66D6C"/>
    <w:rsid w:val="00A6736D"/>
    <w:rsid w:val="00A67D38"/>
    <w:rsid w:val="00A70962"/>
    <w:rsid w:val="00A70A61"/>
    <w:rsid w:val="00A70CCD"/>
    <w:rsid w:val="00A71229"/>
    <w:rsid w:val="00A71AA0"/>
    <w:rsid w:val="00A727F5"/>
    <w:rsid w:val="00A7304E"/>
    <w:rsid w:val="00A731C7"/>
    <w:rsid w:val="00A733D2"/>
    <w:rsid w:val="00A74336"/>
    <w:rsid w:val="00A746C0"/>
    <w:rsid w:val="00A758B7"/>
    <w:rsid w:val="00A763A2"/>
    <w:rsid w:val="00A77C14"/>
    <w:rsid w:val="00A811B3"/>
    <w:rsid w:val="00A8138E"/>
    <w:rsid w:val="00A81D31"/>
    <w:rsid w:val="00A82393"/>
    <w:rsid w:val="00A82CB6"/>
    <w:rsid w:val="00A82F0D"/>
    <w:rsid w:val="00A83E22"/>
    <w:rsid w:val="00A842E8"/>
    <w:rsid w:val="00A84A9C"/>
    <w:rsid w:val="00A85237"/>
    <w:rsid w:val="00A85456"/>
    <w:rsid w:val="00A86EB7"/>
    <w:rsid w:val="00A905CF"/>
    <w:rsid w:val="00A90B0D"/>
    <w:rsid w:val="00A912B1"/>
    <w:rsid w:val="00A918A9"/>
    <w:rsid w:val="00A91C5E"/>
    <w:rsid w:val="00A9231D"/>
    <w:rsid w:val="00A92329"/>
    <w:rsid w:val="00A9465E"/>
    <w:rsid w:val="00A94E51"/>
    <w:rsid w:val="00A95A3C"/>
    <w:rsid w:val="00A96D8A"/>
    <w:rsid w:val="00A97A03"/>
    <w:rsid w:val="00AA24B9"/>
    <w:rsid w:val="00AA2C84"/>
    <w:rsid w:val="00AA5F90"/>
    <w:rsid w:val="00AA67E6"/>
    <w:rsid w:val="00AA68A2"/>
    <w:rsid w:val="00AA699D"/>
    <w:rsid w:val="00AA6D7E"/>
    <w:rsid w:val="00AA7385"/>
    <w:rsid w:val="00AA7F07"/>
    <w:rsid w:val="00AB1B53"/>
    <w:rsid w:val="00AB2FC2"/>
    <w:rsid w:val="00AB3BC4"/>
    <w:rsid w:val="00AB470B"/>
    <w:rsid w:val="00AB5D61"/>
    <w:rsid w:val="00AB6AA9"/>
    <w:rsid w:val="00AB6D81"/>
    <w:rsid w:val="00AB7898"/>
    <w:rsid w:val="00AC0780"/>
    <w:rsid w:val="00AC0F98"/>
    <w:rsid w:val="00AC15FC"/>
    <w:rsid w:val="00AC31CD"/>
    <w:rsid w:val="00AC3311"/>
    <w:rsid w:val="00AC3333"/>
    <w:rsid w:val="00AC3CF0"/>
    <w:rsid w:val="00AC406D"/>
    <w:rsid w:val="00AC4348"/>
    <w:rsid w:val="00AC53A1"/>
    <w:rsid w:val="00AC6AE7"/>
    <w:rsid w:val="00AC6C65"/>
    <w:rsid w:val="00AC7BE9"/>
    <w:rsid w:val="00AD0150"/>
    <w:rsid w:val="00AD0AE8"/>
    <w:rsid w:val="00AD1CFF"/>
    <w:rsid w:val="00AD1D73"/>
    <w:rsid w:val="00AD20CE"/>
    <w:rsid w:val="00AD21F3"/>
    <w:rsid w:val="00AD269D"/>
    <w:rsid w:val="00AD3248"/>
    <w:rsid w:val="00AD50A3"/>
    <w:rsid w:val="00AD5B44"/>
    <w:rsid w:val="00AD65C5"/>
    <w:rsid w:val="00AD6FC6"/>
    <w:rsid w:val="00AD7085"/>
    <w:rsid w:val="00AD7438"/>
    <w:rsid w:val="00AE0301"/>
    <w:rsid w:val="00AE082E"/>
    <w:rsid w:val="00AE22C0"/>
    <w:rsid w:val="00AE2C0E"/>
    <w:rsid w:val="00AE384E"/>
    <w:rsid w:val="00AE49A4"/>
    <w:rsid w:val="00AE5572"/>
    <w:rsid w:val="00AF0121"/>
    <w:rsid w:val="00AF01B7"/>
    <w:rsid w:val="00AF0E67"/>
    <w:rsid w:val="00AF1723"/>
    <w:rsid w:val="00AF38F2"/>
    <w:rsid w:val="00AF5336"/>
    <w:rsid w:val="00AF566C"/>
    <w:rsid w:val="00AF56B6"/>
    <w:rsid w:val="00AF6166"/>
    <w:rsid w:val="00AF678F"/>
    <w:rsid w:val="00AF72E3"/>
    <w:rsid w:val="00AF7759"/>
    <w:rsid w:val="00AF7E11"/>
    <w:rsid w:val="00B00FED"/>
    <w:rsid w:val="00B01496"/>
    <w:rsid w:val="00B02A81"/>
    <w:rsid w:val="00B032DE"/>
    <w:rsid w:val="00B04F26"/>
    <w:rsid w:val="00B05085"/>
    <w:rsid w:val="00B0597A"/>
    <w:rsid w:val="00B0642A"/>
    <w:rsid w:val="00B066FD"/>
    <w:rsid w:val="00B06C4B"/>
    <w:rsid w:val="00B07429"/>
    <w:rsid w:val="00B0753A"/>
    <w:rsid w:val="00B0777E"/>
    <w:rsid w:val="00B100AA"/>
    <w:rsid w:val="00B1128B"/>
    <w:rsid w:val="00B125EA"/>
    <w:rsid w:val="00B12997"/>
    <w:rsid w:val="00B12DC5"/>
    <w:rsid w:val="00B12FA1"/>
    <w:rsid w:val="00B131C2"/>
    <w:rsid w:val="00B14C5F"/>
    <w:rsid w:val="00B14F19"/>
    <w:rsid w:val="00B163A2"/>
    <w:rsid w:val="00B17316"/>
    <w:rsid w:val="00B1767A"/>
    <w:rsid w:val="00B208F3"/>
    <w:rsid w:val="00B2323C"/>
    <w:rsid w:val="00B232AB"/>
    <w:rsid w:val="00B2338C"/>
    <w:rsid w:val="00B235B2"/>
    <w:rsid w:val="00B243EB"/>
    <w:rsid w:val="00B246D8"/>
    <w:rsid w:val="00B253BB"/>
    <w:rsid w:val="00B265BA"/>
    <w:rsid w:val="00B26C3D"/>
    <w:rsid w:val="00B30D26"/>
    <w:rsid w:val="00B311C4"/>
    <w:rsid w:val="00B32249"/>
    <w:rsid w:val="00B32588"/>
    <w:rsid w:val="00B32873"/>
    <w:rsid w:val="00B3348E"/>
    <w:rsid w:val="00B3372C"/>
    <w:rsid w:val="00B34176"/>
    <w:rsid w:val="00B3741F"/>
    <w:rsid w:val="00B37A98"/>
    <w:rsid w:val="00B40BE3"/>
    <w:rsid w:val="00B40EF6"/>
    <w:rsid w:val="00B41D31"/>
    <w:rsid w:val="00B42834"/>
    <w:rsid w:val="00B43240"/>
    <w:rsid w:val="00B4431F"/>
    <w:rsid w:val="00B46E27"/>
    <w:rsid w:val="00B50084"/>
    <w:rsid w:val="00B503B7"/>
    <w:rsid w:val="00B50643"/>
    <w:rsid w:val="00B50BD2"/>
    <w:rsid w:val="00B5118A"/>
    <w:rsid w:val="00B519DE"/>
    <w:rsid w:val="00B52504"/>
    <w:rsid w:val="00B52BA3"/>
    <w:rsid w:val="00B52BE1"/>
    <w:rsid w:val="00B532B2"/>
    <w:rsid w:val="00B5332D"/>
    <w:rsid w:val="00B546F7"/>
    <w:rsid w:val="00B54A04"/>
    <w:rsid w:val="00B605A3"/>
    <w:rsid w:val="00B6086D"/>
    <w:rsid w:val="00B624F3"/>
    <w:rsid w:val="00B62907"/>
    <w:rsid w:val="00B62BE4"/>
    <w:rsid w:val="00B63005"/>
    <w:rsid w:val="00B63622"/>
    <w:rsid w:val="00B639F0"/>
    <w:rsid w:val="00B63FFE"/>
    <w:rsid w:val="00B64A20"/>
    <w:rsid w:val="00B64D69"/>
    <w:rsid w:val="00B65DFC"/>
    <w:rsid w:val="00B6633F"/>
    <w:rsid w:val="00B66884"/>
    <w:rsid w:val="00B66EB7"/>
    <w:rsid w:val="00B66F6C"/>
    <w:rsid w:val="00B7184C"/>
    <w:rsid w:val="00B72BBC"/>
    <w:rsid w:val="00B72DAC"/>
    <w:rsid w:val="00B72E21"/>
    <w:rsid w:val="00B730CA"/>
    <w:rsid w:val="00B7340B"/>
    <w:rsid w:val="00B73DC7"/>
    <w:rsid w:val="00B74284"/>
    <w:rsid w:val="00B74348"/>
    <w:rsid w:val="00B74744"/>
    <w:rsid w:val="00B749FE"/>
    <w:rsid w:val="00B74C5C"/>
    <w:rsid w:val="00B7559B"/>
    <w:rsid w:val="00B75E69"/>
    <w:rsid w:val="00B761A6"/>
    <w:rsid w:val="00B7697B"/>
    <w:rsid w:val="00B77087"/>
    <w:rsid w:val="00B77885"/>
    <w:rsid w:val="00B80424"/>
    <w:rsid w:val="00B83445"/>
    <w:rsid w:val="00B83588"/>
    <w:rsid w:val="00B8381E"/>
    <w:rsid w:val="00B83851"/>
    <w:rsid w:val="00B84DBD"/>
    <w:rsid w:val="00B857BC"/>
    <w:rsid w:val="00B85B1E"/>
    <w:rsid w:val="00B85E7A"/>
    <w:rsid w:val="00B85EE0"/>
    <w:rsid w:val="00B8633F"/>
    <w:rsid w:val="00B863BF"/>
    <w:rsid w:val="00B913BC"/>
    <w:rsid w:val="00B9153E"/>
    <w:rsid w:val="00B9170E"/>
    <w:rsid w:val="00B917E7"/>
    <w:rsid w:val="00B91CFE"/>
    <w:rsid w:val="00B92769"/>
    <w:rsid w:val="00B9538F"/>
    <w:rsid w:val="00B96AD2"/>
    <w:rsid w:val="00B973F9"/>
    <w:rsid w:val="00B975DF"/>
    <w:rsid w:val="00BA0667"/>
    <w:rsid w:val="00BA0735"/>
    <w:rsid w:val="00BA09D9"/>
    <w:rsid w:val="00BA1693"/>
    <w:rsid w:val="00BA1839"/>
    <w:rsid w:val="00BA2124"/>
    <w:rsid w:val="00BA258E"/>
    <w:rsid w:val="00BA2F99"/>
    <w:rsid w:val="00BA311B"/>
    <w:rsid w:val="00BA3715"/>
    <w:rsid w:val="00BA3D82"/>
    <w:rsid w:val="00BA4ED3"/>
    <w:rsid w:val="00BA5DE5"/>
    <w:rsid w:val="00BA7C1F"/>
    <w:rsid w:val="00BB0CAF"/>
    <w:rsid w:val="00BB1830"/>
    <w:rsid w:val="00BB189D"/>
    <w:rsid w:val="00BB3589"/>
    <w:rsid w:val="00BB3FB9"/>
    <w:rsid w:val="00BB40E0"/>
    <w:rsid w:val="00BB6C98"/>
    <w:rsid w:val="00BB7470"/>
    <w:rsid w:val="00BC06C5"/>
    <w:rsid w:val="00BC099E"/>
    <w:rsid w:val="00BC0C42"/>
    <w:rsid w:val="00BC1393"/>
    <w:rsid w:val="00BC15EC"/>
    <w:rsid w:val="00BC1B48"/>
    <w:rsid w:val="00BC456D"/>
    <w:rsid w:val="00BC4A2E"/>
    <w:rsid w:val="00BC4D04"/>
    <w:rsid w:val="00BC57AA"/>
    <w:rsid w:val="00BD48C7"/>
    <w:rsid w:val="00BD49EB"/>
    <w:rsid w:val="00BD4A31"/>
    <w:rsid w:val="00BD540B"/>
    <w:rsid w:val="00BD5F36"/>
    <w:rsid w:val="00BD6E8D"/>
    <w:rsid w:val="00BD7848"/>
    <w:rsid w:val="00BD7C16"/>
    <w:rsid w:val="00BE0058"/>
    <w:rsid w:val="00BE0171"/>
    <w:rsid w:val="00BE02AB"/>
    <w:rsid w:val="00BE1A86"/>
    <w:rsid w:val="00BE1D9C"/>
    <w:rsid w:val="00BE2B95"/>
    <w:rsid w:val="00BE39BE"/>
    <w:rsid w:val="00BE3B55"/>
    <w:rsid w:val="00BE4E7A"/>
    <w:rsid w:val="00BE5646"/>
    <w:rsid w:val="00BE5794"/>
    <w:rsid w:val="00BE6565"/>
    <w:rsid w:val="00BE6604"/>
    <w:rsid w:val="00BE690A"/>
    <w:rsid w:val="00BE758E"/>
    <w:rsid w:val="00BE7CDE"/>
    <w:rsid w:val="00BF0FFF"/>
    <w:rsid w:val="00BF1435"/>
    <w:rsid w:val="00BF1F4D"/>
    <w:rsid w:val="00BF1F6B"/>
    <w:rsid w:val="00BF43B1"/>
    <w:rsid w:val="00BF4588"/>
    <w:rsid w:val="00BF4B2D"/>
    <w:rsid w:val="00BF506A"/>
    <w:rsid w:val="00BF5D08"/>
    <w:rsid w:val="00BF6683"/>
    <w:rsid w:val="00BF6C67"/>
    <w:rsid w:val="00BF7DFC"/>
    <w:rsid w:val="00C03AA8"/>
    <w:rsid w:val="00C03D5A"/>
    <w:rsid w:val="00C049D6"/>
    <w:rsid w:val="00C05D86"/>
    <w:rsid w:val="00C061E7"/>
    <w:rsid w:val="00C066D2"/>
    <w:rsid w:val="00C06EAF"/>
    <w:rsid w:val="00C072A0"/>
    <w:rsid w:val="00C07824"/>
    <w:rsid w:val="00C07A18"/>
    <w:rsid w:val="00C11779"/>
    <w:rsid w:val="00C119C4"/>
    <w:rsid w:val="00C12483"/>
    <w:rsid w:val="00C12CC0"/>
    <w:rsid w:val="00C12DAA"/>
    <w:rsid w:val="00C13109"/>
    <w:rsid w:val="00C13DAC"/>
    <w:rsid w:val="00C141DD"/>
    <w:rsid w:val="00C14209"/>
    <w:rsid w:val="00C14955"/>
    <w:rsid w:val="00C15333"/>
    <w:rsid w:val="00C16028"/>
    <w:rsid w:val="00C16560"/>
    <w:rsid w:val="00C16DA1"/>
    <w:rsid w:val="00C17302"/>
    <w:rsid w:val="00C20167"/>
    <w:rsid w:val="00C206EB"/>
    <w:rsid w:val="00C21DD6"/>
    <w:rsid w:val="00C2355D"/>
    <w:rsid w:val="00C257A9"/>
    <w:rsid w:val="00C267C7"/>
    <w:rsid w:val="00C26978"/>
    <w:rsid w:val="00C2735B"/>
    <w:rsid w:val="00C310D4"/>
    <w:rsid w:val="00C32923"/>
    <w:rsid w:val="00C33305"/>
    <w:rsid w:val="00C369D3"/>
    <w:rsid w:val="00C36AB5"/>
    <w:rsid w:val="00C36B35"/>
    <w:rsid w:val="00C37727"/>
    <w:rsid w:val="00C4003F"/>
    <w:rsid w:val="00C414AF"/>
    <w:rsid w:val="00C42AD0"/>
    <w:rsid w:val="00C44F5F"/>
    <w:rsid w:val="00C4630C"/>
    <w:rsid w:val="00C46699"/>
    <w:rsid w:val="00C46CAD"/>
    <w:rsid w:val="00C504EC"/>
    <w:rsid w:val="00C50B63"/>
    <w:rsid w:val="00C50D5C"/>
    <w:rsid w:val="00C5236B"/>
    <w:rsid w:val="00C530D2"/>
    <w:rsid w:val="00C547C1"/>
    <w:rsid w:val="00C54FFC"/>
    <w:rsid w:val="00C5528B"/>
    <w:rsid w:val="00C5589F"/>
    <w:rsid w:val="00C55D0F"/>
    <w:rsid w:val="00C5650C"/>
    <w:rsid w:val="00C567C7"/>
    <w:rsid w:val="00C5700D"/>
    <w:rsid w:val="00C57615"/>
    <w:rsid w:val="00C57E66"/>
    <w:rsid w:val="00C61BBA"/>
    <w:rsid w:val="00C61F89"/>
    <w:rsid w:val="00C623C9"/>
    <w:rsid w:val="00C62C54"/>
    <w:rsid w:val="00C640ED"/>
    <w:rsid w:val="00C666F7"/>
    <w:rsid w:val="00C66828"/>
    <w:rsid w:val="00C669F8"/>
    <w:rsid w:val="00C66B7F"/>
    <w:rsid w:val="00C719A4"/>
    <w:rsid w:val="00C71C70"/>
    <w:rsid w:val="00C7252B"/>
    <w:rsid w:val="00C72E38"/>
    <w:rsid w:val="00C74F6F"/>
    <w:rsid w:val="00C757DB"/>
    <w:rsid w:val="00C7744D"/>
    <w:rsid w:val="00C80AE2"/>
    <w:rsid w:val="00C80B71"/>
    <w:rsid w:val="00C81100"/>
    <w:rsid w:val="00C8350F"/>
    <w:rsid w:val="00C846D4"/>
    <w:rsid w:val="00C84F2C"/>
    <w:rsid w:val="00C8512A"/>
    <w:rsid w:val="00C8514D"/>
    <w:rsid w:val="00C85487"/>
    <w:rsid w:val="00C859C2"/>
    <w:rsid w:val="00C85C5A"/>
    <w:rsid w:val="00C86253"/>
    <w:rsid w:val="00C86B26"/>
    <w:rsid w:val="00C86D59"/>
    <w:rsid w:val="00C878AD"/>
    <w:rsid w:val="00C90AAC"/>
    <w:rsid w:val="00C92EE4"/>
    <w:rsid w:val="00C933A9"/>
    <w:rsid w:val="00C93517"/>
    <w:rsid w:val="00C941C7"/>
    <w:rsid w:val="00C943AB"/>
    <w:rsid w:val="00C947CC"/>
    <w:rsid w:val="00C94DCD"/>
    <w:rsid w:val="00C9567A"/>
    <w:rsid w:val="00C95B25"/>
    <w:rsid w:val="00C95F2D"/>
    <w:rsid w:val="00C96C33"/>
    <w:rsid w:val="00CA210C"/>
    <w:rsid w:val="00CA2F85"/>
    <w:rsid w:val="00CA3D97"/>
    <w:rsid w:val="00CA48E8"/>
    <w:rsid w:val="00CA54A8"/>
    <w:rsid w:val="00CA624B"/>
    <w:rsid w:val="00CA6797"/>
    <w:rsid w:val="00CB0700"/>
    <w:rsid w:val="00CB0D11"/>
    <w:rsid w:val="00CB1E01"/>
    <w:rsid w:val="00CB250A"/>
    <w:rsid w:val="00CB2673"/>
    <w:rsid w:val="00CB302F"/>
    <w:rsid w:val="00CB3DC5"/>
    <w:rsid w:val="00CB4316"/>
    <w:rsid w:val="00CB4C5B"/>
    <w:rsid w:val="00CB4DC7"/>
    <w:rsid w:val="00CB5A94"/>
    <w:rsid w:val="00CB716F"/>
    <w:rsid w:val="00CB71CA"/>
    <w:rsid w:val="00CC01D6"/>
    <w:rsid w:val="00CC02AF"/>
    <w:rsid w:val="00CC0D8C"/>
    <w:rsid w:val="00CC52BD"/>
    <w:rsid w:val="00CC5412"/>
    <w:rsid w:val="00CC58BE"/>
    <w:rsid w:val="00CC65BD"/>
    <w:rsid w:val="00CC76CB"/>
    <w:rsid w:val="00CD0BDD"/>
    <w:rsid w:val="00CD2291"/>
    <w:rsid w:val="00CD469C"/>
    <w:rsid w:val="00CD4E72"/>
    <w:rsid w:val="00CD52CB"/>
    <w:rsid w:val="00CD5584"/>
    <w:rsid w:val="00CD5C9E"/>
    <w:rsid w:val="00CD796B"/>
    <w:rsid w:val="00CE18CC"/>
    <w:rsid w:val="00CE2D87"/>
    <w:rsid w:val="00CE32C7"/>
    <w:rsid w:val="00CE381C"/>
    <w:rsid w:val="00CE3E6A"/>
    <w:rsid w:val="00CE4124"/>
    <w:rsid w:val="00CE4C11"/>
    <w:rsid w:val="00CE54F0"/>
    <w:rsid w:val="00CE5876"/>
    <w:rsid w:val="00CE5DC5"/>
    <w:rsid w:val="00CE5DC9"/>
    <w:rsid w:val="00CE60F2"/>
    <w:rsid w:val="00CF07C2"/>
    <w:rsid w:val="00CF0FD5"/>
    <w:rsid w:val="00CF1A70"/>
    <w:rsid w:val="00CF2887"/>
    <w:rsid w:val="00CF380C"/>
    <w:rsid w:val="00CF59CA"/>
    <w:rsid w:val="00CF59D4"/>
    <w:rsid w:val="00CF5B4B"/>
    <w:rsid w:val="00CF678E"/>
    <w:rsid w:val="00D00DC0"/>
    <w:rsid w:val="00D01CAE"/>
    <w:rsid w:val="00D020BB"/>
    <w:rsid w:val="00D025FB"/>
    <w:rsid w:val="00D034CA"/>
    <w:rsid w:val="00D03C46"/>
    <w:rsid w:val="00D03F27"/>
    <w:rsid w:val="00D048C9"/>
    <w:rsid w:val="00D04AA7"/>
    <w:rsid w:val="00D050F3"/>
    <w:rsid w:val="00D053AF"/>
    <w:rsid w:val="00D06333"/>
    <w:rsid w:val="00D06AC6"/>
    <w:rsid w:val="00D07726"/>
    <w:rsid w:val="00D1023E"/>
    <w:rsid w:val="00D10FE9"/>
    <w:rsid w:val="00D12869"/>
    <w:rsid w:val="00D15253"/>
    <w:rsid w:val="00D155E4"/>
    <w:rsid w:val="00D15F6D"/>
    <w:rsid w:val="00D163E4"/>
    <w:rsid w:val="00D166D7"/>
    <w:rsid w:val="00D16923"/>
    <w:rsid w:val="00D17679"/>
    <w:rsid w:val="00D20FAE"/>
    <w:rsid w:val="00D21224"/>
    <w:rsid w:val="00D213AE"/>
    <w:rsid w:val="00D2388E"/>
    <w:rsid w:val="00D25003"/>
    <w:rsid w:val="00D25C34"/>
    <w:rsid w:val="00D27918"/>
    <w:rsid w:val="00D3025C"/>
    <w:rsid w:val="00D31625"/>
    <w:rsid w:val="00D32999"/>
    <w:rsid w:val="00D33186"/>
    <w:rsid w:val="00D334EA"/>
    <w:rsid w:val="00D34E4C"/>
    <w:rsid w:val="00D34EF7"/>
    <w:rsid w:val="00D3559B"/>
    <w:rsid w:val="00D35C6A"/>
    <w:rsid w:val="00D361A3"/>
    <w:rsid w:val="00D361B7"/>
    <w:rsid w:val="00D36539"/>
    <w:rsid w:val="00D36E51"/>
    <w:rsid w:val="00D3703B"/>
    <w:rsid w:val="00D37991"/>
    <w:rsid w:val="00D37F67"/>
    <w:rsid w:val="00D4066D"/>
    <w:rsid w:val="00D41C46"/>
    <w:rsid w:val="00D424F5"/>
    <w:rsid w:val="00D427B4"/>
    <w:rsid w:val="00D433FF"/>
    <w:rsid w:val="00D43779"/>
    <w:rsid w:val="00D44916"/>
    <w:rsid w:val="00D460F7"/>
    <w:rsid w:val="00D46C6E"/>
    <w:rsid w:val="00D47219"/>
    <w:rsid w:val="00D47E1F"/>
    <w:rsid w:val="00D500B9"/>
    <w:rsid w:val="00D50604"/>
    <w:rsid w:val="00D52E65"/>
    <w:rsid w:val="00D53616"/>
    <w:rsid w:val="00D53729"/>
    <w:rsid w:val="00D55815"/>
    <w:rsid w:val="00D55F55"/>
    <w:rsid w:val="00D56A25"/>
    <w:rsid w:val="00D57410"/>
    <w:rsid w:val="00D57D00"/>
    <w:rsid w:val="00D60BDC"/>
    <w:rsid w:val="00D60D88"/>
    <w:rsid w:val="00D61058"/>
    <w:rsid w:val="00D613E9"/>
    <w:rsid w:val="00D61698"/>
    <w:rsid w:val="00D61BC7"/>
    <w:rsid w:val="00D62E13"/>
    <w:rsid w:val="00D63998"/>
    <w:rsid w:val="00D649B7"/>
    <w:rsid w:val="00D65A72"/>
    <w:rsid w:val="00D670F7"/>
    <w:rsid w:val="00D708E2"/>
    <w:rsid w:val="00D71CB4"/>
    <w:rsid w:val="00D71E47"/>
    <w:rsid w:val="00D7379A"/>
    <w:rsid w:val="00D73A53"/>
    <w:rsid w:val="00D75EF2"/>
    <w:rsid w:val="00D76050"/>
    <w:rsid w:val="00D76504"/>
    <w:rsid w:val="00D76EAE"/>
    <w:rsid w:val="00D76FE1"/>
    <w:rsid w:val="00D77201"/>
    <w:rsid w:val="00D801C9"/>
    <w:rsid w:val="00D80289"/>
    <w:rsid w:val="00D80485"/>
    <w:rsid w:val="00D80707"/>
    <w:rsid w:val="00D812D2"/>
    <w:rsid w:val="00D82B6B"/>
    <w:rsid w:val="00D84AFB"/>
    <w:rsid w:val="00D84FBE"/>
    <w:rsid w:val="00D8589B"/>
    <w:rsid w:val="00D86CD4"/>
    <w:rsid w:val="00D8709E"/>
    <w:rsid w:val="00D8753B"/>
    <w:rsid w:val="00D87968"/>
    <w:rsid w:val="00D87EB1"/>
    <w:rsid w:val="00D90219"/>
    <w:rsid w:val="00D91164"/>
    <w:rsid w:val="00D93AFE"/>
    <w:rsid w:val="00D945D0"/>
    <w:rsid w:val="00D94F3F"/>
    <w:rsid w:val="00D9651B"/>
    <w:rsid w:val="00D97982"/>
    <w:rsid w:val="00D979EE"/>
    <w:rsid w:val="00D97CBA"/>
    <w:rsid w:val="00DA0367"/>
    <w:rsid w:val="00DA0F4F"/>
    <w:rsid w:val="00DA1466"/>
    <w:rsid w:val="00DA2247"/>
    <w:rsid w:val="00DA33D3"/>
    <w:rsid w:val="00DA55C6"/>
    <w:rsid w:val="00DA570A"/>
    <w:rsid w:val="00DA5BEF"/>
    <w:rsid w:val="00DA6308"/>
    <w:rsid w:val="00DA6A7A"/>
    <w:rsid w:val="00DA6F09"/>
    <w:rsid w:val="00DA7CA1"/>
    <w:rsid w:val="00DB0120"/>
    <w:rsid w:val="00DB111F"/>
    <w:rsid w:val="00DB2D13"/>
    <w:rsid w:val="00DB2E73"/>
    <w:rsid w:val="00DB338B"/>
    <w:rsid w:val="00DB42D5"/>
    <w:rsid w:val="00DB544A"/>
    <w:rsid w:val="00DB7364"/>
    <w:rsid w:val="00DB7B68"/>
    <w:rsid w:val="00DC02A7"/>
    <w:rsid w:val="00DC0B98"/>
    <w:rsid w:val="00DC1B72"/>
    <w:rsid w:val="00DC2FB5"/>
    <w:rsid w:val="00DC36F2"/>
    <w:rsid w:val="00DC4F8E"/>
    <w:rsid w:val="00DC516F"/>
    <w:rsid w:val="00DC585B"/>
    <w:rsid w:val="00DC6659"/>
    <w:rsid w:val="00DC674E"/>
    <w:rsid w:val="00DC7B04"/>
    <w:rsid w:val="00DC7BF2"/>
    <w:rsid w:val="00DC7DD6"/>
    <w:rsid w:val="00DC7EFB"/>
    <w:rsid w:val="00DD06CB"/>
    <w:rsid w:val="00DD22A4"/>
    <w:rsid w:val="00DD3A91"/>
    <w:rsid w:val="00DD47BF"/>
    <w:rsid w:val="00DD4EE1"/>
    <w:rsid w:val="00DD4F45"/>
    <w:rsid w:val="00DD5552"/>
    <w:rsid w:val="00DD5AB4"/>
    <w:rsid w:val="00DD675A"/>
    <w:rsid w:val="00DD6854"/>
    <w:rsid w:val="00DD74B5"/>
    <w:rsid w:val="00DD7567"/>
    <w:rsid w:val="00DD75A9"/>
    <w:rsid w:val="00DE00D3"/>
    <w:rsid w:val="00DE207A"/>
    <w:rsid w:val="00DE22C8"/>
    <w:rsid w:val="00DE2791"/>
    <w:rsid w:val="00DE5032"/>
    <w:rsid w:val="00DE6CBA"/>
    <w:rsid w:val="00DE7431"/>
    <w:rsid w:val="00DE76D3"/>
    <w:rsid w:val="00DF0B27"/>
    <w:rsid w:val="00DF13D0"/>
    <w:rsid w:val="00DF4C7B"/>
    <w:rsid w:val="00DF56FF"/>
    <w:rsid w:val="00DF5A6C"/>
    <w:rsid w:val="00E00BC3"/>
    <w:rsid w:val="00E02601"/>
    <w:rsid w:val="00E04C1D"/>
    <w:rsid w:val="00E04F97"/>
    <w:rsid w:val="00E05301"/>
    <w:rsid w:val="00E05757"/>
    <w:rsid w:val="00E05DBE"/>
    <w:rsid w:val="00E07E07"/>
    <w:rsid w:val="00E11320"/>
    <w:rsid w:val="00E125CC"/>
    <w:rsid w:val="00E1340A"/>
    <w:rsid w:val="00E14DFE"/>
    <w:rsid w:val="00E14EFA"/>
    <w:rsid w:val="00E16058"/>
    <w:rsid w:val="00E16903"/>
    <w:rsid w:val="00E176DA"/>
    <w:rsid w:val="00E17AB6"/>
    <w:rsid w:val="00E205EB"/>
    <w:rsid w:val="00E210F3"/>
    <w:rsid w:val="00E21A37"/>
    <w:rsid w:val="00E224EA"/>
    <w:rsid w:val="00E2472C"/>
    <w:rsid w:val="00E25840"/>
    <w:rsid w:val="00E272D0"/>
    <w:rsid w:val="00E303A1"/>
    <w:rsid w:val="00E3185C"/>
    <w:rsid w:val="00E31EC1"/>
    <w:rsid w:val="00E32071"/>
    <w:rsid w:val="00E3236F"/>
    <w:rsid w:val="00E32FA3"/>
    <w:rsid w:val="00E33749"/>
    <w:rsid w:val="00E3466D"/>
    <w:rsid w:val="00E34BF0"/>
    <w:rsid w:val="00E34D3C"/>
    <w:rsid w:val="00E3564B"/>
    <w:rsid w:val="00E359F0"/>
    <w:rsid w:val="00E368A5"/>
    <w:rsid w:val="00E37B02"/>
    <w:rsid w:val="00E37C32"/>
    <w:rsid w:val="00E40AC0"/>
    <w:rsid w:val="00E40E09"/>
    <w:rsid w:val="00E422A5"/>
    <w:rsid w:val="00E42909"/>
    <w:rsid w:val="00E4547F"/>
    <w:rsid w:val="00E46BB9"/>
    <w:rsid w:val="00E46C28"/>
    <w:rsid w:val="00E502F7"/>
    <w:rsid w:val="00E51570"/>
    <w:rsid w:val="00E5325C"/>
    <w:rsid w:val="00E53D08"/>
    <w:rsid w:val="00E569B8"/>
    <w:rsid w:val="00E56A04"/>
    <w:rsid w:val="00E572B9"/>
    <w:rsid w:val="00E600A7"/>
    <w:rsid w:val="00E6032F"/>
    <w:rsid w:val="00E61208"/>
    <w:rsid w:val="00E614AD"/>
    <w:rsid w:val="00E6201D"/>
    <w:rsid w:val="00E62DF7"/>
    <w:rsid w:val="00E641D8"/>
    <w:rsid w:val="00E64D3B"/>
    <w:rsid w:val="00E652C5"/>
    <w:rsid w:val="00E66136"/>
    <w:rsid w:val="00E672D1"/>
    <w:rsid w:val="00E67BC0"/>
    <w:rsid w:val="00E70104"/>
    <w:rsid w:val="00E7013A"/>
    <w:rsid w:val="00E7027B"/>
    <w:rsid w:val="00E704D5"/>
    <w:rsid w:val="00E706B0"/>
    <w:rsid w:val="00E70DFF"/>
    <w:rsid w:val="00E71323"/>
    <w:rsid w:val="00E7285F"/>
    <w:rsid w:val="00E738A6"/>
    <w:rsid w:val="00E740E2"/>
    <w:rsid w:val="00E7500E"/>
    <w:rsid w:val="00E75185"/>
    <w:rsid w:val="00E75688"/>
    <w:rsid w:val="00E76FE0"/>
    <w:rsid w:val="00E77291"/>
    <w:rsid w:val="00E809EE"/>
    <w:rsid w:val="00E80C50"/>
    <w:rsid w:val="00E810BB"/>
    <w:rsid w:val="00E8136F"/>
    <w:rsid w:val="00E813FA"/>
    <w:rsid w:val="00E81526"/>
    <w:rsid w:val="00E8227A"/>
    <w:rsid w:val="00E8270F"/>
    <w:rsid w:val="00E83309"/>
    <w:rsid w:val="00E8374F"/>
    <w:rsid w:val="00E83B61"/>
    <w:rsid w:val="00E8706E"/>
    <w:rsid w:val="00E8761C"/>
    <w:rsid w:val="00E90388"/>
    <w:rsid w:val="00E94972"/>
    <w:rsid w:val="00E95241"/>
    <w:rsid w:val="00E956EE"/>
    <w:rsid w:val="00E975A8"/>
    <w:rsid w:val="00E97650"/>
    <w:rsid w:val="00EA0466"/>
    <w:rsid w:val="00EA1657"/>
    <w:rsid w:val="00EA1741"/>
    <w:rsid w:val="00EA1AC8"/>
    <w:rsid w:val="00EA1DB8"/>
    <w:rsid w:val="00EA336E"/>
    <w:rsid w:val="00EA33A4"/>
    <w:rsid w:val="00EA3497"/>
    <w:rsid w:val="00EA4154"/>
    <w:rsid w:val="00EA6172"/>
    <w:rsid w:val="00EA6BC7"/>
    <w:rsid w:val="00EA70F2"/>
    <w:rsid w:val="00EB04DF"/>
    <w:rsid w:val="00EB2308"/>
    <w:rsid w:val="00EB43FF"/>
    <w:rsid w:val="00EB4678"/>
    <w:rsid w:val="00EB579F"/>
    <w:rsid w:val="00EB5962"/>
    <w:rsid w:val="00EB5C0B"/>
    <w:rsid w:val="00EB5D4B"/>
    <w:rsid w:val="00EB62B0"/>
    <w:rsid w:val="00EC1002"/>
    <w:rsid w:val="00EC26CB"/>
    <w:rsid w:val="00EC3FD3"/>
    <w:rsid w:val="00EC4B22"/>
    <w:rsid w:val="00EC5429"/>
    <w:rsid w:val="00EC55A6"/>
    <w:rsid w:val="00EC57A5"/>
    <w:rsid w:val="00EC6490"/>
    <w:rsid w:val="00ED033B"/>
    <w:rsid w:val="00ED0BC2"/>
    <w:rsid w:val="00ED1C53"/>
    <w:rsid w:val="00ED3BFD"/>
    <w:rsid w:val="00ED48BB"/>
    <w:rsid w:val="00ED5AC9"/>
    <w:rsid w:val="00ED61EA"/>
    <w:rsid w:val="00ED63D7"/>
    <w:rsid w:val="00ED6C75"/>
    <w:rsid w:val="00ED746D"/>
    <w:rsid w:val="00ED747E"/>
    <w:rsid w:val="00ED79F7"/>
    <w:rsid w:val="00ED7E24"/>
    <w:rsid w:val="00EE15D7"/>
    <w:rsid w:val="00EE18B6"/>
    <w:rsid w:val="00EE2C44"/>
    <w:rsid w:val="00EE3424"/>
    <w:rsid w:val="00EE4392"/>
    <w:rsid w:val="00EE5186"/>
    <w:rsid w:val="00EE5F02"/>
    <w:rsid w:val="00EE6202"/>
    <w:rsid w:val="00EE749E"/>
    <w:rsid w:val="00EF2179"/>
    <w:rsid w:val="00EF2B78"/>
    <w:rsid w:val="00EF35DE"/>
    <w:rsid w:val="00EF38FE"/>
    <w:rsid w:val="00EF4A65"/>
    <w:rsid w:val="00EF75D1"/>
    <w:rsid w:val="00EF79E0"/>
    <w:rsid w:val="00F001E7"/>
    <w:rsid w:val="00F0091D"/>
    <w:rsid w:val="00F00E60"/>
    <w:rsid w:val="00F00FA1"/>
    <w:rsid w:val="00F0109D"/>
    <w:rsid w:val="00F015B7"/>
    <w:rsid w:val="00F023FA"/>
    <w:rsid w:val="00F0338E"/>
    <w:rsid w:val="00F03892"/>
    <w:rsid w:val="00F039C9"/>
    <w:rsid w:val="00F041AA"/>
    <w:rsid w:val="00F0525A"/>
    <w:rsid w:val="00F05697"/>
    <w:rsid w:val="00F05E37"/>
    <w:rsid w:val="00F05FD4"/>
    <w:rsid w:val="00F07236"/>
    <w:rsid w:val="00F10740"/>
    <w:rsid w:val="00F10A79"/>
    <w:rsid w:val="00F10D56"/>
    <w:rsid w:val="00F122FE"/>
    <w:rsid w:val="00F127F0"/>
    <w:rsid w:val="00F12AD5"/>
    <w:rsid w:val="00F12D5A"/>
    <w:rsid w:val="00F1449A"/>
    <w:rsid w:val="00F14C7B"/>
    <w:rsid w:val="00F15066"/>
    <w:rsid w:val="00F155D8"/>
    <w:rsid w:val="00F15CF9"/>
    <w:rsid w:val="00F166EC"/>
    <w:rsid w:val="00F16B1A"/>
    <w:rsid w:val="00F17587"/>
    <w:rsid w:val="00F17DD1"/>
    <w:rsid w:val="00F17F7E"/>
    <w:rsid w:val="00F205C1"/>
    <w:rsid w:val="00F205CC"/>
    <w:rsid w:val="00F20CDC"/>
    <w:rsid w:val="00F21BF1"/>
    <w:rsid w:val="00F231D0"/>
    <w:rsid w:val="00F26384"/>
    <w:rsid w:val="00F2780B"/>
    <w:rsid w:val="00F27DF7"/>
    <w:rsid w:val="00F30B07"/>
    <w:rsid w:val="00F30E58"/>
    <w:rsid w:val="00F313C5"/>
    <w:rsid w:val="00F32CD9"/>
    <w:rsid w:val="00F32F40"/>
    <w:rsid w:val="00F3310A"/>
    <w:rsid w:val="00F351C1"/>
    <w:rsid w:val="00F3594C"/>
    <w:rsid w:val="00F36DD2"/>
    <w:rsid w:val="00F36EA4"/>
    <w:rsid w:val="00F40721"/>
    <w:rsid w:val="00F4102A"/>
    <w:rsid w:val="00F41C0C"/>
    <w:rsid w:val="00F42D67"/>
    <w:rsid w:val="00F43A24"/>
    <w:rsid w:val="00F443A8"/>
    <w:rsid w:val="00F4638A"/>
    <w:rsid w:val="00F476B8"/>
    <w:rsid w:val="00F50AFE"/>
    <w:rsid w:val="00F52155"/>
    <w:rsid w:val="00F53A9F"/>
    <w:rsid w:val="00F55313"/>
    <w:rsid w:val="00F555A2"/>
    <w:rsid w:val="00F55695"/>
    <w:rsid w:val="00F56776"/>
    <w:rsid w:val="00F56CD1"/>
    <w:rsid w:val="00F5783B"/>
    <w:rsid w:val="00F57849"/>
    <w:rsid w:val="00F61A52"/>
    <w:rsid w:val="00F61A63"/>
    <w:rsid w:val="00F61EB9"/>
    <w:rsid w:val="00F63B65"/>
    <w:rsid w:val="00F645FD"/>
    <w:rsid w:val="00F64D75"/>
    <w:rsid w:val="00F66650"/>
    <w:rsid w:val="00F668E9"/>
    <w:rsid w:val="00F710B2"/>
    <w:rsid w:val="00F7179B"/>
    <w:rsid w:val="00F71BCD"/>
    <w:rsid w:val="00F7219B"/>
    <w:rsid w:val="00F7297B"/>
    <w:rsid w:val="00F74115"/>
    <w:rsid w:val="00F74232"/>
    <w:rsid w:val="00F74C48"/>
    <w:rsid w:val="00F75589"/>
    <w:rsid w:val="00F75EC8"/>
    <w:rsid w:val="00F7697F"/>
    <w:rsid w:val="00F76A03"/>
    <w:rsid w:val="00F809BB"/>
    <w:rsid w:val="00F80A5E"/>
    <w:rsid w:val="00F80FDD"/>
    <w:rsid w:val="00F811B3"/>
    <w:rsid w:val="00F81297"/>
    <w:rsid w:val="00F81EEF"/>
    <w:rsid w:val="00F8201F"/>
    <w:rsid w:val="00F82122"/>
    <w:rsid w:val="00F82968"/>
    <w:rsid w:val="00F82A33"/>
    <w:rsid w:val="00F82B1B"/>
    <w:rsid w:val="00F8327A"/>
    <w:rsid w:val="00F83D8A"/>
    <w:rsid w:val="00F842B5"/>
    <w:rsid w:val="00F851B9"/>
    <w:rsid w:val="00F8524B"/>
    <w:rsid w:val="00F854A2"/>
    <w:rsid w:val="00F90787"/>
    <w:rsid w:val="00F910CB"/>
    <w:rsid w:val="00F91A3A"/>
    <w:rsid w:val="00F91E4F"/>
    <w:rsid w:val="00F92116"/>
    <w:rsid w:val="00F92359"/>
    <w:rsid w:val="00F92540"/>
    <w:rsid w:val="00F96593"/>
    <w:rsid w:val="00F965F1"/>
    <w:rsid w:val="00F977B6"/>
    <w:rsid w:val="00F97DBF"/>
    <w:rsid w:val="00FA03F2"/>
    <w:rsid w:val="00FA3986"/>
    <w:rsid w:val="00FA49F0"/>
    <w:rsid w:val="00FA4E94"/>
    <w:rsid w:val="00FA56D4"/>
    <w:rsid w:val="00FA5BF7"/>
    <w:rsid w:val="00FA6F3D"/>
    <w:rsid w:val="00FA77C0"/>
    <w:rsid w:val="00FB0F8F"/>
    <w:rsid w:val="00FB1648"/>
    <w:rsid w:val="00FB2A8E"/>
    <w:rsid w:val="00FB3BCE"/>
    <w:rsid w:val="00FB44E6"/>
    <w:rsid w:val="00FB4C2C"/>
    <w:rsid w:val="00FB622B"/>
    <w:rsid w:val="00FB667C"/>
    <w:rsid w:val="00FB7A1E"/>
    <w:rsid w:val="00FB7AEE"/>
    <w:rsid w:val="00FC0087"/>
    <w:rsid w:val="00FC0287"/>
    <w:rsid w:val="00FC0405"/>
    <w:rsid w:val="00FC08A2"/>
    <w:rsid w:val="00FC22AF"/>
    <w:rsid w:val="00FC2C2F"/>
    <w:rsid w:val="00FC2F78"/>
    <w:rsid w:val="00FC305F"/>
    <w:rsid w:val="00FC31A5"/>
    <w:rsid w:val="00FC3F58"/>
    <w:rsid w:val="00FC589C"/>
    <w:rsid w:val="00FC65F4"/>
    <w:rsid w:val="00FC7150"/>
    <w:rsid w:val="00FC73FB"/>
    <w:rsid w:val="00FD01D0"/>
    <w:rsid w:val="00FD0511"/>
    <w:rsid w:val="00FD05A2"/>
    <w:rsid w:val="00FD1900"/>
    <w:rsid w:val="00FD21C4"/>
    <w:rsid w:val="00FD4A13"/>
    <w:rsid w:val="00FD4EF2"/>
    <w:rsid w:val="00FD5F62"/>
    <w:rsid w:val="00FD6412"/>
    <w:rsid w:val="00FD649A"/>
    <w:rsid w:val="00FE0C0A"/>
    <w:rsid w:val="00FE21A9"/>
    <w:rsid w:val="00FE290C"/>
    <w:rsid w:val="00FE32F0"/>
    <w:rsid w:val="00FE3448"/>
    <w:rsid w:val="00FE4796"/>
    <w:rsid w:val="00FE483B"/>
    <w:rsid w:val="00FE4DCD"/>
    <w:rsid w:val="00FE503D"/>
    <w:rsid w:val="00FE53BE"/>
    <w:rsid w:val="00FE6215"/>
    <w:rsid w:val="00FE6258"/>
    <w:rsid w:val="00FE6A13"/>
    <w:rsid w:val="00FE770F"/>
    <w:rsid w:val="00FE7E65"/>
    <w:rsid w:val="00FF0419"/>
    <w:rsid w:val="00FF1EBC"/>
    <w:rsid w:val="00FF2F91"/>
    <w:rsid w:val="00FF3094"/>
    <w:rsid w:val="00FF3390"/>
    <w:rsid w:val="00FF3B04"/>
    <w:rsid w:val="00FF40FD"/>
    <w:rsid w:val="00FF41B2"/>
    <w:rsid w:val="00FF46C2"/>
    <w:rsid w:val="00FF4A76"/>
    <w:rsid w:val="00FF5E48"/>
    <w:rsid w:val="00FF6677"/>
    <w:rsid w:val="00FF6A98"/>
    <w:rsid w:val="00FF6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B587A8"/>
  <w14:defaultImageDpi w14:val="32767"/>
  <w15:chartTrackingRefBased/>
  <w15:docId w15:val="{BBB62C5A-7387-43B2-B2AB-4F78E7D4C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AC2"/>
  </w:style>
  <w:style w:type="paragraph" w:styleId="Heading1">
    <w:name w:val="heading 1"/>
    <w:basedOn w:val="Normal"/>
    <w:next w:val="Normal"/>
    <w:link w:val="Heading1Char"/>
    <w:uiPriority w:val="9"/>
    <w:qFormat/>
    <w:rsid w:val="007D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B02"/>
    <w:rPr>
      <w:rFonts w:eastAsiaTheme="majorEastAsia" w:cstheme="majorBidi"/>
      <w:color w:val="272727" w:themeColor="text1" w:themeTint="D8"/>
    </w:rPr>
  </w:style>
  <w:style w:type="paragraph" w:styleId="Title">
    <w:name w:val="Title"/>
    <w:basedOn w:val="Normal"/>
    <w:next w:val="Normal"/>
    <w:link w:val="TitleChar"/>
    <w:uiPriority w:val="10"/>
    <w:qFormat/>
    <w:rsid w:val="007D7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B02"/>
    <w:pPr>
      <w:spacing w:before="160"/>
      <w:jc w:val="center"/>
    </w:pPr>
    <w:rPr>
      <w:i/>
      <w:iCs/>
      <w:color w:val="404040" w:themeColor="text1" w:themeTint="BF"/>
    </w:rPr>
  </w:style>
  <w:style w:type="character" w:customStyle="1" w:styleId="QuoteChar">
    <w:name w:val="Quote Char"/>
    <w:basedOn w:val="DefaultParagraphFont"/>
    <w:link w:val="Quote"/>
    <w:uiPriority w:val="29"/>
    <w:rsid w:val="007D7B02"/>
    <w:rPr>
      <w:i/>
      <w:iCs/>
      <w:color w:val="404040" w:themeColor="text1" w:themeTint="BF"/>
    </w:rPr>
  </w:style>
  <w:style w:type="paragraph" w:styleId="ListParagraph">
    <w:name w:val="List Paragraph"/>
    <w:basedOn w:val="Normal"/>
    <w:uiPriority w:val="34"/>
    <w:qFormat/>
    <w:rsid w:val="007D7B02"/>
    <w:pPr>
      <w:ind w:left="720"/>
      <w:contextualSpacing/>
    </w:pPr>
  </w:style>
  <w:style w:type="character" w:styleId="IntenseEmphasis">
    <w:name w:val="Intense Emphasis"/>
    <w:basedOn w:val="DefaultParagraphFont"/>
    <w:uiPriority w:val="21"/>
    <w:qFormat/>
    <w:rsid w:val="007D7B02"/>
    <w:rPr>
      <w:i/>
      <w:iCs/>
      <w:color w:val="0F4761" w:themeColor="accent1" w:themeShade="BF"/>
    </w:rPr>
  </w:style>
  <w:style w:type="paragraph" w:styleId="IntenseQuote">
    <w:name w:val="Intense Quote"/>
    <w:basedOn w:val="Normal"/>
    <w:next w:val="Normal"/>
    <w:link w:val="IntenseQuoteChar"/>
    <w:uiPriority w:val="30"/>
    <w:qFormat/>
    <w:rsid w:val="007D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B02"/>
    <w:rPr>
      <w:i/>
      <w:iCs/>
      <w:color w:val="0F4761" w:themeColor="accent1" w:themeShade="BF"/>
    </w:rPr>
  </w:style>
  <w:style w:type="character" w:styleId="IntenseReference">
    <w:name w:val="Intense Reference"/>
    <w:basedOn w:val="DefaultParagraphFont"/>
    <w:uiPriority w:val="32"/>
    <w:qFormat/>
    <w:rsid w:val="007D7B02"/>
    <w:rPr>
      <w:b/>
      <w:bCs/>
      <w:smallCaps/>
      <w:color w:val="0F4761" w:themeColor="accent1" w:themeShade="BF"/>
      <w:spacing w:val="5"/>
    </w:rPr>
  </w:style>
  <w:style w:type="character" w:styleId="Hyperlink">
    <w:name w:val="Hyperlink"/>
    <w:basedOn w:val="DefaultParagraphFont"/>
    <w:uiPriority w:val="99"/>
    <w:unhideWhenUsed/>
    <w:rsid w:val="001F2178"/>
    <w:rPr>
      <w:color w:val="467886" w:themeColor="hyperlink"/>
      <w:u w:val="single"/>
    </w:rPr>
  </w:style>
  <w:style w:type="character" w:styleId="UnresolvedMention">
    <w:name w:val="Unresolved Mention"/>
    <w:basedOn w:val="DefaultParagraphFont"/>
    <w:uiPriority w:val="99"/>
    <w:semiHidden/>
    <w:unhideWhenUsed/>
    <w:rsid w:val="001F2178"/>
    <w:rPr>
      <w:color w:val="605E5C"/>
      <w:shd w:val="clear" w:color="auto" w:fill="E1DFDD"/>
    </w:rPr>
  </w:style>
  <w:style w:type="table" w:styleId="TableGrid">
    <w:name w:val="Table Grid"/>
    <w:basedOn w:val="TableNormal"/>
    <w:uiPriority w:val="39"/>
    <w:rsid w:val="00303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1EEF"/>
    <w:rPr>
      <w:b/>
      <w:bCs/>
    </w:rPr>
  </w:style>
  <w:style w:type="character" w:styleId="FollowedHyperlink">
    <w:name w:val="FollowedHyperlink"/>
    <w:basedOn w:val="DefaultParagraphFont"/>
    <w:uiPriority w:val="99"/>
    <w:semiHidden/>
    <w:unhideWhenUsed/>
    <w:rsid w:val="00BB40E0"/>
    <w:rPr>
      <w:color w:val="96607D" w:themeColor="followedHyperlink"/>
      <w:u w:val="single"/>
    </w:rPr>
  </w:style>
  <w:style w:type="paragraph" w:styleId="Caption">
    <w:name w:val="caption"/>
    <w:basedOn w:val="Normal"/>
    <w:next w:val="Normal"/>
    <w:uiPriority w:val="35"/>
    <w:unhideWhenUsed/>
    <w:qFormat/>
    <w:rsid w:val="00D75EF2"/>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F2EFC"/>
    <w:rPr>
      <w:color w:val="666666"/>
    </w:rPr>
  </w:style>
  <w:style w:type="character" w:styleId="CommentReference">
    <w:name w:val="annotation reference"/>
    <w:basedOn w:val="DefaultParagraphFont"/>
    <w:uiPriority w:val="99"/>
    <w:semiHidden/>
    <w:unhideWhenUsed/>
    <w:rsid w:val="008C41B0"/>
    <w:rPr>
      <w:sz w:val="16"/>
      <w:szCs w:val="16"/>
    </w:rPr>
  </w:style>
  <w:style w:type="paragraph" w:styleId="CommentText">
    <w:name w:val="annotation text"/>
    <w:basedOn w:val="Normal"/>
    <w:link w:val="CommentTextChar"/>
    <w:uiPriority w:val="99"/>
    <w:unhideWhenUsed/>
    <w:rsid w:val="008C41B0"/>
    <w:pPr>
      <w:spacing w:line="240" w:lineRule="auto"/>
    </w:pPr>
    <w:rPr>
      <w:sz w:val="20"/>
      <w:szCs w:val="20"/>
    </w:rPr>
  </w:style>
  <w:style w:type="character" w:customStyle="1" w:styleId="CommentTextChar">
    <w:name w:val="Comment Text Char"/>
    <w:basedOn w:val="DefaultParagraphFont"/>
    <w:link w:val="CommentText"/>
    <w:uiPriority w:val="99"/>
    <w:rsid w:val="008C41B0"/>
    <w:rPr>
      <w:sz w:val="20"/>
      <w:szCs w:val="20"/>
    </w:rPr>
  </w:style>
  <w:style w:type="paragraph" w:styleId="Revision">
    <w:name w:val="Revision"/>
    <w:hidden/>
    <w:uiPriority w:val="99"/>
    <w:semiHidden/>
    <w:rsid w:val="008A64F3"/>
    <w:pPr>
      <w:spacing w:after="0" w:line="240" w:lineRule="auto"/>
    </w:pPr>
  </w:style>
  <w:style w:type="paragraph" w:styleId="CommentSubject">
    <w:name w:val="annotation subject"/>
    <w:basedOn w:val="CommentText"/>
    <w:next w:val="CommentText"/>
    <w:link w:val="CommentSubjectChar"/>
    <w:uiPriority w:val="99"/>
    <w:semiHidden/>
    <w:unhideWhenUsed/>
    <w:rsid w:val="008A64F3"/>
    <w:rPr>
      <w:b/>
      <w:bCs/>
    </w:rPr>
  </w:style>
  <w:style w:type="character" w:customStyle="1" w:styleId="CommentSubjectChar">
    <w:name w:val="Comment Subject Char"/>
    <w:basedOn w:val="CommentTextChar"/>
    <w:link w:val="CommentSubject"/>
    <w:uiPriority w:val="99"/>
    <w:semiHidden/>
    <w:rsid w:val="008A64F3"/>
    <w:rPr>
      <w:b/>
      <w:bCs/>
      <w:sz w:val="20"/>
      <w:szCs w:val="20"/>
    </w:rPr>
  </w:style>
  <w:style w:type="paragraph" w:styleId="Header">
    <w:name w:val="header"/>
    <w:basedOn w:val="Normal"/>
    <w:link w:val="HeaderChar"/>
    <w:uiPriority w:val="99"/>
    <w:unhideWhenUsed/>
    <w:rsid w:val="008A64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4F3"/>
  </w:style>
  <w:style w:type="paragraph" w:styleId="Footer">
    <w:name w:val="footer"/>
    <w:basedOn w:val="Normal"/>
    <w:link w:val="FooterChar"/>
    <w:uiPriority w:val="99"/>
    <w:unhideWhenUsed/>
    <w:rsid w:val="008A64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4F3"/>
  </w:style>
  <w:style w:type="paragraph" w:styleId="NormalWeb">
    <w:name w:val="Normal (Web)"/>
    <w:basedOn w:val="Normal"/>
    <w:uiPriority w:val="99"/>
    <w:semiHidden/>
    <w:unhideWhenUsed/>
    <w:rsid w:val="007C3E5F"/>
    <w:rPr>
      <w:rFonts w:ascii="Times New Roman" w:hAnsi="Times New Roman" w:cs="Times New Roman"/>
    </w:rPr>
  </w:style>
  <w:style w:type="character" w:styleId="Emphasis">
    <w:name w:val="Emphasis"/>
    <w:basedOn w:val="DefaultParagraphFont"/>
    <w:uiPriority w:val="20"/>
    <w:qFormat/>
    <w:rsid w:val="002778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3420">
      <w:bodyDiv w:val="1"/>
      <w:marLeft w:val="0"/>
      <w:marRight w:val="0"/>
      <w:marTop w:val="0"/>
      <w:marBottom w:val="0"/>
      <w:divBdr>
        <w:top w:val="none" w:sz="0" w:space="0" w:color="auto"/>
        <w:left w:val="none" w:sz="0" w:space="0" w:color="auto"/>
        <w:bottom w:val="none" w:sz="0" w:space="0" w:color="auto"/>
        <w:right w:val="none" w:sz="0" w:space="0" w:color="auto"/>
      </w:divBdr>
    </w:div>
    <w:div w:id="71852526">
      <w:bodyDiv w:val="1"/>
      <w:marLeft w:val="0"/>
      <w:marRight w:val="0"/>
      <w:marTop w:val="0"/>
      <w:marBottom w:val="0"/>
      <w:divBdr>
        <w:top w:val="none" w:sz="0" w:space="0" w:color="auto"/>
        <w:left w:val="none" w:sz="0" w:space="0" w:color="auto"/>
        <w:bottom w:val="none" w:sz="0" w:space="0" w:color="auto"/>
        <w:right w:val="none" w:sz="0" w:space="0" w:color="auto"/>
      </w:divBdr>
    </w:div>
    <w:div w:id="162748529">
      <w:bodyDiv w:val="1"/>
      <w:marLeft w:val="0"/>
      <w:marRight w:val="0"/>
      <w:marTop w:val="0"/>
      <w:marBottom w:val="0"/>
      <w:divBdr>
        <w:top w:val="none" w:sz="0" w:space="0" w:color="auto"/>
        <w:left w:val="none" w:sz="0" w:space="0" w:color="auto"/>
        <w:bottom w:val="none" w:sz="0" w:space="0" w:color="auto"/>
        <w:right w:val="none" w:sz="0" w:space="0" w:color="auto"/>
      </w:divBdr>
    </w:div>
    <w:div w:id="217933888">
      <w:bodyDiv w:val="1"/>
      <w:marLeft w:val="0"/>
      <w:marRight w:val="0"/>
      <w:marTop w:val="0"/>
      <w:marBottom w:val="0"/>
      <w:divBdr>
        <w:top w:val="none" w:sz="0" w:space="0" w:color="auto"/>
        <w:left w:val="none" w:sz="0" w:space="0" w:color="auto"/>
        <w:bottom w:val="none" w:sz="0" w:space="0" w:color="auto"/>
        <w:right w:val="none" w:sz="0" w:space="0" w:color="auto"/>
      </w:divBdr>
    </w:div>
    <w:div w:id="286473405">
      <w:bodyDiv w:val="1"/>
      <w:marLeft w:val="0"/>
      <w:marRight w:val="0"/>
      <w:marTop w:val="0"/>
      <w:marBottom w:val="0"/>
      <w:divBdr>
        <w:top w:val="none" w:sz="0" w:space="0" w:color="auto"/>
        <w:left w:val="none" w:sz="0" w:space="0" w:color="auto"/>
        <w:bottom w:val="none" w:sz="0" w:space="0" w:color="auto"/>
        <w:right w:val="none" w:sz="0" w:space="0" w:color="auto"/>
      </w:divBdr>
    </w:div>
    <w:div w:id="286549147">
      <w:bodyDiv w:val="1"/>
      <w:marLeft w:val="0"/>
      <w:marRight w:val="0"/>
      <w:marTop w:val="0"/>
      <w:marBottom w:val="0"/>
      <w:divBdr>
        <w:top w:val="none" w:sz="0" w:space="0" w:color="auto"/>
        <w:left w:val="none" w:sz="0" w:space="0" w:color="auto"/>
        <w:bottom w:val="none" w:sz="0" w:space="0" w:color="auto"/>
        <w:right w:val="none" w:sz="0" w:space="0" w:color="auto"/>
      </w:divBdr>
    </w:div>
    <w:div w:id="302777999">
      <w:bodyDiv w:val="1"/>
      <w:marLeft w:val="0"/>
      <w:marRight w:val="0"/>
      <w:marTop w:val="0"/>
      <w:marBottom w:val="0"/>
      <w:divBdr>
        <w:top w:val="none" w:sz="0" w:space="0" w:color="auto"/>
        <w:left w:val="none" w:sz="0" w:space="0" w:color="auto"/>
        <w:bottom w:val="none" w:sz="0" w:space="0" w:color="auto"/>
        <w:right w:val="none" w:sz="0" w:space="0" w:color="auto"/>
      </w:divBdr>
    </w:div>
    <w:div w:id="304968179">
      <w:bodyDiv w:val="1"/>
      <w:marLeft w:val="0"/>
      <w:marRight w:val="0"/>
      <w:marTop w:val="0"/>
      <w:marBottom w:val="0"/>
      <w:divBdr>
        <w:top w:val="none" w:sz="0" w:space="0" w:color="auto"/>
        <w:left w:val="none" w:sz="0" w:space="0" w:color="auto"/>
        <w:bottom w:val="none" w:sz="0" w:space="0" w:color="auto"/>
        <w:right w:val="none" w:sz="0" w:space="0" w:color="auto"/>
      </w:divBdr>
    </w:div>
    <w:div w:id="307562834">
      <w:bodyDiv w:val="1"/>
      <w:marLeft w:val="0"/>
      <w:marRight w:val="0"/>
      <w:marTop w:val="0"/>
      <w:marBottom w:val="0"/>
      <w:divBdr>
        <w:top w:val="none" w:sz="0" w:space="0" w:color="auto"/>
        <w:left w:val="none" w:sz="0" w:space="0" w:color="auto"/>
        <w:bottom w:val="none" w:sz="0" w:space="0" w:color="auto"/>
        <w:right w:val="none" w:sz="0" w:space="0" w:color="auto"/>
      </w:divBdr>
    </w:div>
    <w:div w:id="325478668">
      <w:bodyDiv w:val="1"/>
      <w:marLeft w:val="0"/>
      <w:marRight w:val="0"/>
      <w:marTop w:val="0"/>
      <w:marBottom w:val="0"/>
      <w:divBdr>
        <w:top w:val="none" w:sz="0" w:space="0" w:color="auto"/>
        <w:left w:val="none" w:sz="0" w:space="0" w:color="auto"/>
        <w:bottom w:val="none" w:sz="0" w:space="0" w:color="auto"/>
        <w:right w:val="none" w:sz="0" w:space="0" w:color="auto"/>
      </w:divBdr>
    </w:div>
    <w:div w:id="379593765">
      <w:bodyDiv w:val="1"/>
      <w:marLeft w:val="0"/>
      <w:marRight w:val="0"/>
      <w:marTop w:val="0"/>
      <w:marBottom w:val="0"/>
      <w:divBdr>
        <w:top w:val="none" w:sz="0" w:space="0" w:color="auto"/>
        <w:left w:val="none" w:sz="0" w:space="0" w:color="auto"/>
        <w:bottom w:val="none" w:sz="0" w:space="0" w:color="auto"/>
        <w:right w:val="none" w:sz="0" w:space="0" w:color="auto"/>
      </w:divBdr>
    </w:div>
    <w:div w:id="394789908">
      <w:bodyDiv w:val="1"/>
      <w:marLeft w:val="0"/>
      <w:marRight w:val="0"/>
      <w:marTop w:val="0"/>
      <w:marBottom w:val="0"/>
      <w:divBdr>
        <w:top w:val="none" w:sz="0" w:space="0" w:color="auto"/>
        <w:left w:val="none" w:sz="0" w:space="0" w:color="auto"/>
        <w:bottom w:val="none" w:sz="0" w:space="0" w:color="auto"/>
        <w:right w:val="none" w:sz="0" w:space="0" w:color="auto"/>
      </w:divBdr>
    </w:div>
    <w:div w:id="406726732">
      <w:bodyDiv w:val="1"/>
      <w:marLeft w:val="0"/>
      <w:marRight w:val="0"/>
      <w:marTop w:val="0"/>
      <w:marBottom w:val="0"/>
      <w:divBdr>
        <w:top w:val="none" w:sz="0" w:space="0" w:color="auto"/>
        <w:left w:val="none" w:sz="0" w:space="0" w:color="auto"/>
        <w:bottom w:val="none" w:sz="0" w:space="0" w:color="auto"/>
        <w:right w:val="none" w:sz="0" w:space="0" w:color="auto"/>
      </w:divBdr>
    </w:div>
    <w:div w:id="449396369">
      <w:bodyDiv w:val="1"/>
      <w:marLeft w:val="0"/>
      <w:marRight w:val="0"/>
      <w:marTop w:val="0"/>
      <w:marBottom w:val="0"/>
      <w:divBdr>
        <w:top w:val="none" w:sz="0" w:space="0" w:color="auto"/>
        <w:left w:val="none" w:sz="0" w:space="0" w:color="auto"/>
        <w:bottom w:val="none" w:sz="0" w:space="0" w:color="auto"/>
        <w:right w:val="none" w:sz="0" w:space="0" w:color="auto"/>
      </w:divBdr>
    </w:div>
    <w:div w:id="512110049">
      <w:bodyDiv w:val="1"/>
      <w:marLeft w:val="0"/>
      <w:marRight w:val="0"/>
      <w:marTop w:val="0"/>
      <w:marBottom w:val="0"/>
      <w:divBdr>
        <w:top w:val="none" w:sz="0" w:space="0" w:color="auto"/>
        <w:left w:val="none" w:sz="0" w:space="0" w:color="auto"/>
        <w:bottom w:val="none" w:sz="0" w:space="0" w:color="auto"/>
        <w:right w:val="none" w:sz="0" w:space="0" w:color="auto"/>
      </w:divBdr>
    </w:div>
    <w:div w:id="536506595">
      <w:bodyDiv w:val="1"/>
      <w:marLeft w:val="0"/>
      <w:marRight w:val="0"/>
      <w:marTop w:val="0"/>
      <w:marBottom w:val="0"/>
      <w:divBdr>
        <w:top w:val="none" w:sz="0" w:space="0" w:color="auto"/>
        <w:left w:val="none" w:sz="0" w:space="0" w:color="auto"/>
        <w:bottom w:val="none" w:sz="0" w:space="0" w:color="auto"/>
        <w:right w:val="none" w:sz="0" w:space="0" w:color="auto"/>
      </w:divBdr>
    </w:div>
    <w:div w:id="628127912">
      <w:bodyDiv w:val="1"/>
      <w:marLeft w:val="0"/>
      <w:marRight w:val="0"/>
      <w:marTop w:val="0"/>
      <w:marBottom w:val="0"/>
      <w:divBdr>
        <w:top w:val="none" w:sz="0" w:space="0" w:color="auto"/>
        <w:left w:val="none" w:sz="0" w:space="0" w:color="auto"/>
        <w:bottom w:val="none" w:sz="0" w:space="0" w:color="auto"/>
        <w:right w:val="none" w:sz="0" w:space="0" w:color="auto"/>
      </w:divBdr>
      <w:divsChild>
        <w:div w:id="485824858">
          <w:marLeft w:val="0"/>
          <w:marRight w:val="0"/>
          <w:marTop w:val="0"/>
          <w:marBottom w:val="0"/>
          <w:divBdr>
            <w:top w:val="none" w:sz="0" w:space="0" w:color="auto"/>
            <w:left w:val="none" w:sz="0" w:space="0" w:color="auto"/>
            <w:bottom w:val="none" w:sz="0" w:space="0" w:color="auto"/>
            <w:right w:val="none" w:sz="0" w:space="0" w:color="auto"/>
          </w:divBdr>
        </w:div>
      </w:divsChild>
    </w:div>
    <w:div w:id="685639774">
      <w:bodyDiv w:val="1"/>
      <w:marLeft w:val="0"/>
      <w:marRight w:val="0"/>
      <w:marTop w:val="0"/>
      <w:marBottom w:val="0"/>
      <w:divBdr>
        <w:top w:val="none" w:sz="0" w:space="0" w:color="auto"/>
        <w:left w:val="none" w:sz="0" w:space="0" w:color="auto"/>
        <w:bottom w:val="none" w:sz="0" w:space="0" w:color="auto"/>
        <w:right w:val="none" w:sz="0" w:space="0" w:color="auto"/>
      </w:divBdr>
    </w:div>
    <w:div w:id="740518065">
      <w:bodyDiv w:val="1"/>
      <w:marLeft w:val="0"/>
      <w:marRight w:val="0"/>
      <w:marTop w:val="0"/>
      <w:marBottom w:val="0"/>
      <w:divBdr>
        <w:top w:val="none" w:sz="0" w:space="0" w:color="auto"/>
        <w:left w:val="none" w:sz="0" w:space="0" w:color="auto"/>
        <w:bottom w:val="none" w:sz="0" w:space="0" w:color="auto"/>
        <w:right w:val="none" w:sz="0" w:space="0" w:color="auto"/>
      </w:divBdr>
    </w:div>
    <w:div w:id="804468776">
      <w:bodyDiv w:val="1"/>
      <w:marLeft w:val="0"/>
      <w:marRight w:val="0"/>
      <w:marTop w:val="0"/>
      <w:marBottom w:val="0"/>
      <w:divBdr>
        <w:top w:val="none" w:sz="0" w:space="0" w:color="auto"/>
        <w:left w:val="none" w:sz="0" w:space="0" w:color="auto"/>
        <w:bottom w:val="none" w:sz="0" w:space="0" w:color="auto"/>
        <w:right w:val="none" w:sz="0" w:space="0" w:color="auto"/>
      </w:divBdr>
    </w:div>
    <w:div w:id="822046873">
      <w:bodyDiv w:val="1"/>
      <w:marLeft w:val="0"/>
      <w:marRight w:val="0"/>
      <w:marTop w:val="0"/>
      <w:marBottom w:val="0"/>
      <w:divBdr>
        <w:top w:val="none" w:sz="0" w:space="0" w:color="auto"/>
        <w:left w:val="none" w:sz="0" w:space="0" w:color="auto"/>
        <w:bottom w:val="none" w:sz="0" w:space="0" w:color="auto"/>
        <w:right w:val="none" w:sz="0" w:space="0" w:color="auto"/>
      </w:divBdr>
      <w:divsChild>
        <w:div w:id="802582990">
          <w:marLeft w:val="0"/>
          <w:marRight w:val="0"/>
          <w:marTop w:val="0"/>
          <w:marBottom w:val="0"/>
          <w:divBdr>
            <w:top w:val="none" w:sz="0" w:space="0" w:color="auto"/>
            <w:left w:val="none" w:sz="0" w:space="0" w:color="auto"/>
            <w:bottom w:val="none" w:sz="0" w:space="0" w:color="auto"/>
            <w:right w:val="none" w:sz="0" w:space="0" w:color="auto"/>
          </w:divBdr>
        </w:div>
        <w:div w:id="687490664">
          <w:marLeft w:val="0"/>
          <w:marRight w:val="0"/>
          <w:marTop w:val="0"/>
          <w:marBottom w:val="0"/>
          <w:divBdr>
            <w:top w:val="none" w:sz="0" w:space="0" w:color="auto"/>
            <w:left w:val="none" w:sz="0" w:space="0" w:color="auto"/>
            <w:bottom w:val="none" w:sz="0" w:space="0" w:color="auto"/>
            <w:right w:val="none" w:sz="0" w:space="0" w:color="auto"/>
          </w:divBdr>
        </w:div>
      </w:divsChild>
    </w:div>
    <w:div w:id="843931784">
      <w:bodyDiv w:val="1"/>
      <w:marLeft w:val="0"/>
      <w:marRight w:val="0"/>
      <w:marTop w:val="0"/>
      <w:marBottom w:val="0"/>
      <w:divBdr>
        <w:top w:val="none" w:sz="0" w:space="0" w:color="auto"/>
        <w:left w:val="none" w:sz="0" w:space="0" w:color="auto"/>
        <w:bottom w:val="none" w:sz="0" w:space="0" w:color="auto"/>
        <w:right w:val="none" w:sz="0" w:space="0" w:color="auto"/>
      </w:divBdr>
    </w:div>
    <w:div w:id="897666426">
      <w:bodyDiv w:val="1"/>
      <w:marLeft w:val="0"/>
      <w:marRight w:val="0"/>
      <w:marTop w:val="0"/>
      <w:marBottom w:val="0"/>
      <w:divBdr>
        <w:top w:val="none" w:sz="0" w:space="0" w:color="auto"/>
        <w:left w:val="none" w:sz="0" w:space="0" w:color="auto"/>
        <w:bottom w:val="none" w:sz="0" w:space="0" w:color="auto"/>
        <w:right w:val="none" w:sz="0" w:space="0" w:color="auto"/>
      </w:divBdr>
    </w:div>
    <w:div w:id="945698428">
      <w:bodyDiv w:val="1"/>
      <w:marLeft w:val="0"/>
      <w:marRight w:val="0"/>
      <w:marTop w:val="0"/>
      <w:marBottom w:val="0"/>
      <w:divBdr>
        <w:top w:val="none" w:sz="0" w:space="0" w:color="auto"/>
        <w:left w:val="none" w:sz="0" w:space="0" w:color="auto"/>
        <w:bottom w:val="none" w:sz="0" w:space="0" w:color="auto"/>
        <w:right w:val="none" w:sz="0" w:space="0" w:color="auto"/>
      </w:divBdr>
    </w:div>
    <w:div w:id="977030397">
      <w:bodyDiv w:val="1"/>
      <w:marLeft w:val="0"/>
      <w:marRight w:val="0"/>
      <w:marTop w:val="0"/>
      <w:marBottom w:val="0"/>
      <w:divBdr>
        <w:top w:val="none" w:sz="0" w:space="0" w:color="auto"/>
        <w:left w:val="none" w:sz="0" w:space="0" w:color="auto"/>
        <w:bottom w:val="none" w:sz="0" w:space="0" w:color="auto"/>
        <w:right w:val="none" w:sz="0" w:space="0" w:color="auto"/>
      </w:divBdr>
    </w:div>
    <w:div w:id="1028601366">
      <w:bodyDiv w:val="1"/>
      <w:marLeft w:val="0"/>
      <w:marRight w:val="0"/>
      <w:marTop w:val="0"/>
      <w:marBottom w:val="0"/>
      <w:divBdr>
        <w:top w:val="none" w:sz="0" w:space="0" w:color="auto"/>
        <w:left w:val="none" w:sz="0" w:space="0" w:color="auto"/>
        <w:bottom w:val="none" w:sz="0" w:space="0" w:color="auto"/>
        <w:right w:val="none" w:sz="0" w:space="0" w:color="auto"/>
      </w:divBdr>
    </w:div>
    <w:div w:id="1053234527">
      <w:bodyDiv w:val="1"/>
      <w:marLeft w:val="0"/>
      <w:marRight w:val="0"/>
      <w:marTop w:val="0"/>
      <w:marBottom w:val="0"/>
      <w:divBdr>
        <w:top w:val="none" w:sz="0" w:space="0" w:color="auto"/>
        <w:left w:val="none" w:sz="0" w:space="0" w:color="auto"/>
        <w:bottom w:val="none" w:sz="0" w:space="0" w:color="auto"/>
        <w:right w:val="none" w:sz="0" w:space="0" w:color="auto"/>
      </w:divBdr>
    </w:div>
    <w:div w:id="1069888194">
      <w:bodyDiv w:val="1"/>
      <w:marLeft w:val="0"/>
      <w:marRight w:val="0"/>
      <w:marTop w:val="0"/>
      <w:marBottom w:val="0"/>
      <w:divBdr>
        <w:top w:val="none" w:sz="0" w:space="0" w:color="auto"/>
        <w:left w:val="none" w:sz="0" w:space="0" w:color="auto"/>
        <w:bottom w:val="none" w:sz="0" w:space="0" w:color="auto"/>
        <w:right w:val="none" w:sz="0" w:space="0" w:color="auto"/>
      </w:divBdr>
    </w:div>
    <w:div w:id="1079788484">
      <w:bodyDiv w:val="1"/>
      <w:marLeft w:val="0"/>
      <w:marRight w:val="0"/>
      <w:marTop w:val="0"/>
      <w:marBottom w:val="0"/>
      <w:divBdr>
        <w:top w:val="none" w:sz="0" w:space="0" w:color="auto"/>
        <w:left w:val="none" w:sz="0" w:space="0" w:color="auto"/>
        <w:bottom w:val="none" w:sz="0" w:space="0" w:color="auto"/>
        <w:right w:val="none" w:sz="0" w:space="0" w:color="auto"/>
      </w:divBdr>
    </w:div>
    <w:div w:id="1125152973">
      <w:bodyDiv w:val="1"/>
      <w:marLeft w:val="0"/>
      <w:marRight w:val="0"/>
      <w:marTop w:val="0"/>
      <w:marBottom w:val="0"/>
      <w:divBdr>
        <w:top w:val="none" w:sz="0" w:space="0" w:color="auto"/>
        <w:left w:val="none" w:sz="0" w:space="0" w:color="auto"/>
        <w:bottom w:val="none" w:sz="0" w:space="0" w:color="auto"/>
        <w:right w:val="none" w:sz="0" w:space="0" w:color="auto"/>
      </w:divBdr>
    </w:div>
    <w:div w:id="1205020300">
      <w:bodyDiv w:val="1"/>
      <w:marLeft w:val="0"/>
      <w:marRight w:val="0"/>
      <w:marTop w:val="0"/>
      <w:marBottom w:val="0"/>
      <w:divBdr>
        <w:top w:val="none" w:sz="0" w:space="0" w:color="auto"/>
        <w:left w:val="none" w:sz="0" w:space="0" w:color="auto"/>
        <w:bottom w:val="none" w:sz="0" w:space="0" w:color="auto"/>
        <w:right w:val="none" w:sz="0" w:space="0" w:color="auto"/>
      </w:divBdr>
    </w:div>
    <w:div w:id="1245728952">
      <w:bodyDiv w:val="1"/>
      <w:marLeft w:val="0"/>
      <w:marRight w:val="0"/>
      <w:marTop w:val="0"/>
      <w:marBottom w:val="0"/>
      <w:divBdr>
        <w:top w:val="none" w:sz="0" w:space="0" w:color="auto"/>
        <w:left w:val="none" w:sz="0" w:space="0" w:color="auto"/>
        <w:bottom w:val="none" w:sz="0" w:space="0" w:color="auto"/>
        <w:right w:val="none" w:sz="0" w:space="0" w:color="auto"/>
      </w:divBdr>
    </w:div>
    <w:div w:id="1272006219">
      <w:bodyDiv w:val="1"/>
      <w:marLeft w:val="0"/>
      <w:marRight w:val="0"/>
      <w:marTop w:val="0"/>
      <w:marBottom w:val="0"/>
      <w:divBdr>
        <w:top w:val="none" w:sz="0" w:space="0" w:color="auto"/>
        <w:left w:val="none" w:sz="0" w:space="0" w:color="auto"/>
        <w:bottom w:val="none" w:sz="0" w:space="0" w:color="auto"/>
        <w:right w:val="none" w:sz="0" w:space="0" w:color="auto"/>
      </w:divBdr>
    </w:div>
    <w:div w:id="1302268765">
      <w:bodyDiv w:val="1"/>
      <w:marLeft w:val="0"/>
      <w:marRight w:val="0"/>
      <w:marTop w:val="0"/>
      <w:marBottom w:val="0"/>
      <w:divBdr>
        <w:top w:val="none" w:sz="0" w:space="0" w:color="auto"/>
        <w:left w:val="none" w:sz="0" w:space="0" w:color="auto"/>
        <w:bottom w:val="none" w:sz="0" w:space="0" w:color="auto"/>
        <w:right w:val="none" w:sz="0" w:space="0" w:color="auto"/>
      </w:divBdr>
    </w:div>
    <w:div w:id="1307323226">
      <w:bodyDiv w:val="1"/>
      <w:marLeft w:val="0"/>
      <w:marRight w:val="0"/>
      <w:marTop w:val="0"/>
      <w:marBottom w:val="0"/>
      <w:divBdr>
        <w:top w:val="none" w:sz="0" w:space="0" w:color="auto"/>
        <w:left w:val="none" w:sz="0" w:space="0" w:color="auto"/>
        <w:bottom w:val="none" w:sz="0" w:space="0" w:color="auto"/>
        <w:right w:val="none" w:sz="0" w:space="0" w:color="auto"/>
      </w:divBdr>
    </w:div>
    <w:div w:id="1309094265">
      <w:bodyDiv w:val="1"/>
      <w:marLeft w:val="0"/>
      <w:marRight w:val="0"/>
      <w:marTop w:val="0"/>
      <w:marBottom w:val="0"/>
      <w:divBdr>
        <w:top w:val="none" w:sz="0" w:space="0" w:color="auto"/>
        <w:left w:val="none" w:sz="0" w:space="0" w:color="auto"/>
        <w:bottom w:val="none" w:sz="0" w:space="0" w:color="auto"/>
        <w:right w:val="none" w:sz="0" w:space="0" w:color="auto"/>
      </w:divBdr>
    </w:div>
    <w:div w:id="1313949006">
      <w:bodyDiv w:val="1"/>
      <w:marLeft w:val="0"/>
      <w:marRight w:val="0"/>
      <w:marTop w:val="0"/>
      <w:marBottom w:val="0"/>
      <w:divBdr>
        <w:top w:val="none" w:sz="0" w:space="0" w:color="auto"/>
        <w:left w:val="none" w:sz="0" w:space="0" w:color="auto"/>
        <w:bottom w:val="none" w:sz="0" w:space="0" w:color="auto"/>
        <w:right w:val="none" w:sz="0" w:space="0" w:color="auto"/>
      </w:divBdr>
    </w:div>
    <w:div w:id="1335842924">
      <w:bodyDiv w:val="1"/>
      <w:marLeft w:val="0"/>
      <w:marRight w:val="0"/>
      <w:marTop w:val="0"/>
      <w:marBottom w:val="0"/>
      <w:divBdr>
        <w:top w:val="none" w:sz="0" w:space="0" w:color="auto"/>
        <w:left w:val="none" w:sz="0" w:space="0" w:color="auto"/>
        <w:bottom w:val="none" w:sz="0" w:space="0" w:color="auto"/>
        <w:right w:val="none" w:sz="0" w:space="0" w:color="auto"/>
      </w:divBdr>
    </w:div>
    <w:div w:id="1347099749">
      <w:bodyDiv w:val="1"/>
      <w:marLeft w:val="0"/>
      <w:marRight w:val="0"/>
      <w:marTop w:val="0"/>
      <w:marBottom w:val="0"/>
      <w:divBdr>
        <w:top w:val="none" w:sz="0" w:space="0" w:color="auto"/>
        <w:left w:val="none" w:sz="0" w:space="0" w:color="auto"/>
        <w:bottom w:val="none" w:sz="0" w:space="0" w:color="auto"/>
        <w:right w:val="none" w:sz="0" w:space="0" w:color="auto"/>
      </w:divBdr>
    </w:div>
    <w:div w:id="1413744602">
      <w:bodyDiv w:val="1"/>
      <w:marLeft w:val="0"/>
      <w:marRight w:val="0"/>
      <w:marTop w:val="0"/>
      <w:marBottom w:val="0"/>
      <w:divBdr>
        <w:top w:val="none" w:sz="0" w:space="0" w:color="auto"/>
        <w:left w:val="none" w:sz="0" w:space="0" w:color="auto"/>
        <w:bottom w:val="none" w:sz="0" w:space="0" w:color="auto"/>
        <w:right w:val="none" w:sz="0" w:space="0" w:color="auto"/>
      </w:divBdr>
    </w:div>
    <w:div w:id="1427269926">
      <w:bodyDiv w:val="1"/>
      <w:marLeft w:val="0"/>
      <w:marRight w:val="0"/>
      <w:marTop w:val="0"/>
      <w:marBottom w:val="0"/>
      <w:divBdr>
        <w:top w:val="none" w:sz="0" w:space="0" w:color="auto"/>
        <w:left w:val="none" w:sz="0" w:space="0" w:color="auto"/>
        <w:bottom w:val="none" w:sz="0" w:space="0" w:color="auto"/>
        <w:right w:val="none" w:sz="0" w:space="0" w:color="auto"/>
      </w:divBdr>
    </w:div>
    <w:div w:id="1442726568">
      <w:bodyDiv w:val="1"/>
      <w:marLeft w:val="0"/>
      <w:marRight w:val="0"/>
      <w:marTop w:val="0"/>
      <w:marBottom w:val="0"/>
      <w:divBdr>
        <w:top w:val="none" w:sz="0" w:space="0" w:color="auto"/>
        <w:left w:val="none" w:sz="0" w:space="0" w:color="auto"/>
        <w:bottom w:val="none" w:sz="0" w:space="0" w:color="auto"/>
        <w:right w:val="none" w:sz="0" w:space="0" w:color="auto"/>
      </w:divBdr>
    </w:div>
    <w:div w:id="1462304900">
      <w:bodyDiv w:val="1"/>
      <w:marLeft w:val="0"/>
      <w:marRight w:val="0"/>
      <w:marTop w:val="0"/>
      <w:marBottom w:val="0"/>
      <w:divBdr>
        <w:top w:val="none" w:sz="0" w:space="0" w:color="auto"/>
        <w:left w:val="none" w:sz="0" w:space="0" w:color="auto"/>
        <w:bottom w:val="none" w:sz="0" w:space="0" w:color="auto"/>
        <w:right w:val="none" w:sz="0" w:space="0" w:color="auto"/>
      </w:divBdr>
    </w:div>
    <w:div w:id="1506094987">
      <w:bodyDiv w:val="1"/>
      <w:marLeft w:val="0"/>
      <w:marRight w:val="0"/>
      <w:marTop w:val="0"/>
      <w:marBottom w:val="0"/>
      <w:divBdr>
        <w:top w:val="none" w:sz="0" w:space="0" w:color="auto"/>
        <w:left w:val="none" w:sz="0" w:space="0" w:color="auto"/>
        <w:bottom w:val="none" w:sz="0" w:space="0" w:color="auto"/>
        <w:right w:val="none" w:sz="0" w:space="0" w:color="auto"/>
      </w:divBdr>
    </w:div>
    <w:div w:id="1524517344">
      <w:bodyDiv w:val="1"/>
      <w:marLeft w:val="0"/>
      <w:marRight w:val="0"/>
      <w:marTop w:val="0"/>
      <w:marBottom w:val="0"/>
      <w:divBdr>
        <w:top w:val="none" w:sz="0" w:space="0" w:color="auto"/>
        <w:left w:val="none" w:sz="0" w:space="0" w:color="auto"/>
        <w:bottom w:val="none" w:sz="0" w:space="0" w:color="auto"/>
        <w:right w:val="none" w:sz="0" w:space="0" w:color="auto"/>
      </w:divBdr>
    </w:div>
    <w:div w:id="1568998298">
      <w:bodyDiv w:val="1"/>
      <w:marLeft w:val="0"/>
      <w:marRight w:val="0"/>
      <w:marTop w:val="0"/>
      <w:marBottom w:val="0"/>
      <w:divBdr>
        <w:top w:val="none" w:sz="0" w:space="0" w:color="auto"/>
        <w:left w:val="none" w:sz="0" w:space="0" w:color="auto"/>
        <w:bottom w:val="none" w:sz="0" w:space="0" w:color="auto"/>
        <w:right w:val="none" w:sz="0" w:space="0" w:color="auto"/>
      </w:divBdr>
    </w:div>
    <w:div w:id="1585793985">
      <w:bodyDiv w:val="1"/>
      <w:marLeft w:val="0"/>
      <w:marRight w:val="0"/>
      <w:marTop w:val="0"/>
      <w:marBottom w:val="0"/>
      <w:divBdr>
        <w:top w:val="none" w:sz="0" w:space="0" w:color="auto"/>
        <w:left w:val="none" w:sz="0" w:space="0" w:color="auto"/>
        <w:bottom w:val="none" w:sz="0" w:space="0" w:color="auto"/>
        <w:right w:val="none" w:sz="0" w:space="0" w:color="auto"/>
      </w:divBdr>
    </w:div>
    <w:div w:id="1603563625">
      <w:bodyDiv w:val="1"/>
      <w:marLeft w:val="0"/>
      <w:marRight w:val="0"/>
      <w:marTop w:val="0"/>
      <w:marBottom w:val="0"/>
      <w:divBdr>
        <w:top w:val="none" w:sz="0" w:space="0" w:color="auto"/>
        <w:left w:val="none" w:sz="0" w:space="0" w:color="auto"/>
        <w:bottom w:val="none" w:sz="0" w:space="0" w:color="auto"/>
        <w:right w:val="none" w:sz="0" w:space="0" w:color="auto"/>
      </w:divBdr>
      <w:divsChild>
        <w:div w:id="2129856311">
          <w:marLeft w:val="0"/>
          <w:marRight w:val="0"/>
          <w:marTop w:val="0"/>
          <w:marBottom w:val="0"/>
          <w:divBdr>
            <w:top w:val="none" w:sz="0" w:space="0" w:color="auto"/>
            <w:left w:val="none" w:sz="0" w:space="0" w:color="auto"/>
            <w:bottom w:val="none" w:sz="0" w:space="0" w:color="auto"/>
            <w:right w:val="none" w:sz="0" w:space="0" w:color="auto"/>
          </w:divBdr>
        </w:div>
      </w:divsChild>
    </w:div>
    <w:div w:id="1605578918">
      <w:bodyDiv w:val="1"/>
      <w:marLeft w:val="0"/>
      <w:marRight w:val="0"/>
      <w:marTop w:val="0"/>
      <w:marBottom w:val="0"/>
      <w:divBdr>
        <w:top w:val="none" w:sz="0" w:space="0" w:color="auto"/>
        <w:left w:val="none" w:sz="0" w:space="0" w:color="auto"/>
        <w:bottom w:val="none" w:sz="0" w:space="0" w:color="auto"/>
        <w:right w:val="none" w:sz="0" w:space="0" w:color="auto"/>
      </w:divBdr>
    </w:div>
    <w:div w:id="1639602772">
      <w:bodyDiv w:val="1"/>
      <w:marLeft w:val="0"/>
      <w:marRight w:val="0"/>
      <w:marTop w:val="0"/>
      <w:marBottom w:val="0"/>
      <w:divBdr>
        <w:top w:val="none" w:sz="0" w:space="0" w:color="auto"/>
        <w:left w:val="none" w:sz="0" w:space="0" w:color="auto"/>
        <w:bottom w:val="none" w:sz="0" w:space="0" w:color="auto"/>
        <w:right w:val="none" w:sz="0" w:space="0" w:color="auto"/>
      </w:divBdr>
    </w:div>
    <w:div w:id="1662662119">
      <w:bodyDiv w:val="1"/>
      <w:marLeft w:val="0"/>
      <w:marRight w:val="0"/>
      <w:marTop w:val="0"/>
      <w:marBottom w:val="0"/>
      <w:divBdr>
        <w:top w:val="none" w:sz="0" w:space="0" w:color="auto"/>
        <w:left w:val="none" w:sz="0" w:space="0" w:color="auto"/>
        <w:bottom w:val="none" w:sz="0" w:space="0" w:color="auto"/>
        <w:right w:val="none" w:sz="0" w:space="0" w:color="auto"/>
      </w:divBdr>
    </w:div>
    <w:div w:id="1736660978">
      <w:bodyDiv w:val="1"/>
      <w:marLeft w:val="0"/>
      <w:marRight w:val="0"/>
      <w:marTop w:val="0"/>
      <w:marBottom w:val="0"/>
      <w:divBdr>
        <w:top w:val="none" w:sz="0" w:space="0" w:color="auto"/>
        <w:left w:val="none" w:sz="0" w:space="0" w:color="auto"/>
        <w:bottom w:val="none" w:sz="0" w:space="0" w:color="auto"/>
        <w:right w:val="none" w:sz="0" w:space="0" w:color="auto"/>
      </w:divBdr>
    </w:div>
    <w:div w:id="1782607736">
      <w:bodyDiv w:val="1"/>
      <w:marLeft w:val="0"/>
      <w:marRight w:val="0"/>
      <w:marTop w:val="0"/>
      <w:marBottom w:val="0"/>
      <w:divBdr>
        <w:top w:val="none" w:sz="0" w:space="0" w:color="auto"/>
        <w:left w:val="none" w:sz="0" w:space="0" w:color="auto"/>
        <w:bottom w:val="none" w:sz="0" w:space="0" w:color="auto"/>
        <w:right w:val="none" w:sz="0" w:space="0" w:color="auto"/>
      </w:divBdr>
    </w:div>
    <w:div w:id="1815365056">
      <w:bodyDiv w:val="1"/>
      <w:marLeft w:val="0"/>
      <w:marRight w:val="0"/>
      <w:marTop w:val="0"/>
      <w:marBottom w:val="0"/>
      <w:divBdr>
        <w:top w:val="none" w:sz="0" w:space="0" w:color="auto"/>
        <w:left w:val="none" w:sz="0" w:space="0" w:color="auto"/>
        <w:bottom w:val="none" w:sz="0" w:space="0" w:color="auto"/>
        <w:right w:val="none" w:sz="0" w:space="0" w:color="auto"/>
      </w:divBdr>
    </w:div>
    <w:div w:id="1861308571">
      <w:bodyDiv w:val="1"/>
      <w:marLeft w:val="0"/>
      <w:marRight w:val="0"/>
      <w:marTop w:val="0"/>
      <w:marBottom w:val="0"/>
      <w:divBdr>
        <w:top w:val="none" w:sz="0" w:space="0" w:color="auto"/>
        <w:left w:val="none" w:sz="0" w:space="0" w:color="auto"/>
        <w:bottom w:val="none" w:sz="0" w:space="0" w:color="auto"/>
        <w:right w:val="none" w:sz="0" w:space="0" w:color="auto"/>
      </w:divBdr>
    </w:div>
    <w:div w:id="1928462399">
      <w:bodyDiv w:val="1"/>
      <w:marLeft w:val="0"/>
      <w:marRight w:val="0"/>
      <w:marTop w:val="0"/>
      <w:marBottom w:val="0"/>
      <w:divBdr>
        <w:top w:val="none" w:sz="0" w:space="0" w:color="auto"/>
        <w:left w:val="none" w:sz="0" w:space="0" w:color="auto"/>
        <w:bottom w:val="none" w:sz="0" w:space="0" w:color="auto"/>
        <w:right w:val="none" w:sz="0" w:space="0" w:color="auto"/>
      </w:divBdr>
    </w:div>
    <w:div w:id="2038118978">
      <w:bodyDiv w:val="1"/>
      <w:marLeft w:val="0"/>
      <w:marRight w:val="0"/>
      <w:marTop w:val="0"/>
      <w:marBottom w:val="0"/>
      <w:divBdr>
        <w:top w:val="none" w:sz="0" w:space="0" w:color="auto"/>
        <w:left w:val="none" w:sz="0" w:space="0" w:color="auto"/>
        <w:bottom w:val="none" w:sz="0" w:space="0" w:color="auto"/>
        <w:right w:val="none" w:sz="0" w:space="0" w:color="auto"/>
      </w:divBdr>
    </w:div>
    <w:div w:id="2095544598">
      <w:bodyDiv w:val="1"/>
      <w:marLeft w:val="0"/>
      <w:marRight w:val="0"/>
      <w:marTop w:val="0"/>
      <w:marBottom w:val="0"/>
      <w:divBdr>
        <w:top w:val="none" w:sz="0" w:space="0" w:color="auto"/>
        <w:left w:val="none" w:sz="0" w:space="0" w:color="auto"/>
        <w:bottom w:val="none" w:sz="0" w:space="0" w:color="auto"/>
        <w:right w:val="none" w:sz="0" w:space="0" w:color="auto"/>
      </w:divBdr>
    </w:div>
    <w:div w:id="2102528302">
      <w:bodyDiv w:val="1"/>
      <w:marLeft w:val="0"/>
      <w:marRight w:val="0"/>
      <w:marTop w:val="0"/>
      <w:marBottom w:val="0"/>
      <w:divBdr>
        <w:top w:val="none" w:sz="0" w:space="0" w:color="auto"/>
        <w:left w:val="none" w:sz="0" w:space="0" w:color="auto"/>
        <w:bottom w:val="none" w:sz="0" w:space="0" w:color="auto"/>
        <w:right w:val="none" w:sz="0" w:space="0" w:color="auto"/>
      </w:divBdr>
    </w:div>
    <w:div w:id="2128426211">
      <w:bodyDiv w:val="1"/>
      <w:marLeft w:val="0"/>
      <w:marRight w:val="0"/>
      <w:marTop w:val="0"/>
      <w:marBottom w:val="0"/>
      <w:divBdr>
        <w:top w:val="none" w:sz="0" w:space="0" w:color="auto"/>
        <w:left w:val="none" w:sz="0" w:space="0" w:color="auto"/>
        <w:bottom w:val="none" w:sz="0" w:space="0" w:color="auto"/>
        <w:right w:val="none" w:sz="0" w:space="0" w:color="auto"/>
      </w:divBdr>
    </w:div>
    <w:div w:id="2129162325">
      <w:bodyDiv w:val="1"/>
      <w:marLeft w:val="0"/>
      <w:marRight w:val="0"/>
      <w:marTop w:val="0"/>
      <w:marBottom w:val="0"/>
      <w:divBdr>
        <w:top w:val="none" w:sz="0" w:space="0" w:color="auto"/>
        <w:left w:val="none" w:sz="0" w:space="0" w:color="auto"/>
        <w:bottom w:val="none" w:sz="0" w:space="0" w:color="auto"/>
        <w:right w:val="none" w:sz="0" w:space="0" w:color="auto"/>
      </w:divBdr>
    </w:div>
    <w:div w:id="214650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hyperlink" Target="https://doi.org/10.1002/alz.12362" TargetMode="External"/><Relationship Id="rId68" Type="http://schemas.openxmlformats.org/officeDocument/2006/relationships/hyperlink" Target="https://doi.org/10.1016/j.jalz.2014.11.001"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eg"/><Relationship Id="rId11" Type="http://schemas.microsoft.com/office/2018/08/relationships/commentsExtensible" Target="commentsExtensible.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hyperlink" Target="https://www.alz.org/getmedia/76e51bb6-c003-4d84-8019-e0779d8c4e8d/alzheimers-facts-and-figures.pdf" TargetMode="External"/><Relationship Id="rId58" Type="http://schemas.openxmlformats.org/officeDocument/2006/relationships/hyperlink" Target="https://doi.org/10.3389/fnagi.2022.837303" TargetMode="External"/><Relationship Id="rId66" Type="http://schemas.openxmlformats.org/officeDocument/2006/relationships/hyperlink" Target="https://doi.org/10.1016/j.heliyon.2019.e02216" TargetMode="External"/><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doi.org/10.1142/S0129065716500257"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jpeg"/><Relationship Id="rId56" Type="http://schemas.openxmlformats.org/officeDocument/2006/relationships/hyperlink" Target="https://doi.org/10.1038/s41598-024-77876-8" TargetMode="External"/><Relationship Id="rId64" Type="http://schemas.openxmlformats.org/officeDocument/2006/relationships/hyperlink" Target="https://doi.org/10.1109/incowoco64194.2024.10863383" TargetMode="External"/><Relationship Id="rId69" Type="http://schemas.openxmlformats.org/officeDocument/2006/relationships/hyperlink" Target="https://doi.org/10.1093/brain/awm112" TargetMode="External"/><Relationship Id="rId8" Type="http://schemas.openxmlformats.org/officeDocument/2006/relationships/comments" Target="comments.xml"/><Relationship Id="rId51" Type="http://schemas.openxmlformats.org/officeDocument/2006/relationships/image" Target="media/image40.png"/><Relationship Id="rId72" Type="http://schemas.openxmlformats.org/officeDocument/2006/relationships/hyperlink" Target="https://doi.org/10.1109/TNNLS.2021.3118369"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hyperlink" Target="https://doi.org/10.1016/j.jbi.2023.104231" TargetMode="External"/><Relationship Id="rId67" Type="http://schemas.openxmlformats.org/officeDocument/2006/relationships/hyperlink" Target="https://doi.org/10.1016/j.apsb.2021.10.002" TargetMode="External"/><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hyperlink" Target="https://doi.org/10.1038/s41598-021-83585-3" TargetMode="External"/><Relationship Id="rId62" Type="http://schemas.openxmlformats.org/officeDocument/2006/relationships/hyperlink" Target="https://doi.org/10.1016/j.media.2020.101708" TargetMode="External"/><Relationship Id="rId70" Type="http://schemas.openxmlformats.org/officeDocument/2006/relationships/hyperlink" Target="https://www.who.int/news-room/fact-sheets/detail/dementia"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hyperlink" Target="https://doi.org/10.1212/WNL.0b013e3181e8e8b8" TargetMode="External"/><Relationship Id="rId10" Type="http://schemas.microsoft.com/office/2016/09/relationships/commentsIds" Target="commentsIds.xm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hyperlink" Target="http://adni.loni.usc.edu/" TargetMode="External"/><Relationship Id="rId60" Type="http://schemas.openxmlformats.org/officeDocument/2006/relationships/hyperlink" Target="https://doi.org/10.1002/alz.089010" TargetMode="External"/><Relationship Id="rId65" Type="http://schemas.openxmlformats.org/officeDocument/2006/relationships/hyperlink" Target="https://doi.org/10.1001/jamaneurol.2018.0629" TargetMode="External"/><Relationship Id="rId73"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hyperlink" Target="https://doi.org/10.1038/s41591-023-02275-1" TargetMode="External"/><Relationship Id="rId7" Type="http://schemas.openxmlformats.org/officeDocument/2006/relationships/endnotes" Target="endnotes.xml"/><Relationship Id="rId71" Type="http://schemas.openxmlformats.org/officeDocument/2006/relationships/hyperlink" Target="https://doi.org/10.1038/s41598-018-23676-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34DFF-3298-4A22-A39C-5E735D876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31</Pages>
  <Words>12455</Words>
  <Characters>70998</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Simkhada</dc:creator>
  <cp:keywords/>
  <dc:description/>
  <cp:lastModifiedBy>Bipul Simkhada</cp:lastModifiedBy>
  <cp:revision>1087</cp:revision>
  <cp:lastPrinted>2025-06-16T02:13:00Z</cp:lastPrinted>
  <dcterms:created xsi:type="dcterms:W3CDTF">2025-08-05T18:08:00Z</dcterms:created>
  <dcterms:modified xsi:type="dcterms:W3CDTF">2025-08-08T20:32:00Z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269ac8b0-55d7-4591-9b07-77856eab2af7</vt:lpwstr>
  </property>
</Properties>
</file>